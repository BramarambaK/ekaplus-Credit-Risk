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791E32E3" w14:textId="77777777" w:rsidR="00EA22C7" w:rsidRPr="0023279C" w:rsidRDefault="00EA22C7" w:rsidP="00850CD6">
      <w:pPr>
        <w:pStyle w:val="NormalWeb"/>
        <w:spacing w:before="120" w:after="120" w:line="23" w:lineRule="atLeast"/>
        <w:jc w:val="both"/>
        <w:rPr>
          <w:b/>
          <w:bCs/>
          <w:color w:val="595959"/>
          <w:sz w:val="40"/>
          <w:szCs w:val="18"/>
          <w:rPrChange w:id="0" w:author="Gaurav Shah" w:date="2019-03-20T00:37:00Z">
            <w:rPr>
              <w:b/>
              <w:bCs/>
              <w:color w:val="595959"/>
              <w:sz w:val="32"/>
              <w:szCs w:val="32"/>
            </w:rPr>
          </w:rPrChange>
        </w:rPr>
      </w:pPr>
    </w:p>
    <w:p w14:paraId="16931D96" w14:textId="77777777" w:rsidR="009C54CC" w:rsidRPr="0023279C" w:rsidRDefault="009C54CC" w:rsidP="009C54CC">
      <w:pPr>
        <w:pStyle w:val="NormalWeb"/>
        <w:spacing w:before="120" w:after="120" w:line="23" w:lineRule="atLeast"/>
        <w:jc w:val="both"/>
        <w:rPr>
          <w:b/>
          <w:bCs/>
          <w:color w:val="595959"/>
          <w:sz w:val="40"/>
          <w:szCs w:val="18"/>
          <w:rPrChange w:id="1" w:author="Gaurav Shah" w:date="2019-03-20T00:37:00Z">
            <w:rPr>
              <w:b/>
              <w:bCs/>
              <w:color w:val="595959"/>
              <w:sz w:val="32"/>
              <w:szCs w:val="32"/>
            </w:rPr>
          </w:rPrChange>
        </w:rPr>
      </w:pPr>
      <w:r w:rsidRPr="0023279C">
        <w:rPr>
          <w:b/>
          <w:bCs/>
          <w:color w:val="595959"/>
          <w:sz w:val="40"/>
          <w:szCs w:val="18"/>
          <w:rPrChange w:id="2" w:author="Gaurav Shah" w:date="2019-03-20T00:37:00Z">
            <w:rPr>
              <w:b/>
              <w:bCs/>
              <w:color w:val="595959"/>
              <w:sz w:val="32"/>
              <w:szCs w:val="32"/>
            </w:rPr>
          </w:rPrChange>
        </w:rPr>
        <w:t>EKA Commodity Analytics Cloud – Functional Specification</w:t>
      </w:r>
    </w:p>
    <w:p w14:paraId="24E2C55B" w14:textId="77777777" w:rsidR="00EA22C7" w:rsidRPr="0023279C" w:rsidRDefault="00AF2C8C" w:rsidP="00850CD6">
      <w:pPr>
        <w:pStyle w:val="NormalWeb"/>
        <w:tabs>
          <w:tab w:val="left" w:pos="7186"/>
        </w:tabs>
        <w:spacing w:before="120" w:after="120" w:line="23" w:lineRule="atLeast"/>
        <w:jc w:val="both"/>
        <w:rPr>
          <w:b/>
          <w:bCs/>
          <w:color w:val="1F497D"/>
          <w:sz w:val="40"/>
          <w:szCs w:val="18"/>
          <w:rPrChange w:id="3" w:author="Gaurav Shah" w:date="2019-03-20T00:37:00Z">
            <w:rPr>
              <w:b/>
              <w:bCs/>
              <w:color w:val="1F497D"/>
              <w:sz w:val="28"/>
              <w:szCs w:val="28"/>
            </w:rPr>
          </w:rPrChange>
        </w:rPr>
      </w:pPr>
      <w:r w:rsidRPr="0023279C">
        <w:rPr>
          <w:b/>
          <w:bCs/>
          <w:color w:val="1F497D"/>
          <w:sz w:val="40"/>
          <w:szCs w:val="18"/>
          <w:rPrChange w:id="4" w:author="Gaurav Shah" w:date="2019-03-20T00:37:00Z">
            <w:rPr>
              <w:b/>
              <w:bCs/>
              <w:color w:val="1F497D"/>
              <w:sz w:val="28"/>
              <w:szCs w:val="28"/>
            </w:rPr>
          </w:rPrChange>
        </w:rPr>
        <w:tab/>
      </w:r>
    </w:p>
    <w:p w14:paraId="2ABA00F0" w14:textId="77777777" w:rsidR="009C54CC" w:rsidRPr="0023279C" w:rsidRDefault="008265D3" w:rsidP="00850CD6">
      <w:pPr>
        <w:pStyle w:val="NormalWeb"/>
        <w:spacing w:before="120" w:after="120" w:line="23" w:lineRule="atLeast"/>
        <w:jc w:val="both"/>
        <w:rPr>
          <w:b/>
          <w:bCs/>
          <w:color w:val="1F497D"/>
          <w:sz w:val="40"/>
          <w:szCs w:val="18"/>
          <w:rPrChange w:id="5" w:author="Gaurav Shah" w:date="2019-03-20T00:37:00Z">
            <w:rPr>
              <w:b/>
              <w:bCs/>
              <w:color w:val="1F497D"/>
              <w:sz w:val="28"/>
              <w:szCs w:val="28"/>
            </w:rPr>
          </w:rPrChange>
        </w:rPr>
      </w:pPr>
      <w:r w:rsidRPr="0023279C">
        <w:rPr>
          <w:b/>
          <w:bCs/>
          <w:color w:val="1F497D"/>
          <w:sz w:val="40"/>
          <w:szCs w:val="18"/>
          <w:rPrChange w:id="6" w:author="Gaurav Shah" w:date="2019-03-20T00:37:00Z">
            <w:rPr>
              <w:b/>
              <w:bCs/>
              <w:color w:val="1F497D"/>
              <w:sz w:val="28"/>
              <w:szCs w:val="28"/>
            </w:rPr>
          </w:rPrChange>
        </w:rPr>
        <w:t>Credit Risk App</w:t>
      </w:r>
    </w:p>
    <w:p w14:paraId="3CC2B89A" w14:textId="37BA81A6" w:rsidR="00EA22C7" w:rsidRPr="0023279C" w:rsidRDefault="00332F08" w:rsidP="00850CD6">
      <w:pPr>
        <w:pStyle w:val="NormalWeb"/>
        <w:spacing w:before="120" w:after="120" w:line="23" w:lineRule="atLeast"/>
        <w:jc w:val="both"/>
        <w:rPr>
          <w:color w:val="7F7F7F"/>
          <w:sz w:val="40"/>
          <w:szCs w:val="18"/>
          <w:rPrChange w:id="7" w:author="Gaurav Shah" w:date="2019-03-20T00:37:00Z">
            <w:rPr>
              <w:color w:val="7F7F7F"/>
              <w:sz w:val="28"/>
              <w:szCs w:val="28"/>
            </w:rPr>
          </w:rPrChange>
        </w:rPr>
      </w:pPr>
      <w:r w:rsidRPr="0023279C">
        <w:rPr>
          <w:b/>
          <w:bCs/>
          <w:color w:val="7F7F7F"/>
          <w:sz w:val="40"/>
          <w:szCs w:val="18"/>
          <w:rPrChange w:id="8" w:author="Gaurav Shah" w:date="2019-03-20T00:37:00Z">
            <w:rPr>
              <w:b/>
              <w:bCs/>
              <w:color w:val="7F7F7F"/>
              <w:sz w:val="28"/>
              <w:szCs w:val="28"/>
            </w:rPr>
          </w:rPrChange>
        </w:rPr>
        <w:t>Version 0</w:t>
      </w:r>
      <w:r w:rsidR="00AF2C8C" w:rsidRPr="0023279C">
        <w:rPr>
          <w:b/>
          <w:bCs/>
          <w:color w:val="7F7F7F"/>
          <w:sz w:val="40"/>
          <w:szCs w:val="18"/>
          <w:rPrChange w:id="9" w:author="Gaurav Shah" w:date="2019-03-20T00:37:00Z">
            <w:rPr>
              <w:b/>
              <w:bCs/>
              <w:color w:val="7F7F7F"/>
              <w:sz w:val="28"/>
              <w:szCs w:val="28"/>
            </w:rPr>
          </w:rPrChange>
        </w:rPr>
        <w:t>.</w:t>
      </w:r>
      <w:ins w:id="10" w:author="Aishwarya Balan" w:date="2019-05-30T12:13:00Z">
        <w:r w:rsidR="00A53881">
          <w:rPr>
            <w:b/>
            <w:bCs/>
            <w:color w:val="7F7F7F"/>
            <w:sz w:val="40"/>
            <w:szCs w:val="18"/>
          </w:rPr>
          <w:t>5</w:t>
        </w:r>
      </w:ins>
      <w:ins w:id="11" w:author="Gaurav Shah" w:date="2019-03-20T00:37:00Z">
        <w:del w:id="12" w:author="Aishwarya Balan" w:date="2019-05-30T12:13:00Z">
          <w:r w:rsidR="0023279C" w:rsidDel="00A53881">
            <w:rPr>
              <w:b/>
              <w:bCs/>
              <w:color w:val="7F7F7F"/>
              <w:sz w:val="40"/>
              <w:szCs w:val="18"/>
            </w:rPr>
            <w:delText>3</w:delText>
          </w:r>
        </w:del>
      </w:ins>
      <w:del w:id="13" w:author="Gaurav Shah" w:date="2019-03-20T00:37:00Z">
        <w:r w:rsidR="00975E09" w:rsidRPr="0023279C" w:rsidDel="0023279C">
          <w:rPr>
            <w:b/>
            <w:bCs/>
            <w:color w:val="7F7F7F"/>
            <w:sz w:val="40"/>
            <w:szCs w:val="18"/>
            <w:rPrChange w:id="14" w:author="Gaurav Shah" w:date="2019-03-20T00:37:00Z">
              <w:rPr>
                <w:b/>
                <w:bCs/>
                <w:color w:val="7F7F7F"/>
                <w:sz w:val="28"/>
                <w:szCs w:val="28"/>
              </w:rPr>
            </w:rPrChange>
          </w:rPr>
          <w:delText>1</w:delText>
        </w:r>
      </w:del>
    </w:p>
    <w:p w14:paraId="1530B561" w14:textId="10D2E58E" w:rsidR="00EA22C7" w:rsidRPr="0023279C" w:rsidRDefault="000065EE" w:rsidP="00850CD6">
      <w:pPr>
        <w:pStyle w:val="NormalWeb"/>
        <w:spacing w:before="120" w:after="120" w:line="23" w:lineRule="atLeast"/>
        <w:jc w:val="both"/>
        <w:rPr>
          <w:color w:val="7F7F7F"/>
          <w:sz w:val="40"/>
          <w:szCs w:val="18"/>
          <w:rPrChange w:id="15" w:author="Gaurav Shah" w:date="2019-03-20T00:37:00Z">
            <w:rPr>
              <w:color w:val="7F7F7F"/>
              <w:sz w:val="28"/>
              <w:szCs w:val="28"/>
            </w:rPr>
          </w:rPrChange>
        </w:rPr>
      </w:pPr>
      <w:del w:id="16" w:author="Gaurav Shah" w:date="2019-03-20T00:37:00Z">
        <w:r w:rsidRPr="0023279C" w:rsidDel="0023279C">
          <w:rPr>
            <w:color w:val="7F7F7F"/>
            <w:sz w:val="40"/>
            <w:szCs w:val="18"/>
            <w:rPrChange w:id="17" w:author="Gaurav Shah" w:date="2019-03-20T00:37:00Z">
              <w:rPr>
                <w:color w:val="7F7F7F"/>
                <w:sz w:val="28"/>
                <w:szCs w:val="28"/>
              </w:rPr>
            </w:rPrChange>
          </w:rPr>
          <w:delText>03rd</w:delText>
        </w:r>
        <w:r w:rsidR="000B2431" w:rsidRPr="0023279C" w:rsidDel="0023279C">
          <w:rPr>
            <w:color w:val="7F7F7F"/>
            <w:sz w:val="40"/>
            <w:szCs w:val="18"/>
            <w:rPrChange w:id="18" w:author="Gaurav Shah" w:date="2019-03-20T00:37:00Z">
              <w:rPr>
                <w:color w:val="7F7F7F"/>
                <w:sz w:val="28"/>
                <w:szCs w:val="28"/>
              </w:rPr>
            </w:rPrChange>
          </w:rPr>
          <w:delText xml:space="preserve"> </w:delText>
        </w:r>
        <w:r w:rsidRPr="0023279C" w:rsidDel="0023279C">
          <w:rPr>
            <w:color w:val="7F7F7F"/>
            <w:sz w:val="40"/>
            <w:szCs w:val="18"/>
            <w:rPrChange w:id="19" w:author="Gaurav Shah" w:date="2019-03-20T00:37:00Z">
              <w:rPr>
                <w:color w:val="7F7F7F"/>
                <w:sz w:val="28"/>
                <w:szCs w:val="28"/>
              </w:rPr>
            </w:rPrChange>
          </w:rPr>
          <w:delText>Jan</w:delText>
        </w:r>
      </w:del>
      <w:ins w:id="20" w:author="Gaurav Shah" w:date="2019-03-20T00:37:00Z">
        <w:r w:rsidR="0023279C">
          <w:rPr>
            <w:color w:val="7F7F7F"/>
            <w:sz w:val="40"/>
            <w:szCs w:val="18"/>
          </w:rPr>
          <w:t xml:space="preserve">20 </w:t>
        </w:r>
        <w:proofErr w:type="gramStart"/>
        <w:r w:rsidR="0023279C">
          <w:rPr>
            <w:color w:val="7F7F7F"/>
            <w:sz w:val="40"/>
            <w:szCs w:val="18"/>
          </w:rPr>
          <w:t>March</w:t>
        </w:r>
      </w:ins>
      <w:r w:rsidR="00C949C5" w:rsidRPr="0023279C">
        <w:rPr>
          <w:color w:val="7F7F7F"/>
          <w:sz w:val="40"/>
          <w:szCs w:val="18"/>
          <w:rPrChange w:id="21" w:author="Gaurav Shah" w:date="2019-03-20T00:37:00Z">
            <w:rPr>
              <w:color w:val="7F7F7F"/>
              <w:sz w:val="28"/>
              <w:szCs w:val="28"/>
            </w:rPr>
          </w:rPrChange>
        </w:rPr>
        <w:t>,</w:t>
      </w:r>
      <w:proofErr w:type="gramEnd"/>
      <w:r w:rsidR="00C949C5" w:rsidRPr="0023279C">
        <w:rPr>
          <w:color w:val="7F7F7F"/>
          <w:sz w:val="40"/>
          <w:szCs w:val="18"/>
          <w:rPrChange w:id="22" w:author="Gaurav Shah" w:date="2019-03-20T00:37:00Z">
            <w:rPr>
              <w:color w:val="7F7F7F"/>
              <w:sz w:val="28"/>
              <w:szCs w:val="28"/>
            </w:rPr>
          </w:rPrChange>
        </w:rPr>
        <w:t xml:space="preserve"> 201</w:t>
      </w:r>
      <w:r w:rsidRPr="0023279C">
        <w:rPr>
          <w:color w:val="7F7F7F"/>
          <w:sz w:val="40"/>
          <w:szCs w:val="18"/>
          <w:rPrChange w:id="23" w:author="Gaurav Shah" w:date="2019-03-20T00:37:00Z">
            <w:rPr>
              <w:color w:val="7F7F7F"/>
              <w:sz w:val="28"/>
              <w:szCs w:val="28"/>
            </w:rPr>
          </w:rPrChange>
        </w:rPr>
        <w:t>9</w:t>
      </w:r>
    </w:p>
    <w:p w14:paraId="08AAFE04" w14:textId="77777777" w:rsidR="00EA22C7" w:rsidRPr="003277C6" w:rsidRDefault="00EA22C7" w:rsidP="00850CD6">
      <w:pPr>
        <w:pStyle w:val="NormalWeb"/>
        <w:spacing w:before="120" w:after="120" w:line="23" w:lineRule="atLeast"/>
        <w:jc w:val="both"/>
        <w:rPr>
          <w:sz w:val="18"/>
          <w:szCs w:val="18"/>
          <w:rPrChange w:id="24" w:author="Aishwarya Balan" w:date="2019-03-04T11:52:00Z">
            <w:rPr/>
          </w:rPrChange>
        </w:rPr>
      </w:pPr>
    </w:p>
    <w:p w14:paraId="22DFA6A3" w14:textId="77777777" w:rsidR="00EA22C7" w:rsidRPr="003277C6" w:rsidRDefault="00EA22C7" w:rsidP="00850CD6">
      <w:pPr>
        <w:pStyle w:val="NormalWeb"/>
        <w:spacing w:before="120" w:after="120" w:line="23" w:lineRule="atLeast"/>
        <w:jc w:val="both"/>
        <w:rPr>
          <w:sz w:val="18"/>
          <w:szCs w:val="18"/>
          <w:rPrChange w:id="25" w:author="Aishwarya Balan" w:date="2019-03-04T11:52:00Z">
            <w:rPr/>
          </w:rPrChange>
        </w:rPr>
      </w:pPr>
    </w:p>
    <w:p w14:paraId="7908841E" w14:textId="77777777" w:rsidR="00EA22C7" w:rsidRPr="003277C6" w:rsidRDefault="00EA22C7" w:rsidP="00850CD6">
      <w:pPr>
        <w:pStyle w:val="NormalWeb"/>
        <w:spacing w:before="120" w:after="120" w:line="23" w:lineRule="atLeast"/>
        <w:jc w:val="both"/>
        <w:rPr>
          <w:sz w:val="18"/>
          <w:szCs w:val="18"/>
          <w:rPrChange w:id="26" w:author="Aishwarya Balan" w:date="2019-03-04T11:52:00Z">
            <w:rPr/>
          </w:rPrChange>
        </w:rPr>
      </w:pPr>
    </w:p>
    <w:p w14:paraId="56C168FC" w14:textId="77777777" w:rsidR="00EA22C7" w:rsidRPr="003277C6" w:rsidRDefault="00EA22C7" w:rsidP="00850CD6">
      <w:pPr>
        <w:pStyle w:val="NormalWeb"/>
        <w:spacing w:before="120" w:after="120" w:line="23" w:lineRule="atLeast"/>
        <w:jc w:val="both"/>
        <w:rPr>
          <w:sz w:val="18"/>
          <w:szCs w:val="18"/>
          <w:rPrChange w:id="27" w:author="Aishwarya Balan" w:date="2019-03-04T11:52:00Z">
            <w:rPr/>
          </w:rPrChange>
        </w:rPr>
      </w:pPr>
    </w:p>
    <w:p w14:paraId="54E56F93" w14:textId="77777777" w:rsidR="00EA22C7" w:rsidRPr="003277C6" w:rsidRDefault="00EA22C7" w:rsidP="00850CD6">
      <w:pPr>
        <w:pStyle w:val="NormalWeb"/>
        <w:spacing w:before="120" w:after="120" w:line="23" w:lineRule="atLeast"/>
        <w:jc w:val="both"/>
        <w:rPr>
          <w:sz w:val="18"/>
          <w:szCs w:val="18"/>
          <w:rPrChange w:id="28" w:author="Aishwarya Balan" w:date="2019-03-04T11:52:00Z">
            <w:rPr/>
          </w:rPrChange>
        </w:rPr>
      </w:pPr>
    </w:p>
    <w:p w14:paraId="00F6470D" w14:textId="77777777" w:rsidR="00EA22C7" w:rsidRPr="003277C6" w:rsidRDefault="00EA22C7" w:rsidP="00850CD6">
      <w:pPr>
        <w:pStyle w:val="NormalWeb"/>
        <w:spacing w:before="120" w:after="120" w:line="23" w:lineRule="atLeast"/>
        <w:jc w:val="both"/>
        <w:rPr>
          <w:sz w:val="18"/>
          <w:szCs w:val="18"/>
          <w:rPrChange w:id="29" w:author="Aishwarya Balan" w:date="2019-03-04T11:52:00Z">
            <w:rPr/>
          </w:rPrChange>
        </w:rPr>
      </w:pPr>
    </w:p>
    <w:p w14:paraId="03107FBD" w14:textId="77777777" w:rsidR="00EA22C7" w:rsidRPr="003277C6" w:rsidRDefault="00EA22C7" w:rsidP="00850CD6">
      <w:pPr>
        <w:pStyle w:val="NormalWeb"/>
        <w:pBdr>
          <w:bottom w:val="single" w:sz="4" w:space="1" w:color="808080"/>
        </w:pBdr>
        <w:spacing w:before="120" w:after="120" w:line="23" w:lineRule="atLeast"/>
        <w:jc w:val="both"/>
        <w:rPr>
          <w:color w:val="000000"/>
          <w:sz w:val="18"/>
          <w:szCs w:val="18"/>
          <w:rPrChange w:id="30" w:author="Aishwarya Balan" w:date="2019-03-04T11:52:00Z">
            <w:rPr>
              <w:color w:val="000000"/>
            </w:rPr>
          </w:rPrChange>
        </w:rPr>
      </w:pPr>
    </w:p>
    <w:p w14:paraId="2B012A1D" w14:textId="77777777" w:rsidR="00EA22C7" w:rsidRPr="003277C6" w:rsidRDefault="00EA22C7" w:rsidP="00850CD6">
      <w:pPr>
        <w:pStyle w:val="NormalWeb"/>
        <w:pBdr>
          <w:bottom w:val="single" w:sz="4" w:space="1" w:color="808080"/>
        </w:pBdr>
        <w:spacing w:before="120" w:after="120" w:line="23" w:lineRule="atLeast"/>
        <w:jc w:val="both"/>
        <w:rPr>
          <w:color w:val="000000"/>
          <w:sz w:val="18"/>
          <w:szCs w:val="18"/>
          <w:rPrChange w:id="31" w:author="Aishwarya Balan" w:date="2019-03-04T11:52:00Z">
            <w:rPr>
              <w:color w:val="000000"/>
            </w:rPr>
          </w:rPrChange>
        </w:rPr>
      </w:pPr>
    </w:p>
    <w:p w14:paraId="66B95F34" w14:textId="77777777" w:rsidR="00EA22C7" w:rsidRPr="003277C6" w:rsidRDefault="00EA22C7" w:rsidP="00850CD6">
      <w:pPr>
        <w:pStyle w:val="NormalWeb"/>
        <w:pBdr>
          <w:bottom w:val="single" w:sz="4" w:space="1" w:color="808080"/>
        </w:pBdr>
        <w:spacing w:before="120" w:after="120" w:line="23" w:lineRule="atLeast"/>
        <w:jc w:val="both"/>
        <w:rPr>
          <w:color w:val="000000"/>
          <w:sz w:val="18"/>
          <w:szCs w:val="18"/>
          <w:rPrChange w:id="32" w:author="Aishwarya Balan" w:date="2019-03-04T11:52:00Z">
            <w:rPr>
              <w:color w:val="000000"/>
            </w:rPr>
          </w:rPrChange>
        </w:rPr>
      </w:pPr>
    </w:p>
    <w:p w14:paraId="70863613" w14:textId="77777777" w:rsidR="00EA22C7" w:rsidRPr="003277C6" w:rsidRDefault="00EA22C7" w:rsidP="00850CD6">
      <w:pPr>
        <w:pStyle w:val="NormalWeb"/>
        <w:pBdr>
          <w:bottom w:val="single" w:sz="4" w:space="1" w:color="808080"/>
        </w:pBdr>
        <w:spacing w:before="120" w:after="120" w:line="23" w:lineRule="atLeast"/>
        <w:jc w:val="both"/>
        <w:rPr>
          <w:color w:val="000000"/>
          <w:sz w:val="18"/>
          <w:szCs w:val="18"/>
          <w:rPrChange w:id="33" w:author="Aishwarya Balan" w:date="2019-03-04T11:52:00Z">
            <w:rPr>
              <w:color w:val="000000"/>
            </w:rPr>
          </w:rPrChange>
        </w:rPr>
      </w:pPr>
    </w:p>
    <w:p w14:paraId="67D579E0" w14:textId="77777777" w:rsidR="00051CBA" w:rsidRPr="003277C6" w:rsidRDefault="00051CBA" w:rsidP="00850CD6">
      <w:pPr>
        <w:pStyle w:val="NormalWeb"/>
        <w:pBdr>
          <w:bottom w:val="single" w:sz="4" w:space="1" w:color="808080"/>
        </w:pBdr>
        <w:tabs>
          <w:tab w:val="left" w:pos="3420"/>
        </w:tabs>
        <w:spacing w:before="120" w:after="120" w:line="23" w:lineRule="atLeast"/>
        <w:jc w:val="both"/>
        <w:rPr>
          <w:color w:val="000000"/>
          <w:sz w:val="18"/>
          <w:szCs w:val="18"/>
          <w:rPrChange w:id="34" w:author="Aishwarya Balan" w:date="2019-03-04T11:52:00Z">
            <w:rPr>
              <w:color w:val="000000"/>
            </w:rPr>
          </w:rPrChange>
        </w:rPr>
      </w:pPr>
    </w:p>
    <w:p w14:paraId="03B173B3" w14:textId="77777777" w:rsidR="00051CBA" w:rsidRPr="003277C6" w:rsidRDefault="00051CBA" w:rsidP="00850CD6">
      <w:pPr>
        <w:pStyle w:val="NormalWeb"/>
        <w:pBdr>
          <w:bottom w:val="single" w:sz="4" w:space="1" w:color="808080"/>
        </w:pBdr>
        <w:tabs>
          <w:tab w:val="left" w:pos="3420"/>
        </w:tabs>
        <w:spacing w:before="120" w:after="120" w:line="23" w:lineRule="atLeast"/>
        <w:jc w:val="both"/>
        <w:rPr>
          <w:color w:val="000000"/>
          <w:sz w:val="18"/>
          <w:szCs w:val="18"/>
          <w:rPrChange w:id="35" w:author="Aishwarya Balan" w:date="2019-03-04T11:52:00Z">
            <w:rPr>
              <w:color w:val="000000"/>
            </w:rPr>
          </w:rPrChange>
        </w:rPr>
      </w:pPr>
    </w:p>
    <w:p w14:paraId="49B04E07" w14:textId="77777777" w:rsidR="00051CBA" w:rsidRPr="003277C6" w:rsidRDefault="00051CBA" w:rsidP="00850CD6">
      <w:pPr>
        <w:pStyle w:val="NormalWeb"/>
        <w:pBdr>
          <w:bottom w:val="single" w:sz="4" w:space="1" w:color="808080"/>
        </w:pBdr>
        <w:tabs>
          <w:tab w:val="left" w:pos="3420"/>
        </w:tabs>
        <w:spacing w:before="120" w:after="120" w:line="23" w:lineRule="atLeast"/>
        <w:jc w:val="both"/>
        <w:rPr>
          <w:color w:val="000000"/>
          <w:sz w:val="18"/>
          <w:szCs w:val="18"/>
          <w:rPrChange w:id="36" w:author="Aishwarya Balan" w:date="2019-03-04T11:52:00Z">
            <w:rPr>
              <w:color w:val="000000"/>
            </w:rPr>
          </w:rPrChange>
        </w:rPr>
      </w:pPr>
    </w:p>
    <w:p w14:paraId="0BAE3EA2" w14:textId="77777777" w:rsidR="00051CBA" w:rsidRPr="003277C6" w:rsidRDefault="00051CBA" w:rsidP="00850CD6">
      <w:pPr>
        <w:pStyle w:val="NormalWeb"/>
        <w:pBdr>
          <w:bottom w:val="single" w:sz="4" w:space="1" w:color="808080"/>
        </w:pBdr>
        <w:tabs>
          <w:tab w:val="left" w:pos="3420"/>
        </w:tabs>
        <w:spacing w:before="120" w:after="120" w:line="23" w:lineRule="atLeast"/>
        <w:jc w:val="both"/>
        <w:rPr>
          <w:color w:val="000000"/>
          <w:sz w:val="18"/>
          <w:szCs w:val="18"/>
          <w:rPrChange w:id="37" w:author="Aishwarya Balan" w:date="2019-03-04T11:52:00Z">
            <w:rPr>
              <w:color w:val="000000"/>
            </w:rPr>
          </w:rPrChange>
        </w:rPr>
      </w:pPr>
    </w:p>
    <w:p w14:paraId="36A58965" w14:textId="77777777" w:rsidR="00051CBA" w:rsidRPr="003277C6" w:rsidRDefault="00051CBA" w:rsidP="00850CD6">
      <w:pPr>
        <w:pStyle w:val="NormalWeb"/>
        <w:pBdr>
          <w:bottom w:val="single" w:sz="4" w:space="1" w:color="808080"/>
        </w:pBdr>
        <w:tabs>
          <w:tab w:val="left" w:pos="3420"/>
        </w:tabs>
        <w:spacing w:before="120" w:after="120" w:line="23" w:lineRule="atLeast"/>
        <w:jc w:val="both"/>
        <w:rPr>
          <w:color w:val="000000"/>
          <w:sz w:val="18"/>
          <w:szCs w:val="18"/>
          <w:rPrChange w:id="38" w:author="Aishwarya Balan" w:date="2019-03-04T11:52:00Z">
            <w:rPr>
              <w:color w:val="000000"/>
            </w:rPr>
          </w:rPrChange>
        </w:rPr>
      </w:pPr>
    </w:p>
    <w:p w14:paraId="0794B88B" w14:textId="77777777" w:rsidR="00051CBA" w:rsidRPr="003277C6" w:rsidRDefault="00051CBA" w:rsidP="00850CD6">
      <w:pPr>
        <w:pStyle w:val="NormalWeb"/>
        <w:pBdr>
          <w:bottom w:val="single" w:sz="4" w:space="1" w:color="808080"/>
        </w:pBdr>
        <w:tabs>
          <w:tab w:val="left" w:pos="3420"/>
        </w:tabs>
        <w:spacing w:before="120" w:after="120" w:line="23" w:lineRule="atLeast"/>
        <w:jc w:val="both"/>
        <w:rPr>
          <w:color w:val="000000"/>
          <w:sz w:val="18"/>
          <w:szCs w:val="18"/>
          <w:rPrChange w:id="39" w:author="Aishwarya Balan" w:date="2019-03-04T11:52:00Z">
            <w:rPr>
              <w:color w:val="000000"/>
            </w:rPr>
          </w:rPrChange>
        </w:rPr>
      </w:pPr>
    </w:p>
    <w:p w14:paraId="6F785F98" w14:textId="77777777" w:rsidR="00051CBA" w:rsidRPr="003277C6" w:rsidRDefault="00051CBA" w:rsidP="00850CD6">
      <w:pPr>
        <w:pStyle w:val="NormalWeb"/>
        <w:pBdr>
          <w:bottom w:val="single" w:sz="4" w:space="1" w:color="808080"/>
        </w:pBdr>
        <w:tabs>
          <w:tab w:val="left" w:pos="3420"/>
        </w:tabs>
        <w:spacing w:before="120" w:after="120" w:line="23" w:lineRule="atLeast"/>
        <w:jc w:val="both"/>
        <w:rPr>
          <w:color w:val="000000"/>
          <w:sz w:val="18"/>
          <w:szCs w:val="18"/>
          <w:rPrChange w:id="40" w:author="Aishwarya Balan" w:date="2019-03-04T11:52:00Z">
            <w:rPr>
              <w:color w:val="000000"/>
            </w:rPr>
          </w:rPrChange>
        </w:rPr>
      </w:pPr>
    </w:p>
    <w:p w14:paraId="77F845C6" w14:textId="77777777" w:rsidR="00051CBA" w:rsidRPr="003277C6" w:rsidRDefault="00051CBA" w:rsidP="00850CD6">
      <w:pPr>
        <w:pStyle w:val="NormalWeb"/>
        <w:pBdr>
          <w:bottom w:val="single" w:sz="4" w:space="1" w:color="808080"/>
        </w:pBdr>
        <w:tabs>
          <w:tab w:val="left" w:pos="3420"/>
        </w:tabs>
        <w:spacing w:before="120" w:after="120" w:line="23" w:lineRule="atLeast"/>
        <w:jc w:val="both"/>
        <w:rPr>
          <w:color w:val="000000"/>
          <w:sz w:val="18"/>
          <w:szCs w:val="18"/>
          <w:rPrChange w:id="41" w:author="Aishwarya Balan" w:date="2019-03-04T11:52:00Z">
            <w:rPr>
              <w:color w:val="000000"/>
            </w:rPr>
          </w:rPrChange>
        </w:rPr>
      </w:pPr>
    </w:p>
    <w:p w14:paraId="0A99AB01" w14:textId="77777777" w:rsidR="00051CBA" w:rsidRPr="003277C6" w:rsidRDefault="00051CBA" w:rsidP="00850CD6">
      <w:pPr>
        <w:pStyle w:val="NormalWeb"/>
        <w:pBdr>
          <w:bottom w:val="single" w:sz="4" w:space="1" w:color="808080"/>
        </w:pBdr>
        <w:tabs>
          <w:tab w:val="left" w:pos="3420"/>
        </w:tabs>
        <w:spacing w:before="120" w:after="120" w:line="23" w:lineRule="atLeast"/>
        <w:jc w:val="both"/>
        <w:rPr>
          <w:color w:val="000000"/>
          <w:sz w:val="18"/>
          <w:szCs w:val="18"/>
          <w:rPrChange w:id="42" w:author="Aishwarya Balan" w:date="2019-03-04T11:52:00Z">
            <w:rPr>
              <w:color w:val="000000"/>
            </w:rPr>
          </w:rPrChange>
        </w:rPr>
      </w:pPr>
    </w:p>
    <w:p w14:paraId="4441F265" w14:textId="77777777" w:rsidR="00051CBA" w:rsidRPr="003277C6" w:rsidRDefault="00051CBA" w:rsidP="00850CD6">
      <w:pPr>
        <w:pStyle w:val="NormalWeb"/>
        <w:pBdr>
          <w:bottom w:val="single" w:sz="4" w:space="1" w:color="808080"/>
        </w:pBdr>
        <w:tabs>
          <w:tab w:val="left" w:pos="3420"/>
        </w:tabs>
        <w:spacing w:before="120" w:after="120" w:line="23" w:lineRule="atLeast"/>
        <w:jc w:val="both"/>
        <w:rPr>
          <w:color w:val="000000"/>
          <w:sz w:val="18"/>
          <w:szCs w:val="18"/>
          <w:rPrChange w:id="43" w:author="Aishwarya Balan" w:date="2019-03-04T11:52:00Z">
            <w:rPr>
              <w:color w:val="000000"/>
            </w:rPr>
          </w:rPrChange>
        </w:rPr>
      </w:pPr>
    </w:p>
    <w:p w14:paraId="30FCECE7" w14:textId="77777777" w:rsidR="00051CBA" w:rsidRPr="003277C6" w:rsidRDefault="00051CBA" w:rsidP="00850CD6">
      <w:pPr>
        <w:pStyle w:val="NormalWeb"/>
        <w:pBdr>
          <w:bottom w:val="single" w:sz="4" w:space="1" w:color="808080"/>
        </w:pBdr>
        <w:tabs>
          <w:tab w:val="left" w:pos="3420"/>
        </w:tabs>
        <w:spacing w:before="120" w:after="120" w:line="23" w:lineRule="atLeast"/>
        <w:jc w:val="both"/>
        <w:rPr>
          <w:color w:val="000000"/>
          <w:sz w:val="18"/>
          <w:szCs w:val="18"/>
          <w:rPrChange w:id="44" w:author="Aishwarya Balan" w:date="2019-03-04T11:52:00Z">
            <w:rPr>
              <w:color w:val="000000"/>
            </w:rPr>
          </w:rPrChange>
        </w:rPr>
      </w:pPr>
    </w:p>
    <w:p w14:paraId="72191615" w14:textId="77777777" w:rsidR="00EA22C7" w:rsidRPr="003277C6" w:rsidRDefault="00AF2C8C" w:rsidP="00850CD6">
      <w:pPr>
        <w:pStyle w:val="NormalWeb"/>
        <w:pBdr>
          <w:bottom w:val="single" w:sz="4" w:space="1" w:color="808080"/>
        </w:pBdr>
        <w:tabs>
          <w:tab w:val="left" w:pos="3420"/>
        </w:tabs>
        <w:spacing w:before="120" w:after="120" w:line="23" w:lineRule="atLeast"/>
        <w:jc w:val="both"/>
        <w:rPr>
          <w:color w:val="000000"/>
          <w:sz w:val="18"/>
          <w:szCs w:val="18"/>
          <w:rPrChange w:id="45" w:author="Aishwarya Balan" w:date="2019-03-04T11:52:00Z">
            <w:rPr>
              <w:color w:val="000000"/>
            </w:rPr>
          </w:rPrChange>
        </w:rPr>
      </w:pPr>
      <w:r w:rsidRPr="003277C6">
        <w:rPr>
          <w:color w:val="000000"/>
          <w:sz w:val="18"/>
          <w:szCs w:val="18"/>
          <w:rPrChange w:id="46" w:author="Aishwarya Balan" w:date="2019-03-04T11:52:00Z">
            <w:rPr>
              <w:color w:val="000000"/>
            </w:rPr>
          </w:rPrChange>
        </w:rPr>
        <w:t>Copyright Information</w:t>
      </w:r>
      <w:r w:rsidR="00051CBA" w:rsidRPr="003277C6">
        <w:rPr>
          <w:color w:val="000000"/>
          <w:sz w:val="18"/>
          <w:szCs w:val="18"/>
          <w:rPrChange w:id="47" w:author="Aishwarya Balan" w:date="2019-03-04T11:52:00Z">
            <w:rPr>
              <w:color w:val="000000"/>
            </w:rPr>
          </w:rPrChange>
        </w:rPr>
        <w:tab/>
      </w:r>
    </w:p>
    <w:p w14:paraId="47711E5D" w14:textId="77777777" w:rsidR="00EA22C7" w:rsidRPr="003277C6" w:rsidRDefault="00AF2C8C" w:rsidP="00850CD6">
      <w:pPr>
        <w:pStyle w:val="NormalWeb"/>
        <w:spacing w:before="120" w:after="120" w:line="23" w:lineRule="atLeast"/>
        <w:jc w:val="both"/>
        <w:rPr>
          <w:color w:val="000000"/>
          <w:sz w:val="18"/>
          <w:szCs w:val="18"/>
          <w:rPrChange w:id="48" w:author="Aishwarya Balan" w:date="2019-03-04T11:52:00Z">
            <w:rPr>
              <w:color w:val="000000"/>
            </w:rPr>
          </w:rPrChange>
        </w:rPr>
      </w:pPr>
      <w:r w:rsidRPr="003277C6">
        <w:rPr>
          <w:color w:val="000000"/>
          <w:sz w:val="18"/>
          <w:szCs w:val="18"/>
          <w:rPrChange w:id="49" w:author="Aishwarya Balan" w:date="2019-03-04T11:52:00Z">
            <w:rPr>
              <w:color w:val="000000"/>
            </w:rPr>
          </w:rPrChange>
        </w:rPr>
        <w:t>This document is the exclusive property of Eka Software Solutions Private Limited (EKA); the recipient agrees that he/she may not copy, transmit, use or disclose the confidential and propriety information set forth herein by any means without the expressed written consent of EKA. By accepting a copy hereof, the recipient agrees to adhere to and be bound by these conditions to the confidentiality of EKA’s practices and procedures; and to use these documents solely for responding to EKA’S operations methodology</w:t>
      </w:r>
    </w:p>
    <w:p w14:paraId="59A69DA4" w14:textId="77777777" w:rsidR="00EA22C7" w:rsidRPr="003277C6" w:rsidRDefault="00EA22C7" w:rsidP="00850CD6">
      <w:pPr>
        <w:spacing w:before="120" w:after="120" w:line="23" w:lineRule="atLeast"/>
        <w:jc w:val="both"/>
        <w:rPr>
          <w:sz w:val="18"/>
          <w:szCs w:val="18"/>
          <w:rPrChange w:id="50" w:author="Aishwarya Balan" w:date="2019-03-04T11:52:00Z">
            <w:rPr/>
          </w:rPrChange>
        </w:rPr>
      </w:pPr>
    </w:p>
    <w:p w14:paraId="67FA7DD5" w14:textId="77777777" w:rsidR="00EA22C7" w:rsidRPr="003277C6" w:rsidRDefault="00AF2C8C" w:rsidP="00850CD6">
      <w:pPr>
        <w:pStyle w:val="NormalWeb"/>
        <w:spacing w:before="120" w:after="120" w:line="23" w:lineRule="atLeast"/>
        <w:jc w:val="both"/>
        <w:rPr>
          <w:b/>
          <w:color w:val="365F91"/>
          <w:sz w:val="18"/>
          <w:szCs w:val="18"/>
          <w:rPrChange w:id="51" w:author="Aishwarya Balan" w:date="2019-03-04T11:52:00Z">
            <w:rPr>
              <w:b/>
              <w:color w:val="365F91"/>
              <w:sz w:val="30"/>
              <w:szCs w:val="30"/>
            </w:rPr>
          </w:rPrChange>
        </w:rPr>
      </w:pPr>
      <w:r w:rsidRPr="003277C6">
        <w:rPr>
          <w:b/>
          <w:color w:val="365F91"/>
          <w:sz w:val="18"/>
          <w:szCs w:val="18"/>
          <w:rPrChange w:id="52" w:author="Aishwarya Balan" w:date="2019-03-04T11:52:00Z">
            <w:rPr>
              <w:b/>
              <w:color w:val="365F91"/>
              <w:sz w:val="30"/>
              <w:szCs w:val="30"/>
            </w:rPr>
          </w:rPrChange>
        </w:rPr>
        <w:br w:type="page"/>
      </w:r>
      <w:r w:rsidRPr="003277C6">
        <w:rPr>
          <w:b/>
          <w:color w:val="365F91"/>
          <w:sz w:val="18"/>
          <w:szCs w:val="18"/>
          <w:rPrChange w:id="53" w:author="Aishwarya Balan" w:date="2019-03-04T11:52:00Z">
            <w:rPr>
              <w:b/>
              <w:color w:val="365F91"/>
              <w:sz w:val="30"/>
              <w:szCs w:val="30"/>
            </w:rPr>
          </w:rPrChange>
        </w:rPr>
        <w:lastRenderedPageBreak/>
        <w:t>Change Control Log</w:t>
      </w:r>
    </w:p>
    <w:tbl>
      <w:tblPr>
        <w:tblW w:w="10077" w:type="dxa"/>
        <w:tblInd w:w="-1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57"/>
        <w:gridCol w:w="2520"/>
        <w:gridCol w:w="1747"/>
        <w:gridCol w:w="4853"/>
      </w:tblGrid>
      <w:tr w:rsidR="00AF2C8C" w:rsidRPr="003277C6" w14:paraId="367AE9BF" w14:textId="77777777" w:rsidTr="001B3F52">
        <w:trPr>
          <w:trHeight w:val="244"/>
        </w:trPr>
        <w:tc>
          <w:tcPr>
            <w:tcW w:w="957" w:type="dxa"/>
            <w:shd w:val="clear" w:color="auto" w:fill="4F81BD"/>
          </w:tcPr>
          <w:p w14:paraId="0FBA4BBE" w14:textId="77777777" w:rsidR="00EA22C7" w:rsidRPr="003277C6" w:rsidRDefault="00AF2C8C" w:rsidP="00850CD6">
            <w:pPr>
              <w:spacing w:before="120" w:after="120" w:line="23" w:lineRule="atLeast"/>
              <w:jc w:val="both"/>
              <w:rPr>
                <w:sz w:val="18"/>
                <w:szCs w:val="18"/>
                <w:rPrChange w:id="54" w:author="Aishwarya Balan" w:date="2019-03-04T11:52:00Z">
                  <w:rPr/>
                </w:rPrChange>
              </w:rPr>
            </w:pPr>
            <w:r w:rsidRPr="003277C6">
              <w:rPr>
                <w:sz w:val="18"/>
                <w:szCs w:val="18"/>
                <w:rPrChange w:id="55" w:author="Aishwarya Balan" w:date="2019-03-04T11:52:00Z">
                  <w:rPr/>
                </w:rPrChange>
              </w:rPr>
              <w:t xml:space="preserve">Version </w:t>
            </w:r>
          </w:p>
        </w:tc>
        <w:tc>
          <w:tcPr>
            <w:tcW w:w="2520" w:type="dxa"/>
            <w:shd w:val="clear" w:color="auto" w:fill="4F81BD"/>
          </w:tcPr>
          <w:p w14:paraId="78F8790F" w14:textId="77777777" w:rsidR="00EA22C7" w:rsidRPr="003277C6" w:rsidRDefault="00AF2C8C" w:rsidP="00850CD6">
            <w:pPr>
              <w:spacing w:before="120" w:after="120" w:line="23" w:lineRule="atLeast"/>
              <w:jc w:val="both"/>
              <w:rPr>
                <w:sz w:val="18"/>
                <w:szCs w:val="18"/>
                <w:rPrChange w:id="56" w:author="Aishwarya Balan" w:date="2019-03-04T11:52:00Z">
                  <w:rPr/>
                </w:rPrChange>
              </w:rPr>
            </w:pPr>
            <w:r w:rsidRPr="003277C6">
              <w:rPr>
                <w:sz w:val="18"/>
                <w:szCs w:val="18"/>
                <w:rPrChange w:id="57" w:author="Aishwarya Balan" w:date="2019-03-04T11:52:00Z">
                  <w:rPr/>
                </w:rPrChange>
              </w:rPr>
              <w:t>Author</w:t>
            </w:r>
          </w:p>
        </w:tc>
        <w:tc>
          <w:tcPr>
            <w:tcW w:w="1747" w:type="dxa"/>
            <w:shd w:val="clear" w:color="auto" w:fill="4F81BD"/>
          </w:tcPr>
          <w:p w14:paraId="6F4927C3" w14:textId="77777777" w:rsidR="00EA22C7" w:rsidRPr="003277C6" w:rsidRDefault="00AF2C8C" w:rsidP="00850CD6">
            <w:pPr>
              <w:spacing w:before="120" w:after="120" w:line="23" w:lineRule="atLeast"/>
              <w:jc w:val="both"/>
              <w:rPr>
                <w:sz w:val="18"/>
                <w:szCs w:val="18"/>
                <w:rPrChange w:id="58" w:author="Aishwarya Balan" w:date="2019-03-04T11:52:00Z">
                  <w:rPr/>
                </w:rPrChange>
              </w:rPr>
            </w:pPr>
            <w:r w:rsidRPr="003277C6">
              <w:rPr>
                <w:sz w:val="18"/>
                <w:szCs w:val="18"/>
                <w:rPrChange w:id="59" w:author="Aishwarya Balan" w:date="2019-03-04T11:52:00Z">
                  <w:rPr/>
                </w:rPrChange>
              </w:rPr>
              <w:t>Date</w:t>
            </w:r>
          </w:p>
        </w:tc>
        <w:tc>
          <w:tcPr>
            <w:tcW w:w="4853" w:type="dxa"/>
            <w:shd w:val="clear" w:color="auto" w:fill="4F81BD"/>
          </w:tcPr>
          <w:p w14:paraId="648752A8" w14:textId="77777777" w:rsidR="00EA22C7" w:rsidRPr="003277C6" w:rsidRDefault="00AF2C8C" w:rsidP="00850CD6">
            <w:pPr>
              <w:spacing w:before="120" w:after="120" w:line="23" w:lineRule="atLeast"/>
              <w:jc w:val="both"/>
              <w:rPr>
                <w:sz w:val="18"/>
                <w:szCs w:val="18"/>
                <w:rPrChange w:id="60" w:author="Aishwarya Balan" w:date="2019-03-04T11:52:00Z">
                  <w:rPr/>
                </w:rPrChange>
              </w:rPr>
            </w:pPr>
            <w:r w:rsidRPr="003277C6">
              <w:rPr>
                <w:sz w:val="18"/>
                <w:szCs w:val="18"/>
                <w:rPrChange w:id="61" w:author="Aishwarya Balan" w:date="2019-03-04T11:52:00Z">
                  <w:rPr/>
                </w:rPrChange>
              </w:rPr>
              <w:t>Change Description</w:t>
            </w:r>
          </w:p>
        </w:tc>
      </w:tr>
      <w:tr w:rsidR="00AF2C8C" w:rsidRPr="003277C6" w14:paraId="79A3DC64" w14:textId="77777777" w:rsidTr="001B3F52">
        <w:trPr>
          <w:trHeight w:val="269"/>
        </w:trPr>
        <w:tc>
          <w:tcPr>
            <w:tcW w:w="957" w:type="dxa"/>
          </w:tcPr>
          <w:p w14:paraId="246621C0" w14:textId="77777777" w:rsidR="00EA22C7" w:rsidRPr="003277C6" w:rsidRDefault="00AF2C8C" w:rsidP="00850CD6">
            <w:pPr>
              <w:snapToGrid w:val="0"/>
              <w:spacing w:before="120" w:after="120" w:line="23" w:lineRule="atLeast"/>
              <w:jc w:val="both"/>
              <w:rPr>
                <w:bCs/>
                <w:sz w:val="18"/>
                <w:szCs w:val="18"/>
                <w:rPrChange w:id="62" w:author="Aishwarya Balan" w:date="2019-03-04T11:52:00Z">
                  <w:rPr>
                    <w:bCs/>
                  </w:rPr>
                </w:rPrChange>
              </w:rPr>
            </w:pPr>
            <w:r w:rsidRPr="003277C6">
              <w:rPr>
                <w:bCs/>
                <w:sz w:val="18"/>
                <w:szCs w:val="18"/>
                <w:rPrChange w:id="63" w:author="Aishwarya Balan" w:date="2019-03-04T11:52:00Z">
                  <w:rPr>
                    <w:bCs/>
                  </w:rPr>
                </w:rPrChange>
              </w:rPr>
              <w:t>0.1</w:t>
            </w:r>
          </w:p>
        </w:tc>
        <w:tc>
          <w:tcPr>
            <w:tcW w:w="2520" w:type="dxa"/>
          </w:tcPr>
          <w:p w14:paraId="7D2982A9" w14:textId="77777777" w:rsidR="00EA22C7" w:rsidRPr="003277C6" w:rsidRDefault="000065EE" w:rsidP="00940763">
            <w:pPr>
              <w:snapToGrid w:val="0"/>
              <w:spacing w:before="120" w:after="120" w:line="23" w:lineRule="atLeast"/>
              <w:jc w:val="both"/>
              <w:rPr>
                <w:rFonts w:cs="Calibri"/>
                <w:bCs/>
                <w:sz w:val="18"/>
                <w:szCs w:val="18"/>
                <w:rPrChange w:id="64" w:author="Aishwarya Balan" w:date="2019-03-04T11:52:00Z">
                  <w:rPr>
                    <w:rFonts w:cs="Calibri"/>
                    <w:bCs/>
                  </w:rPr>
                </w:rPrChange>
              </w:rPr>
            </w:pPr>
            <w:r w:rsidRPr="003277C6">
              <w:rPr>
                <w:rFonts w:cs="Calibri"/>
                <w:bCs/>
                <w:sz w:val="18"/>
                <w:szCs w:val="18"/>
                <w:rPrChange w:id="65" w:author="Aishwarya Balan" w:date="2019-03-04T11:52:00Z">
                  <w:rPr>
                    <w:rFonts w:cs="Calibri"/>
                    <w:bCs/>
                  </w:rPr>
                </w:rPrChange>
              </w:rPr>
              <w:t>Gaurav Shah</w:t>
            </w:r>
          </w:p>
        </w:tc>
        <w:tc>
          <w:tcPr>
            <w:tcW w:w="1747" w:type="dxa"/>
          </w:tcPr>
          <w:p w14:paraId="3C868B46" w14:textId="77777777" w:rsidR="00EA22C7" w:rsidRPr="003277C6" w:rsidRDefault="000065EE" w:rsidP="009C54CC">
            <w:pPr>
              <w:snapToGrid w:val="0"/>
              <w:spacing w:before="120" w:after="120" w:line="23" w:lineRule="atLeast"/>
              <w:jc w:val="both"/>
              <w:rPr>
                <w:rFonts w:cs="Calibri"/>
                <w:bCs/>
                <w:sz w:val="18"/>
                <w:szCs w:val="18"/>
                <w:rPrChange w:id="66" w:author="Aishwarya Balan" w:date="2019-03-04T11:52:00Z">
                  <w:rPr>
                    <w:rFonts w:cs="Calibri"/>
                    <w:bCs/>
                  </w:rPr>
                </w:rPrChange>
              </w:rPr>
            </w:pPr>
            <w:r w:rsidRPr="003277C6">
              <w:rPr>
                <w:rFonts w:cs="Calibri"/>
                <w:bCs/>
                <w:sz w:val="18"/>
                <w:szCs w:val="18"/>
                <w:rPrChange w:id="67" w:author="Aishwarya Balan" w:date="2019-03-04T11:52:00Z">
                  <w:rPr>
                    <w:rFonts w:cs="Calibri"/>
                    <w:bCs/>
                  </w:rPr>
                </w:rPrChange>
              </w:rPr>
              <w:t>03 Jan</w:t>
            </w:r>
            <w:r w:rsidR="00975E09" w:rsidRPr="003277C6">
              <w:rPr>
                <w:rFonts w:cs="Calibri"/>
                <w:bCs/>
                <w:sz w:val="18"/>
                <w:szCs w:val="18"/>
                <w:rPrChange w:id="68" w:author="Aishwarya Balan" w:date="2019-03-04T11:52:00Z">
                  <w:rPr>
                    <w:rFonts w:cs="Calibri"/>
                    <w:bCs/>
                  </w:rPr>
                </w:rPrChange>
              </w:rPr>
              <w:t xml:space="preserve"> 201</w:t>
            </w:r>
            <w:r w:rsidRPr="003277C6">
              <w:rPr>
                <w:rFonts w:cs="Calibri"/>
                <w:bCs/>
                <w:sz w:val="18"/>
                <w:szCs w:val="18"/>
                <w:rPrChange w:id="69" w:author="Aishwarya Balan" w:date="2019-03-04T11:52:00Z">
                  <w:rPr>
                    <w:rFonts w:cs="Calibri"/>
                    <w:bCs/>
                  </w:rPr>
                </w:rPrChange>
              </w:rPr>
              <w:t>9</w:t>
            </w:r>
          </w:p>
        </w:tc>
        <w:tc>
          <w:tcPr>
            <w:tcW w:w="4853" w:type="dxa"/>
          </w:tcPr>
          <w:p w14:paraId="1099DC44" w14:textId="77777777" w:rsidR="00EA22C7" w:rsidRPr="003277C6" w:rsidRDefault="00AF2C8C" w:rsidP="00850CD6">
            <w:pPr>
              <w:snapToGrid w:val="0"/>
              <w:spacing w:before="120" w:after="120" w:line="23" w:lineRule="atLeast"/>
              <w:jc w:val="both"/>
              <w:rPr>
                <w:bCs/>
                <w:sz w:val="18"/>
                <w:szCs w:val="18"/>
                <w:rPrChange w:id="70" w:author="Aishwarya Balan" w:date="2019-03-04T11:52:00Z">
                  <w:rPr>
                    <w:bCs/>
                  </w:rPr>
                </w:rPrChange>
              </w:rPr>
            </w:pPr>
            <w:r w:rsidRPr="003277C6">
              <w:rPr>
                <w:bCs/>
                <w:sz w:val="18"/>
                <w:szCs w:val="18"/>
                <w:rPrChange w:id="71" w:author="Aishwarya Balan" w:date="2019-03-04T11:52:00Z">
                  <w:rPr>
                    <w:bCs/>
                  </w:rPr>
                </w:rPrChange>
              </w:rPr>
              <w:t>Initial Draft</w:t>
            </w:r>
          </w:p>
        </w:tc>
      </w:tr>
      <w:tr w:rsidR="00975E09" w:rsidRPr="003277C6" w14:paraId="1092618C" w14:textId="77777777" w:rsidTr="001B3F52">
        <w:trPr>
          <w:trHeight w:val="269"/>
        </w:trPr>
        <w:tc>
          <w:tcPr>
            <w:tcW w:w="957" w:type="dxa"/>
          </w:tcPr>
          <w:p w14:paraId="1E4AD14E" w14:textId="3336D676" w:rsidR="00975E09" w:rsidRPr="003277C6" w:rsidRDefault="006118E3" w:rsidP="00850CD6">
            <w:pPr>
              <w:snapToGrid w:val="0"/>
              <w:spacing w:before="120" w:after="120" w:line="23" w:lineRule="atLeast"/>
              <w:jc w:val="both"/>
              <w:rPr>
                <w:bCs/>
                <w:sz w:val="18"/>
                <w:szCs w:val="18"/>
                <w:rPrChange w:id="72" w:author="Aishwarya Balan" w:date="2019-03-04T11:52:00Z">
                  <w:rPr>
                    <w:bCs/>
                  </w:rPr>
                </w:rPrChange>
              </w:rPr>
            </w:pPr>
            <w:ins w:id="73" w:author="Aishwarya Balan" w:date="2019-02-05T18:57:00Z">
              <w:r w:rsidRPr="003277C6">
                <w:rPr>
                  <w:bCs/>
                  <w:sz w:val="18"/>
                  <w:szCs w:val="18"/>
                  <w:rPrChange w:id="74" w:author="Aishwarya Balan" w:date="2019-03-04T11:52:00Z">
                    <w:rPr>
                      <w:bCs/>
                    </w:rPr>
                  </w:rPrChange>
                </w:rPr>
                <w:t>0.2</w:t>
              </w:r>
            </w:ins>
          </w:p>
        </w:tc>
        <w:tc>
          <w:tcPr>
            <w:tcW w:w="2520" w:type="dxa"/>
          </w:tcPr>
          <w:p w14:paraId="374C633F" w14:textId="14B37530" w:rsidR="00975E09" w:rsidRPr="003277C6" w:rsidRDefault="006118E3" w:rsidP="00940763">
            <w:pPr>
              <w:snapToGrid w:val="0"/>
              <w:spacing w:before="120" w:after="120" w:line="23" w:lineRule="atLeast"/>
              <w:jc w:val="both"/>
              <w:rPr>
                <w:rFonts w:cs="Calibri"/>
                <w:bCs/>
                <w:sz w:val="18"/>
                <w:szCs w:val="18"/>
                <w:rPrChange w:id="75" w:author="Aishwarya Balan" w:date="2019-03-04T11:52:00Z">
                  <w:rPr>
                    <w:rFonts w:cs="Calibri"/>
                    <w:bCs/>
                  </w:rPr>
                </w:rPrChange>
              </w:rPr>
            </w:pPr>
            <w:ins w:id="76" w:author="Aishwarya Balan" w:date="2019-02-05T18:57:00Z">
              <w:r w:rsidRPr="003277C6">
                <w:rPr>
                  <w:rFonts w:cs="Calibri"/>
                  <w:bCs/>
                  <w:sz w:val="18"/>
                  <w:szCs w:val="18"/>
                  <w:rPrChange w:id="77" w:author="Aishwarya Balan" w:date="2019-03-04T11:52:00Z">
                    <w:rPr>
                      <w:rFonts w:cs="Calibri"/>
                      <w:bCs/>
                    </w:rPr>
                  </w:rPrChange>
                </w:rPr>
                <w:t>Aishwarya Balan</w:t>
              </w:r>
            </w:ins>
          </w:p>
        </w:tc>
        <w:tc>
          <w:tcPr>
            <w:tcW w:w="1747" w:type="dxa"/>
          </w:tcPr>
          <w:p w14:paraId="08882D6D" w14:textId="03957DD0" w:rsidR="00975E09" w:rsidRPr="003277C6" w:rsidRDefault="007E4A86" w:rsidP="009C54CC">
            <w:pPr>
              <w:snapToGrid w:val="0"/>
              <w:spacing w:before="120" w:after="120" w:line="23" w:lineRule="atLeast"/>
              <w:jc w:val="both"/>
              <w:rPr>
                <w:rFonts w:cs="Calibri"/>
                <w:bCs/>
                <w:sz w:val="18"/>
                <w:szCs w:val="18"/>
                <w:rPrChange w:id="78" w:author="Aishwarya Balan" w:date="2019-03-04T11:52:00Z">
                  <w:rPr>
                    <w:rFonts w:cs="Calibri"/>
                    <w:bCs/>
                  </w:rPr>
                </w:rPrChange>
              </w:rPr>
            </w:pPr>
            <w:ins w:id="79" w:author="Aishwarya Balan" w:date="2019-02-05T18:57:00Z">
              <w:r w:rsidRPr="003277C6">
                <w:rPr>
                  <w:rFonts w:cs="Calibri"/>
                  <w:bCs/>
                  <w:sz w:val="18"/>
                  <w:szCs w:val="18"/>
                  <w:rPrChange w:id="80" w:author="Aishwarya Balan" w:date="2019-03-04T11:52:00Z">
                    <w:rPr>
                      <w:rFonts w:cs="Calibri"/>
                      <w:bCs/>
                    </w:rPr>
                  </w:rPrChange>
                </w:rPr>
                <w:t>06 Jan 2019</w:t>
              </w:r>
            </w:ins>
          </w:p>
        </w:tc>
        <w:tc>
          <w:tcPr>
            <w:tcW w:w="4853" w:type="dxa"/>
          </w:tcPr>
          <w:p w14:paraId="6B43514A" w14:textId="46F6A36B" w:rsidR="00975E09" w:rsidRPr="003277C6" w:rsidRDefault="00EE7CFF" w:rsidP="00850CD6">
            <w:pPr>
              <w:snapToGrid w:val="0"/>
              <w:spacing w:before="120" w:after="120" w:line="23" w:lineRule="atLeast"/>
              <w:jc w:val="both"/>
              <w:rPr>
                <w:bCs/>
                <w:sz w:val="18"/>
                <w:szCs w:val="18"/>
                <w:rPrChange w:id="81" w:author="Aishwarya Balan" w:date="2019-03-04T11:52:00Z">
                  <w:rPr>
                    <w:bCs/>
                  </w:rPr>
                </w:rPrChange>
              </w:rPr>
            </w:pPr>
            <w:ins w:id="82" w:author="Aishwarya Balan" w:date="2019-02-12T12:33:00Z">
              <w:r w:rsidRPr="003277C6">
                <w:rPr>
                  <w:bCs/>
                  <w:sz w:val="18"/>
                  <w:szCs w:val="18"/>
                  <w:rPrChange w:id="83" w:author="Aishwarya Balan" w:date="2019-03-04T11:52:00Z">
                    <w:rPr>
                      <w:bCs/>
                    </w:rPr>
                  </w:rPrChange>
                </w:rPr>
                <w:t>Change</w:t>
              </w:r>
            </w:ins>
            <w:ins w:id="84" w:author="Aishwarya Balan" w:date="2019-02-12T12:34:00Z">
              <w:r w:rsidRPr="003277C6">
                <w:rPr>
                  <w:bCs/>
                  <w:sz w:val="18"/>
                  <w:szCs w:val="18"/>
                  <w:rPrChange w:id="85" w:author="Aishwarya Balan" w:date="2019-03-04T11:52:00Z">
                    <w:rPr>
                      <w:bCs/>
                    </w:rPr>
                  </w:rPrChange>
                </w:rPr>
                <w:t xml:space="preserve">s in Introduction, Counterparty Maintenance and Limit Maintenance pertaining to Inhouse and Outhouse Functionality.  </w:t>
              </w:r>
            </w:ins>
          </w:p>
        </w:tc>
      </w:tr>
      <w:tr w:rsidR="00975E09" w:rsidRPr="003277C6" w14:paraId="580F983D" w14:textId="77777777" w:rsidTr="001B3F52">
        <w:trPr>
          <w:trHeight w:val="269"/>
        </w:trPr>
        <w:tc>
          <w:tcPr>
            <w:tcW w:w="957" w:type="dxa"/>
          </w:tcPr>
          <w:p w14:paraId="5AB4ED6F" w14:textId="293EFAA5" w:rsidR="00975E09" w:rsidRPr="003277C6" w:rsidRDefault="0023279C" w:rsidP="00850CD6">
            <w:pPr>
              <w:snapToGrid w:val="0"/>
              <w:spacing w:before="120" w:after="120" w:line="23" w:lineRule="atLeast"/>
              <w:jc w:val="both"/>
              <w:rPr>
                <w:bCs/>
                <w:sz w:val="18"/>
                <w:szCs w:val="18"/>
                <w:rPrChange w:id="86" w:author="Aishwarya Balan" w:date="2019-03-04T11:52:00Z">
                  <w:rPr>
                    <w:bCs/>
                  </w:rPr>
                </w:rPrChange>
              </w:rPr>
            </w:pPr>
            <w:ins w:id="87" w:author="Gaurav Shah" w:date="2019-03-20T00:37:00Z">
              <w:r>
                <w:rPr>
                  <w:bCs/>
                  <w:sz w:val="18"/>
                  <w:szCs w:val="18"/>
                </w:rPr>
                <w:t>0.3</w:t>
              </w:r>
            </w:ins>
          </w:p>
        </w:tc>
        <w:tc>
          <w:tcPr>
            <w:tcW w:w="2520" w:type="dxa"/>
          </w:tcPr>
          <w:p w14:paraId="6A05904A" w14:textId="45D3D48A" w:rsidR="00975E09" w:rsidRPr="003277C6" w:rsidRDefault="0023279C" w:rsidP="00940763">
            <w:pPr>
              <w:snapToGrid w:val="0"/>
              <w:spacing w:before="120" w:after="120" w:line="23" w:lineRule="atLeast"/>
              <w:jc w:val="both"/>
              <w:rPr>
                <w:rFonts w:cs="Calibri"/>
                <w:bCs/>
                <w:sz w:val="18"/>
                <w:szCs w:val="18"/>
                <w:rPrChange w:id="88" w:author="Aishwarya Balan" w:date="2019-03-04T11:52:00Z">
                  <w:rPr>
                    <w:rFonts w:cs="Calibri"/>
                    <w:bCs/>
                  </w:rPr>
                </w:rPrChange>
              </w:rPr>
            </w:pPr>
            <w:ins w:id="89" w:author="Gaurav Shah" w:date="2019-03-20T00:37:00Z">
              <w:r>
                <w:rPr>
                  <w:rFonts w:cs="Calibri"/>
                  <w:bCs/>
                  <w:sz w:val="18"/>
                  <w:szCs w:val="18"/>
                </w:rPr>
                <w:t>Gaurav Shah</w:t>
              </w:r>
            </w:ins>
          </w:p>
        </w:tc>
        <w:tc>
          <w:tcPr>
            <w:tcW w:w="1747" w:type="dxa"/>
          </w:tcPr>
          <w:p w14:paraId="727D6655" w14:textId="606E53A1" w:rsidR="00975E09" w:rsidRPr="003277C6" w:rsidRDefault="0023279C" w:rsidP="009C54CC">
            <w:pPr>
              <w:snapToGrid w:val="0"/>
              <w:spacing w:before="120" w:after="120" w:line="23" w:lineRule="atLeast"/>
              <w:jc w:val="both"/>
              <w:rPr>
                <w:rFonts w:cs="Calibri"/>
                <w:bCs/>
                <w:sz w:val="18"/>
                <w:szCs w:val="18"/>
                <w:rPrChange w:id="90" w:author="Aishwarya Balan" w:date="2019-03-04T11:52:00Z">
                  <w:rPr>
                    <w:rFonts w:cs="Calibri"/>
                    <w:bCs/>
                  </w:rPr>
                </w:rPrChange>
              </w:rPr>
            </w:pPr>
            <w:ins w:id="91" w:author="Gaurav Shah" w:date="2019-03-20T00:37:00Z">
              <w:r>
                <w:rPr>
                  <w:rFonts w:cs="Calibri"/>
                  <w:bCs/>
                  <w:sz w:val="18"/>
                  <w:szCs w:val="18"/>
                </w:rPr>
                <w:t>20 March 2019</w:t>
              </w:r>
            </w:ins>
          </w:p>
        </w:tc>
        <w:tc>
          <w:tcPr>
            <w:tcW w:w="4853" w:type="dxa"/>
          </w:tcPr>
          <w:p w14:paraId="4FCBC9F5" w14:textId="19D3D299" w:rsidR="00975E09" w:rsidRPr="003277C6" w:rsidRDefault="0023279C" w:rsidP="00850CD6">
            <w:pPr>
              <w:snapToGrid w:val="0"/>
              <w:spacing w:before="120" w:after="120" w:line="23" w:lineRule="atLeast"/>
              <w:jc w:val="both"/>
              <w:rPr>
                <w:bCs/>
                <w:sz w:val="18"/>
                <w:szCs w:val="18"/>
                <w:rPrChange w:id="92" w:author="Aishwarya Balan" w:date="2019-03-04T11:52:00Z">
                  <w:rPr>
                    <w:bCs/>
                  </w:rPr>
                </w:rPrChange>
              </w:rPr>
            </w:pPr>
            <w:ins w:id="93" w:author="Gaurav Shah" w:date="2019-03-20T00:37:00Z">
              <w:r>
                <w:rPr>
                  <w:bCs/>
                  <w:sz w:val="18"/>
                  <w:szCs w:val="18"/>
                </w:rPr>
                <w:t>E</w:t>
              </w:r>
            </w:ins>
            <w:ins w:id="94" w:author="Gaurav Shah" w:date="2019-03-20T00:38:00Z">
              <w:r>
                <w:rPr>
                  <w:bCs/>
                  <w:sz w:val="18"/>
                  <w:szCs w:val="18"/>
                </w:rPr>
                <w:t>dits based on walkthrough</w:t>
              </w:r>
            </w:ins>
          </w:p>
        </w:tc>
      </w:tr>
      <w:tr w:rsidR="00975E09" w:rsidRPr="003277C6" w14:paraId="136CAAFC" w14:textId="77777777" w:rsidTr="001B3F52">
        <w:trPr>
          <w:trHeight w:val="269"/>
        </w:trPr>
        <w:tc>
          <w:tcPr>
            <w:tcW w:w="957" w:type="dxa"/>
          </w:tcPr>
          <w:p w14:paraId="69504D00" w14:textId="38DAF769" w:rsidR="00975E09" w:rsidRPr="003277C6" w:rsidRDefault="00633490" w:rsidP="00850CD6">
            <w:pPr>
              <w:snapToGrid w:val="0"/>
              <w:spacing w:before="120" w:after="120" w:line="23" w:lineRule="atLeast"/>
              <w:jc w:val="both"/>
              <w:rPr>
                <w:bCs/>
                <w:sz w:val="18"/>
                <w:szCs w:val="18"/>
                <w:rPrChange w:id="95" w:author="Aishwarya Balan" w:date="2019-03-04T11:52:00Z">
                  <w:rPr>
                    <w:bCs/>
                  </w:rPr>
                </w:rPrChange>
              </w:rPr>
            </w:pPr>
            <w:ins w:id="96" w:author="Gaurav Shah" w:date="2019-04-06T14:06:00Z">
              <w:r>
                <w:rPr>
                  <w:bCs/>
                  <w:sz w:val="18"/>
                  <w:szCs w:val="18"/>
                </w:rPr>
                <w:t>0.4</w:t>
              </w:r>
            </w:ins>
          </w:p>
        </w:tc>
        <w:tc>
          <w:tcPr>
            <w:tcW w:w="2520" w:type="dxa"/>
          </w:tcPr>
          <w:p w14:paraId="48A6E7F8" w14:textId="42B76739" w:rsidR="00975E09" w:rsidRPr="003277C6" w:rsidRDefault="00633490" w:rsidP="00940763">
            <w:pPr>
              <w:snapToGrid w:val="0"/>
              <w:spacing w:before="120" w:after="120" w:line="23" w:lineRule="atLeast"/>
              <w:jc w:val="both"/>
              <w:rPr>
                <w:rFonts w:cs="Calibri"/>
                <w:bCs/>
                <w:sz w:val="18"/>
                <w:szCs w:val="18"/>
                <w:rPrChange w:id="97" w:author="Aishwarya Balan" w:date="2019-03-04T11:52:00Z">
                  <w:rPr>
                    <w:rFonts w:cs="Calibri"/>
                    <w:bCs/>
                  </w:rPr>
                </w:rPrChange>
              </w:rPr>
            </w:pPr>
            <w:ins w:id="98" w:author="Gaurav Shah" w:date="2019-04-06T14:06:00Z">
              <w:r>
                <w:rPr>
                  <w:rFonts w:cs="Calibri"/>
                  <w:bCs/>
                  <w:sz w:val="18"/>
                  <w:szCs w:val="18"/>
                </w:rPr>
                <w:t>Gaurav Shah</w:t>
              </w:r>
            </w:ins>
          </w:p>
        </w:tc>
        <w:tc>
          <w:tcPr>
            <w:tcW w:w="1747" w:type="dxa"/>
          </w:tcPr>
          <w:p w14:paraId="461DEF4F" w14:textId="4C5D76C0" w:rsidR="00975E09" w:rsidRPr="003277C6" w:rsidRDefault="00633490" w:rsidP="009C54CC">
            <w:pPr>
              <w:snapToGrid w:val="0"/>
              <w:spacing w:before="120" w:after="120" w:line="23" w:lineRule="atLeast"/>
              <w:jc w:val="both"/>
              <w:rPr>
                <w:rFonts w:cs="Calibri"/>
                <w:bCs/>
                <w:sz w:val="18"/>
                <w:szCs w:val="18"/>
                <w:rPrChange w:id="99" w:author="Aishwarya Balan" w:date="2019-03-04T11:52:00Z">
                  <w:rPr>
                    <w:rFonts w:cs="Calibri"/>
                    <w:bCs/>
                  </w:rPr>
                </w:rPrChange>
              </w:rPr>
            </w:pPr>
            <w:ins w:id="100" w:author="Gaurav Shah" w:date="2019-04-06T14:06:00Z">
              <w:r>
                <w:rPr>
                  <w:rFonts w:cs="Calibri"/>
                  <w:bCs/>
                  <w:sz w:val="18"/>
                  <w:szCs w:val="18"/>
                </w:rPr>
                <w:t>4 April 2019</w:t>
              </w:r>
            </w:ins>
          </w:p>
        </w:tc>
        <w:tc>
          <w:tcPr>
            <w:tcW w:w="4853" w:type="dxa"/>
          </w:tcPr>
          <w:p w14:paraId="223FA42A" w14:textId="77777777" w:rsidR="00975E09" w:rsidRDefault="00633490" w:rsidP="00850CD6">
            <w:pPr>
              <w:snapToGrid w:val="0"/>
              <w:spacing w:before="120" w:after="120" w:line="23" w:lineRule="atLeast"/>
              <w:jc w:val="both"/>
              <w:rPr>
                <w:ins w:id="101" w:author="Gaurav Shah" w:date="2019-04-06T14:07:00Z"/>
                <w:bCs/>
                <w:sz w:val="18"/>
                <w:szCs w:val="18"/>
              </w:rPr>
            </w:pPr>
            <w:ins w:id="102" w:author="Gaurav Shah" w:date="2019-04-06T14:06:00Z">
              <w:r>
                <w:rPr>
                  <w:bCs/>
                  <w:sz w:val="18"/>
                  <w:szCs w:val="18"/>
                </w:rPr>
                <w:t>Updates on</w:t>
              </w:r>
            </w:ins>
            <w:ins w:id="103" w:author="Gaurav Shah" w:date="2019-04-06T14:07:00Z">
              <w:r>
                <w:rPr>
                  <w:bCs/>
                  <w:sz w:val="18"/>
                  <w:szCs w:val="18"/>
                </w:rPr>
                <w:t>:</w:t>
              </w:r>
            </w:ins>
          </w:p>
          <w:p w14:paraId="5848F875" w14:textId="472639FD" w:rsidR="00633490" w:rsidRDefault="00633490" w:rsidP="00850CD6">
            <w:pPr>
              <w:snapToGrid w:val="0"/>
              <w:spacing w:before="120" w:after="120" w:line="23" w:lineRule="atLeast"/>
              <w:jc w:val="both"/>
              <w:rPr>
                <w:ins w:id="104" w:author="Gaurav Shah" w:date="2019-04-06T14:07:00Z"/>
                <w:bCs/>
                <w:sz w:val="18"/>
                <w:szCs w:val="18"/>
              </w:rPr>
            </w:pPr>
            <w:ins w:id="105" w:author="Gaurav Shah" w:date="2019-04-06T14:07:00Z">
              <w:r>
                <w:rPr>
                  <w:bCs/>
                  <w:sz w:val="18"/>
                  <w:szCs w:val="18"/>
                </w:rPr>
                <w:t>CP Exposure</w:t>
              </w:r>
            </w:ins>
          </w:p>
          <w:p w14:paraId="24E47AB5" w14:textId="77777777" w:rsidR="00633490" w:rsidRDefault="00633490" w:rsidP="00850CD6">
            <w:pPr>
              <w:snapToGrid w:val="0"/>
              <w:spacing w:before="120" w:after="120" w:line="23" w:lineRule="atLeast"/>
              <w:jc w:val="both"/>
              <w:rPr>
                <w:ins w:id="106" w:author="Gaurav Shah" w:date="2019-04-06T14:07:00Z"/>
                <w:bCs/>
                <w:sz w:val="18"/>
                <w:szCs w:val="18"/>
              </w:rPr>
            </w:pPr>
            <w:ins w:id="107" w:author="Gaurav Shah" w:date="2019-04-06T14:07:00Z">
              <w:r>
                <w:rPr>
                  <w:bCs/>
                  <w:sz w:val="18"/>
                  <w:szCs w:val="18"/>
                </w:rPr>
                <w:t>TRM Credit Risk Check Request Message</w:t>
              </w:r>
            </w:ins>
          </w:p>
          <w:p w14:paraId="057277DA" w14:textId="6B8B510D" w:rsidR="00633490" w:rsidRPr="003277C6" w:rsidRDefault="00633490" w:rsidP="00850CD6">
            <w:pPr>
              <w:snapToGrid w:val="0"/>
              <w:spacing w:before="120" w:after="120" w:line="23" w:lineRule="atLeast"/>
              <w:jc w:val="both"/>
              <w:rPr>
                <w:bCs/>
                <w:sz w:val="18"/>
                <w:szCs w:val="18"/>
                <w:rPrChange w:id="108" w:author="Aishwarya Balan" w:date="2019-03-04T11:52:00Z">
                  <w:rPr>
                    <w:bCs/>
                  </w:rPr>
                </w:rPrChange>
              </w:rPr>
            </w:pPr>
            <w:ins w:id="109" w:author="Gaurav Shah" w:date="2019-04-06T14:07:00Z">
              <w:r>
                <w:rPr>
                  <w:bCs/>
                  <w:sz w:val="18"/>
                  <w:szCs w:val="18"/>
                </w:rPr>
                <w:t>Credit Risk App Calculations</w:t>
              </w:r>
            </w:ins>
          </w:p>
        </w:tc>
      </w:tr>
      <w:tr w:rsidR="00975E09" w:rsidRPr="003277C6" w14:paraId="0CEEE8A1" w14:textId="77777777" w:rsidTr="001B3F52">
        <w:trPr>
          <w:trHeight w:val="269"/>
        </w:trPr>
        <w:tc>
          <w:tcPr>
            <w:tcW w:w="957" w:type="dxa"/>
          </w:tcPr>
          <w:p w14:paraId="4AE82F48" w14:textId="2ECAAEBD" w:rsidR="00975E09" w:rsidRPr="003277C6" w:rsidRDefault="000C233C" w:rsidP="00850CD6">
            <w:pPr>
              <w:snapToGrid w:val="0"/>
              <w:spacing w:before="120" w:after="120" w:line="23" w:lineRule="atLeast"/>
              <w:jc w:val="both"/>
              <w:rPr>
                <w:bCs/>
                <w:sz w:val="18"/>
                <w:szCs w:val="18"/>
                <w:rPrChange w:id="110" w:author="Aishwarya Balan" w:date="2019-03-04T11:52:00Z">
                  <w:rPr>
                    <w:bCs/>
                  </w:rPr>
                </w:rPrChange>
              </w:rPr>
            </w:pPr>
            <w:ins w:id="111" w:author="Aishwarya Balan" w:date="2019-05-29T11:51:00Z">
              <w:r>
                <w:rPr>
                  <w:bCs/>
                  <w:sz w:val="18"/>
                  <w:szCs w:val="18"/>
                </w:rPr>
                <w:t>0.5</w:t>
              </w:r>
            </w:ins>
          </w:p>
        </w:tc>
        <w:tc>
          <w:tcPr>
            <w:tcW w:w="2520" w:type="dxa"/>
          </w:tcPr>
          <w:p w14:paraId="486ABDAA" w14:textId="3007BF4A" w:rsidR="00975E09" w:rsidRPr="003277C6" w:rsidRDefault="000C233C" w:rsidP="00940763">
            <w:pPr>
              <w:snapToGrid w:val="0"/>
              <w:spacing w:before="120" w:after="120" w:line="23" w:lineRule="atLeast"/>
              <w:jc w:val="both"/>
              <w:rPr>
                <w:rFonts w:cs="Calibri"/>
                <w:bCs/>
                <w:sz w:val="18"/>
                <w:szCs w:val="18"/>
                <w:rPrChange w:id="112" w:author="Aishwarya Balan" w:date="2019-03-04T11:52:00Z">
                  <w:rPr>
                    <w:rFonts w:cs="Calibri"/>
                    <w:bCs/>
                  </w:rPr>
                </w:rPrChange>
              </w:rPr>
            </w:pPr>
            <w:ins w:id="113" w:author="Aishwarya Balan" w:date="2019-05-29T11:52:00Z">
              <w:r>
                <w:rPr>
                  <w:rFonts w:cs="Calibri"/>
                  <w:bCs/>
                  <w:sz w:val="18"/>
                  <w:szCs w:val="18"/>
                </w:rPr>
                <w:t>Aishwarya Balan</w:t>
              </w:r>
            </w:ins>
          </w:p>
        </w:tc>
        <w:tc>
          <w:tcPr>
            <w:tcW w:w="1747" w:type="dxa"/>
          </w:tcPr>
          <w:p w14:paraId="41FAFACC" w14:textId="7C00DB46" w:rsidR="00975E09" w:rsidRPr="003277C6" w:rsidRDefault="000C233C" w:rsidP="009C54CC">
            <w:pPr>
              <w:snapToGrid w:val="0"/>
              <w:spacing w:before="120" w:after="120" w:line="23" w:lineRule="atLeast"/>
              <w:jc w:val="both"/>
              <w:rPr>
                <w:rFonts w:cs="Calibri"/>
                <w:bCs/>
                <w:sz w:val="18"/>
                <w:szCs w:val="18"/>
                <w:rPrChange w:id="114" w:author="Aishwarya Balan" w:date="2019-03-04T11:52:00Z">
                  <w:rPr>
                    <w:rFonts w:cs="Calibri"/>
                    <w:bCs/>
                  </w:rPr>
                </w:rPrChange>
              </w:rPr>
            </w:pPr>
            <w:ins w:id="115" w:author="Aishwarya Balan" w:date="2019-05-29T11:52:00Z">
              <w:r>
                <w:rPr>
                  <w:rFonts w:cs="Calibri"/>
                  <w:bCs/>
                  <w:sz w:val="18"/>
                  <w:szCs w:val="18"/>
                </w:rPr>
                <w:t>29 May 2019</w:t>
              </w:r>
            </w:ins>
          </w:p>
        </w:tc>
        <w:tc>
          <w:tcPr>
            <w:tcW w:w="4853" w:type="dxa"/>
          </w:tcPr>
          <w:p w14:paraId="54744E5B" w14:textId="609179FE" w:rsidR="00975E09" w:rsidRPr="003277C6" w:rsidRDefault="00A53881" w:rsidP="00850CD6">
            <w:pPr>
              <w:snapToGrid w:val="0"/>
              <w:spacing w:before="120" w:after="120" w:line="23" w:lineRule="atLeast"/>
              <w:jc w:val="both"/>
              <w:rPr>
                <w:bCs/>
                <w:sz w:val="18"/>
                <w:szCs w:val="18"/>
                <w:rPrChange w:id="116" w:author="Aishwarya Balan" w:date="2019-03-04T11:52:00Z">
                  <w:rPr>
                    <w:bCs/>
                  </w:rPr>
                </w:rPrChange>
              </w:rPr>
            </w:pPr>
            <w:ins w:id="117" w:author="Aishwarya Balan" w:date="2019-05-30T12:13:00Z">
              <w:r>
                <w:rPr>
                  <w:bCs/>
                  <w:sz w:val="18"/>
                  <w:szCs w:val="18"/>
                </w:rPr>
                <w:t xml:space="preserve">Updated section 1,2 and created section 3 and </w:t>
              </w:r>
            </w:ins>
            <w:ins w:id="118" w:author="Aishwarya Balan" w:date="2019-05-30T12:14:00Z">
              <w:r>
                <w:rPr>
                  <w:bCs/>
                  <w:sz w:val="18"/>
                  <w:szCs w:val="18"/>
                </w:rPr>
                <w:t>6</w:t>
              </w:r>
            </w:ins>
          </w:p>
        </w:tc>
      </w:tr>
    </w:tbl>
    <w:p w14:paraId="445F2DB9" w14:textId="77777777" w:rsidR="00EA22C7" w:rsidRPr="003277C6" w:rsidRDefault="00AF2C8C" w:rsidP="00850CD6">
      <w:pPr>
        <w:pStyle w:val="NormalWeb"/>
        <w:spacing w:before="120" w:after="120" w:line="23" w:lineRule="atLeast"/>
        <w:jc w:val="both"/>
        <w:rPr>
          <w:rFonts w:cs="Calibri"/>
          <w:b/>
          <w:color w:val="365F91"/>
          <w:sz w:val="18"/>
          <w:szCs w:val="18"/>
          <w:rPrChange w:id="119" w:author="Aishwarya Balan" w:date="2019-03-04T11:52:00Z">
            <w:rPr>
              <w:rFonts w:cs="Calibri"/>
              <w:b/>
              <w:color w:val="365F91"/>
              <w:sz w:val="30"/>
              <w:szCs w:val="30"/>
            </w:rPr>
          </w:rPrChange>
        </w:rPr>
      </w:pPr>
      <w:r w:rsidRPr="003277C6">
        <w:rPr>
          <w:b/>
          <w:color w:val="4F81BD"/>
          <w:sz w:val="18"/>
          <w:szCs w:val="18"/>
          <w:rPrChange w:id="120" w:author="Aishwarya Balan" w:date="2019-03-04T11:52:00Z">
            <w:rPr>
              <w:b/>
              <w:color w:val="4F81BD"/>
              <w:sz w:val="32"/>
              <w:szCs w:val="32"/>
            </w:rPr>
          </w:rPrChange>
        </w:rPr>
        <w:br w:type="page"/>
      </w:r>
      <w:r w:rsidRPr="003277C6">
        <w:rPr>
          <w:rFonts w:cs="Calibri"/>
          <w:b/>
          <w:color w:val="365F91"/>
          <w:sz w:val="18"/>
          <w:szCs w:val="18"/>
          <w:rPrChange w:id="121" w:author="Aishwarya Balan" w:date="2019-03-04T11:52:00Z">
            <w:rPr>
              <w:rFonts w:cs="Calibri"/>
              <w:b/>
              <w:color w:val="365F91"/>
              <w:sz w:val="30"/>
              <w:szCs w:val="30"/>
            </w:rPr>
          </w:rPrChange>
        </w:rPr>
        <w:lastRenderedPageBreak/>
        <w:t>Table of Contents</w:t>
      </w:r>
    </w:p>
    <w:p w14:paraId="1269E5C1" w14:textId="77777777" w:rsidR="00EA22C7" w:rsidRPr="003277C6" w:rsidRDefault="00EA22C7" w:rsidP="00850CD6">
      <w:pPr>
        <w:spacing w:before="120" w:after="120" w:line="23" w:lineRule="atLeast"/>
        <w:jc w:val="both"/>
        <w:rPr>
          <w:sz w:val="18"/>
          <w:szCs w:val="18"/>
          <w:rPrChange w:id="122" w:author="Aishwarya Balan" w:date="2019-03-04T11:52:00Z">
            <w:rPr/>
          </w:rPrChange>
        </w:rPr>
      </w:pPr>
    </w:p>
    <w:p w14:paraId="039FE4E6" w14:textId="77777777" w:rsidR="00EA22C7" w:rsidRPr="003277C6" w:rsidRDefault="00AF2C8C" w:rsidP="00850CD6">
      <w:pPr>
        <w:pStyle w:val="Heading1"/>
        <w:spacing w:before="120" w:after="120" w:line="23" w:lineRule="atLeast"/>
        <w:rPr>
          <w:sz w:val="18"/>
          <w:szCs w:val="18"/>
          <w:rPrChange w:id="123" w:author="Aishwarya Balan" w:date="2019-03-04T11:52:00Z">
            <w:rPr/>
          </w:rPrChange>
        </w:rPr>
      </w:pPr>
      <w:bookmarkStart w:id="124" w:name="_1379088890"/>
      <w:bookmarkStart w:id="125" w:name="_1379088944"/>
      <w:bookmarkStart w:id="126" w:name="_1379152116"/>
      <w:bookmarkStart w:id="127" w:name="_1379247977"/>
      <w:bookmarkStart w:id="128" w:name="_1379318101"/>
      <w:bookmarkStart w:id="129" w:name="_Physical_Transaction_Management"/>
      <w:bookmarkStart w:id="130" w:name="_Accounting"/>
      <w:bookmarkStart w:id="131" w:name="_Toc317159943"/>
      <w:bookmarkEnd w:id="124"/>
      <w:bookmarkEnd w:id="125"/>
      <w:bookmarkEnd w:id="126"/>
      <w:bookmarkEnd w:id="127"/>
      <w:bookmarkEnd w:id="128"/>
      <w:bookmarkEnd w:id="129"/>
      <w:bookmarkEnd w:id="130"/>
      <w:r w:rsidRPr="003277C6">
        <w:rPr>
          <w:sz w:val="18"/>
          <w:szCs w:val="18"/>
          <w:rPrChange w:id="132" w:author="Aishwarya Balan" w:date="2019-03-04T11:52:00Z">
            <w:rPr/>
          </w:rPrChange>
        </w:rPr>
        <w:lastRenderedPageBreak/>
        <w:t>Glossary of Terms</w:t>
      </w:r>
      <w:bookmarkEnd w:id="131"/>
    </w:p>
    <w:p w14:paraId="281CFF7B" w14:textId="77777777" w:rsidR="00EA22C7" w:rsidRPr="003277C6" w:rsidRDefault="00EA22C7" w:rsidP="00850CD6">
      <w:pPr>
        <w:spacing w:before="120" w:after="120" w:line="23" w:lineRule="atLeast"/>
        <w:jc w:val="both"/>
        <w:rPr>
          <w:sz w:val="18"/>
          <w:szCs w:val="18"/>
          <w:rPrChange w:id="133" w:author="Aishwarya Balan" w:date="2019-03-04T11:52:00Z">
            <w:rPr/>
          </w:rPrChange>
        </w:rPr>
      </w:pPr>
    </w:p>
    <w:tbl>
      <w:tblPr>
        <w:tblStyle w:val="TableGrid"/>
        <w:tblW w:w="0" w:type="auto"/>
        <w:tblLayout w:type="fixed"/>
        <w:tblLook w:val="0000" w:firstRow="0" w:lastRow="0" w:firstColumn="0" w:lastColumn="0" w:noHBand="0" w:noVBand="0"/>
      </w:tblPr>
      <w:tblGrid>
        <w:gridCol w:w="2285"/>
        <w:gridCol w:w="7115"/>
      </w:tblGrid>
      <w:tr w:rsidR="005D40AA" w:rsidRPr="003277C6" w14:paraId="6D5E580C" w14:textId="77777777" w:rsidTr="005D40AA">
        <w:trPr>
          <w:trHeight w:val="359"/>
        </w:trPr>
        <w:tc>
          <w:tcPr>
            <w:tcW w:w="2285" w:type="dxa"/>
          </w:tcPr>
          <w:p w14:paraId="7B81E6CC" w14:textId="77777777" w:rsidR="0061364B" w:rsidRPr="003277C6" w:rsidRDefault="0061364B" w:rsidP="00850CD6">
            <w:pPr>
              <w:pStyle w:val="NormalWeb"/>
              <w:snapToGrid w:val="0"/>
              <w:jc w:val="both"/>
              <w:rPr>
                <w:b/>
                <w:sz w:val="18"/>
                <w:szCs w:val="18"/>
                <w:rPrChange w:id="134" w:author="Aishwarya Balan" w:date="2019-03-04T11:52:00Z">
                  <w:rPr>
                    <w:b/>
                  </w:rPr>
                </w:rPrChange>
              </w:rPr>
            </w:pPr>
            <w:r w:rsidRPr="003277C6">
              <w:rPr>
                <w:b/>
                <w:sz w:val="18"/>
                <w:szCs w:val="18"/>
                <w:rPrChange w:id="135" w:author="Aishwarya Balan" w:date="2019-03-04T11:52:00Z">
                  <w:rPr>
                    <w:b/>
                  </w:rPr>
                </w:rPrChange>
              </w:rPr>
              <w:t>Term</w:t>
            </w:r>
          </w:p>
        </w:tc>
        <w:tc>
          <w:tcPr>
            <w:tcW w:w="7115" w:type="dxa"/>
          </w:tcPr>
          <w:p w14:paraId="41802D80" w14:textId="77777777" w:rsidR="0061364B" w:rsidRPr="003277C6" w:rsidRDefault="0061364B" w:rsidP="00850CD6">
            <w:pPr>
              <w:pStyle w:val="NormalWeb"/>
              <w:snapToGrid w:val="0"/>
              <w:jc w:val="both"/>
              <w:rPr>
                <w:b/>
                <w:sz w:val="18"/>
                <w:szCs w:val="18"/>
                <w:rPrChange w:id="136" w:author="Aishwarya Balan" w:date="2019-03-04T11:52:00Z">
                  <w:rPr>
                    <w:b/>
                  </w:rPr>
                </w:rPrChange>
              </w:rPr>
            </w:pPr>
            <w:r w:rsidRPr="003277C6">
              <w:rPr>
                <w:b/>
                <w:sz w:val="18"/>
                <w:szCs w:val="18"/>
                <w:rPrChange w:id="137" w:author="Aishwarya Balan" w:date="2019-03-04T11:52:00Z">
                  <w:rPr>
                    <w:b/>
                  </w:rPr>
                </w:rPrChange>
              </w:rPr>
              <w:t>Description</w:t>
            </w:r>
          </w:p>
        </w:tc>
      </w:tr>
    </w:tbl>
    <w:p w14:paraId="5764A850" w14:textId="77777777" w:rsidR="00EA22C7" w:rsidRPr="003277C6" w:rsidRDefault="00EA22C7" w:rsidP="00850CD6">
      <w:pPr>
        <w:spacing w:before="120" w:after="120" w:line="23" w:lineRule="atLeast"/>
        <w:jc w:val="both"/>
        <w:rPr>
          <w:sz w:val="18"/>
          <w:szCs w:val="18"/>
          <w:rPrChange w:id="138" w:author="Aishwarya Balan" w:date="2019-03-04T11:52:00Z">
            <w:rPr/>
          </w:rPrChange>
        </w:rPr>
      </w:pPr>
    </w:p>
    <w:p w14:paraId="4B99EAE4" w14:textId="77777777" w:rsidR="00EA22C7" w:rsidRPr="003277C6" w:rsidRDefault="0061364B" w:rsidP="00850CD6">
      <w:pPr>
        <w:pStyle w:val="Heading1"/>
        <w:rPr>
          <w:sz w:val="18"/>
          <w:szCs w:val="18"/>
          <w:rPrChange w:id="139" w:author="Aishwarya Balan" w:date="2019-03-04T11:52:00Z">
            <w:rPr/>
          </w:rPrChange>
        </w:rPr>
      </w:pPr>
      <w:r w:rsidRPr="003277C6">
        <w:rPr>
          <w:sz w:val="18"/>
          <w:szCs w:val="18"/>
          <w:rPrChange w:id="140" w:author="Aishwarya Balan" w:date="2019-03-04T11:52:00Z">
            <w:rPr/>
          </w:rPrChange>
        </w:rPr>
        <w:lastRenderedPageBreak/>
        <w:t>Requirement Traceability Matrix</w:t>
      </w:r>
    </w:p>
    <w:tbl>
      <w:tblPr>
        <w:tblW w:w="975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15"/>
        <w:gridCol w:w="803"/>
        <w:gridCol w:w="8038"/>
      </w:tblGrid>
      <w:tr w:rsidR="00ED6CA9" w:rsidRPr="003277C6" w14:paraId="5E8BB532" w14:textId="77777777" w:rsidTr="00ED654E">
        <w:trPr>
          <w:trHeight w:val="539"/>
        </w:trPr>
        <w:tc>
          <w:tcPr>
            <w:tcW w:w="915" w:type="dxa"/>
            <w:shd w:val="clear" w:color="000000" w:fill="99CCFF"/>
          </w:tcPr>
          <w:p w14:paraId="6AD500E5" w14:textId="77777777" w:rsidR="00ED6CA9" w:rsidRPr="003277C6" w:rsidDel="00F10EFA" w:rsidRDefault="00ED6CA9" w:rsidP="00850CD6">
            <w:pPr>
              <w:jc w:val="both"/>
              <w:rPr>
                <w:rFonts w:asciiTheme="minorHAnsi" w:hAnsiTheme="minorHAnsi" w:cs="Arial"/>
                <w:b/>
                <w:bCs/>
                <w:sz w:val="18"/>
                <w:szCs w:val="18"/>
                <w:lang w:eastAsia="en-US"/>
                <w:rPrChange w:id="141" w:author="Aishwarya Balan" w:date="2019-03-04T11:52:00Z">
                  <w:rPr>
                    <w:rFonts w:asciiTheme="minorHAnsi" w:hAnsiTheme="minorHAnsi" w:cs="Arial"/>
                    <w:b/>
                    <w:bCs/>
                    <w:lang w:eastAsia="en-US"/>
                  </w:rPr>
                </w:rPrChange>
              </w:rPr>
            </w:pPr>
            <w:r w:rsidRPr="003277C6">
              <w:rPr>
                <w:rFonts w:asciiTheme="minorHAnsi" w:hAnsiTheme="minorHAnsi" w:cs="Arial"/>
                <w:b/>
                <w:bCs/>
                <w:sz w:val="18"/>
                <w:szCs w:val="18"/>
                <w:lang w:eastAsia="en-US"/>
                <w:rPrChange w:id="142" w:author="Aishwarya Balan" w:date="2019-03-04T11:52:00Z">
                  <w:rPr>
                    <w:rFonts w:asciiTheme="minorHAnsi" w:hAnsiTheme="minorHAnsi" w:cs="Arial"/>
                    <w:b/>
                    <w:bCs/>
                    <w:lang w:eastAsia="en-US"/>
                  </w:rPr>
                </w:rPrChange>
              </w:rPr>
              <w:t>Req No</w:t>
            </w:r>
          </w:p>
        </w:tc>
        <w:tc>
          <w:tcPr>
            <w:tcW w:w="803" w:type="dxa"/>
            <w:shd w:val="clear" w:color="000000" w:fill="99CCFF"/>
            <w:hideMark/>
          </w:tcPr>
          <w:p w14:paraId="089049C1" w14:textId="77777777" w:rsidR="00ED6CA9" w:rsidRPr="003277C6" w:rsidRDefault="00ED6CA9" w:rsidP="00850CD6">
            <w:pPr>
              <w:jc w:val="both"/>
              <w:rPr>
                <w:rFonts w:asciiTheme="minorHAnsi" w:hAnsiTheme="minorHAnsi" w:cs="Arial"/>
                <w:b/>
                <w:bCs/>
                <w:sz w:val="18"/>
                <w:szCs w:val="18"/>
                <w:lang w:eastAsia="en-US"/>
                <w:rPrChange w:id="143" w:author="Aishwarya Balan" w:date="2019-03-04T11:52:00Z">
                  <w:rPr>
                    <w:rFonts w:asciiTheme="minorHAnsi" w:hAnsiTheme="minorHAnsi" w:cs="Arial"/>
                    <w:b/>
                    <w:bCs/>
                    <w:lang w:eastAsia="en-US"/>
                  </w:rPr>
                </w:rPrChange>
              </w:rPr>
            </w:pPr>
            <w:r w:rsidRPr="003277C6">
              <w:rPr>
                <w:rFonts w:asciiTheme="minorHAnsi" w:hAnsiTheme="minorHAnsi" w:cs="Arial"/>
                <w:b/>
                <w:bCs/>
                <w:sz w:val="18"/>
                <w:szCs w:val="18"/>
                <w:lang w:eastAsia="en-US"/>
                <w:rPrChange w:id="144" w:author="Aishwarya Balan" w:date="2019-03-04T11:52:00Z">
                  <w:rPr>
                    <w:rFonts w:asciiTheme="minorHAnsi" w:hAnsiTheme="minorHAnsi" w:cs="Arial"/>
                    <w:b/>
                    <w:bCs/>
                    <w:lang w:eastAsia="en-US"/>
                  </w:rPr>
                </w:rPrChange>
              </w:rPr>
              <w:t>Gap ID</w:t>
            </w:r>
          </w:p>
        </w:tc>
        <w:tc>
          <w:tcPr>
            <w:tcW w:w="8038" w:type="dxa"/>
            <w:shd w:val="clear" w:color="000000" w:fill="99CCFF"/>
            <w:hideMark/>
          </w:tcPr>
          <w:p w14:paraId="226A2EA2" w14:textId="77777777" w:rsidR="00ED6CA9" w:rsidRPr="003277C6" w:rsidRDefault="00ED6CA9" w:rsidP="00850CD6">
            <w:pPr>
              <w:jc w:val="both"/>
              <w:rPr>
                <w:rFonts w:asciiTheme="minorHAnsi" w:hAnsiTheme="minorHAnsi" w:cs="Arial"/>
                <w:b/>
                <w:bCs/>
                <w:sz w:val="18"/>
                <w:szCs w:val="18"/>
                <w:lang w:eastAsia="en-US"/>
                <w:rPrChange w:id="145" w:author="Aishwarya Balan" w:date="2019-03-04T11:52:00Z">
                  <w:rPr>
                    <w:rFonts w:asciiTheme="minorHAnsi" w:hAnsiTheme="minorHAnsi" w:cs="Arial"/>
                    <w:b/>
                    <w:bCs/>
                    <w:lang w:eastAsia="en-US"/>
                  </w:rPr>
                </w:rPrChange>
              </w:rPr>
            </w:pPr>
            <w:r w:rsidRPr="003277C6">
              <w:rPr>
                <w:rFonts w:asciiTheme="minorHAnsi" w:hAnsiTheme="minorHAnsi" w:cs="Arial"/>
                <w:b/>
                <w:bCs/>
                <w:sz w:val="18"/>
                <w:szCs w:val="18"/>
                <w:lang w:eastAsia="en-US"/>
                <w:rPrChange w:id="146" w:author="Aishwarya Balan" w:date="2019-03-04T11:52:00Z">
                  <w:rPr>
                    <w:rFonts w:asciiTheme="minorHAnsi" w:hAnsiTheme="minorHAnsi" w:cs="Arial"/>
                    <w:b/>
                    <w:bCs/>
                    <w:lang w:eastAsia="en-US"/>
                  </w:rPr>
                </w:rPrChange>
              </w:rPr>
              <w:t>Requirement Description</w:t>
            </w:r>
          </w:p>
        </w:tc>
      </w:tr>
    </w:tbl>
    <w:p w14:paraId="30B32FC8" w14:textId="77777777" w:rsidR="005D40AA" w:rsidRPr="003277C6" w:rsidRDefault="005D40AA" w:rsidP="00850CD6">
      <w:pPr>
        <w:spacing w:before="120" w:after="120" w:line="23" w:lineRule="atLeast"/>
        <w:jc w:val="both"/>
        <w:rPr>
          <w:sz w:val="18"/>
          <w:szCs w:val="18"/>
          <w:rPrChange w:id="147" w:author="Aishwarya Balan" w:date="2019-03-04T11:52:00Z">
            <w:rPr>
              <w:sz w:val="22"/>
              <w:szCs w:val="22"/>
            </w:rPr>
          </w:rPrChange>
        </w:rPr>
      </w:pPr>
      <w:r w:rsidRPr="003277C6">
        <w:rPr>
          <w:sz w:val="18"/>
          <w:szCs w:val="18"/>
          <w:rPrChange w:id="148" w:author="Aishwarya Balan" w:date="2019-03-04T11:52:00Z">
            <w:rPr>
              <w:sz w:val="22"/>
              <w:szCs w:val="22"/>
            </w:rPr>
          </w:rPrChange>
        </w:rPr>
        <w:tab/>
      </w:r>
    </w:p>
    <w:p w14:paraId="653CE5B8" w14:textId="77777777" w:rsidR="0061364B" w:rsidRPr="003277C6" w:rsidRDefault="0061364B" w:rsidP="00850CD6">
      <w:pPr>
        <w:spacing w:before="120" w:after="120" w:line="23" w:lineRule="atLeast"/>
        <w:jc w:val="both"/>
        <w:rPr>
          <w:sz w:val="18"/>
          <w:szCs w:val="18"/>
          <w:rPrChange w:id="149" w:author="Aishwarya Balan" w:date="2019-03-04T11:52:00Z">
            <w:rPr>
              <w:sz w:val="22"/>
              <w:szCs w:val="22"/>
            </w:rPr>
          </w:rPrChange>
        </w:rPr>
      </w:pPr>
    </w:p>
    <w:p w14:paraId="6C45AA6B" w14:textId="77777777" w:rsidR="00EA22C7" w:rsidRPr="003277C6" w:rsidRDefault="00364DD8" w:rsidP="00850CD6">
      <w:pPr>
        <w:pStyle w:val="Heading1"/>
        <w:rPr>
          <w:sz w:val="18"/>
          <w:szCs w:val="18"/>
          <w:rPrChange w:id="150" w:author="Aishwarya Balan" w:date="2019-03-04T11:52:00Z">
            <w:rPr/>
          </w:rPrChange>
        </w:rPr>
      </w:pPr>
      <w:r w:rsidRPr="003277C6">
        <w:rPr>
          <w:sz w:val="18"/>
          <w:szCs w:val="18"/>
          <w:rPrChange w:id="151" w:author="Aishwarya Balan" w:date="2019-03-04T11:52:00Z">
            <w:rPr/>
          </w:rPrChange>
        </w:rPr>
        <w:lastRenderedPageBreak/>
        <w:t xml:space="preserve"> </w:t>
      </w:r>
      <w:bookmarkStart w:id="152" w:name="_Toc317159944"/>
      <w:r w:rsidRPr="003277C6">
        <w:rPr>
          <w:sz w:val="18"/>
          <w:szCs w:val="18"/>
          <w:rPrChange w:id="153" w:author="Aishwarya Balan" w:date="2019-03-04T11:52:00Z">
            <w:rPr/>
          </w:rPrChange>
        </w:rPr>
        <w:t>Introduction</w:t>
      </w:r>
      <w:bookmarkEnd w:id="152"/>
    </w:p>
    <w:p w14:paraId="47A7BE43" w14:textId="77777777" w:rsidR="000065EE" w:rsidRPr="003277C6" w:rsidRDefault="000065EE" w:rsidP="00BF6560">
      <w:pPr>
        <w:pStyle w:val="BodyText"/>
        <w:spacing w:before="120" w:line="276" w:lineRule="auto"/>
        <w:jc w:val="both"/>
        <w:rPr>
          <w:color w:val="auto"/>
          <w:sz w:val="18"/>
          <w:lang w:eastAsia="en-US"/>
          <w:rPrChange w:id="154" w:author="Aishwarya Balan" w:date="2019-03-04T11:52:00Z">
            <w:rPr>
              <w:color w:val="auto"/>
              <w:lang w:eastAsia="en-US"/>
            </w:rPr>
          </w:rPrChange>
        </w:rPr>
      </w:pPr>
      <w:r w:rsidRPr="003277C6">
        <w:rPr>
          <w:color w:val="auto"/>
          <w:sz w:val="18"/>
          <w:lang w:eastAsia="en-US"/>
          <w:rPrChange w:id="155" w:author="Aishwarya Balan" w:date="2019-03-04T11:52:00Z">
            <w:rPr>
              <w:color w:val="auto"/>
              <w:lang w:eastAsia="en-US"/>
            </w:rPr>
          </w:rPrChange>
        </w:rPr>
        <w:t>Credit Risk is a v</w:t>
      </w:r>
      <w:r w:rsidR="00C377E7" w:rsidRPr="003277C6">
        <w:rPr>
          <w:color w:val="auto"/>
          <w:sz w:val="18"/>
          <w:lang w:eastAsia="en-US"/>
          <w:rPrChange w:id="156" w:author="Aishwarya Balan" w:date="2019-03-04T11:52:00Z">
            <w:rPr>
              <w:color w:val="auto"/>
              <w:lang w:eastAsia="en-US"/>
            </w:rPr>
          </w:rPrChange>
        </w:rPr>
        <w:t>ery important business operation</w:t>
      </w:r>
      <w:r w:rsidRPr="003277C6">
        <w:rPr>
          <w:color w:val="auto"/>
          <w:sz w:val="18"/>
          <w:lang w:eastAsia="en-US"/>
          <w:rPrChange w:id="157" w:author="Aishwarya Balan" w:date="2019-03-04T11:52:00Z">
            <w:rPr>
              <w:color w:val="auto"/>
              <w:lang w:eastAsia="en-US"/>
            </w:rPr>
          </w:rPrChange>
        </w:rPr>
        <w:t xml:space="preserve"> performed with</w:t>
      </w:r>
      <w:r w:rsidR="00C377E7" w:rsidRPr="003277C6">
        <w:rPr>
          <w:color w:val="auto"/>
          <w:sz w:val="18"/>
          <w:lang w:eastAsia="en-US"/>
          <w:rPrChange w:id="158" w:author="Aishwarya Balan" w:date="2019-03-04T11:52:00Z">
            <w:rPr>
              <w:color w:val="auto"/>
              <w:lang w:eastAsia="en-US"/>
            </w:rPr>
          </w:rPrChange>
        </w:rPr>
        <w:t>in</w:t>
      </w:r>
      <w:r w:rsidRPr="003277C6">
        <w:rPr>
          <w:color w:val="auto"/>
          <w:sz w:val="18"/>
          <w:lang w:eastAsia="en-US"/>
          <w:rPrChange w:id="159" w:author="Aishwarya Balan" w:date="2019-03-04T11:52:00Z">
            <w:rPr>
              <w:color w:val="auto"/>
              <w:lang w:eastAsia="en-US"/>
            </w:rPr>
          </w:rPrChange>
        </w:rPr>
        <w:t xml:space="preserve"> organizations. Credit Risk functionality entails the following </w:t>
      </w:r>
      <w:r w:rsidR="00C377E7" w:rsidRPr="003277C6">
        <w:rPr>
          <w:color w:val="auto"/>
          <w:sz w:val="18"/>
          <w:lang w:eastAsia="en-US"/>
          <w:rPrChange w:id="160" w:author="Aishwarya Balan" w:date="2019-03-04T11:52:00Z">
            <w:rPr>
              <w:color w:val="auto"/>
              <w:lang w:eastAsia="en-US"/>
            </w:rPr>
          </w:rPrChange>
        </w:rPr>
        <w:t>(</w:t>
      </w:r>
      <w:r w:rsidRPr="003277C6">
        <w:rPr>
          <w:color w:val="auto"/>
          <w:sz w:val="18"/>
          <w:lang w:eastAsia="en-US"/>
          <w:rPrChange w:id="161" w:author="Aishwarya Balan" w:date="2019-03-04T11:52:00Z">
            <w:rPr>
              <w:color w:val="auto"/>
              <w:lang w:eastAsia="en-US"/>
            </w:rPr>
          </w:rPrChange>
        </w:rPr>
        <w:t>is not limited to only them</w:t>
      </w:r>
      <w:r w:rsidR="00C377E7" w:rsidRPr="003277C6">
        <w:rPr>
          <w:color w:val="auto"/>
          <w:sz w:val="18"/>
          <w:lang w:eastAsia="en-US"/>
          <w:rPrChange w:id="162" w:author="Aishwarya Balan" w:date="2019-03-04T11:52:00Z">
            <w:rPr>
              <w:color w:val="auto"/>
              <w:lang w:eastAsia="en-US"/>
            </w:rPr>
          </w:rPrChange>
        </w:rPr>
        <w:t>)</w:t>
      </w:r>
      <w:r w:rsidRPr="003277C6">
        <w:rPr>
          <w:color w:val="auto"/>
          <w:sz w:val="18"/>
          <w:lang w:eastAsia="en-US"/>
          <w:rPrChange w:id="163" w:author="Aishwarya Balan" w:date="2019-03-04T11:52:00Z">
            <w:rPr>
              <w:color w:val="auto"/>
              <w:lang w:eastAsia="en-US"/>
            </w:rPr>
          </w:rPrChange>
        </w:rPr>
        <w:t>:</w:t>
      </w:r>
    </w:p>
    <w:p w14:paraId="093ADFB1" w14:textId="77777777" w:rsidR="000065EE" w:rsidRPr="003277C6" w:rsidRDefault="000065EE" w:rsidP="000065EE">
      <w:pPr>
        <w:pStyle w:val="BodyText"/>
        <w:numPr>
          <w:ilvl w:val="0"/>
          <w:numId w:val="8"/>
        </w:numPr>
        <w:spacing w:before="120" w:line="276" w:lineRule="auto"/>
        <w:jc w:val="both"/>
        <w:rPr>
          <w:color w:val="auto"/>
          <w:sz w:val="18"/>
          <w:lang w:eastAsia="en-US"/>
          <w:rPrChange w:id="164" w:author="Aishwarya Balan" w:date="2019-03-04T11:52:00Z">
            <w:rPr>
              <w:color w:val="auto"/>
              <w:lang w:eastAsia="en-US"/>
            </w:rPr>
          </w:rPrChange>
        </w:rPr>
      </w:pPr>
      <w:r w:rsidRPr="003277C6">
        <w:rPr>
          <w:color w:val="auto"/>
          <w:sz w:val="18"/>
          <w:lang w:eastAsia="en-US"/>
          <w:rPrChange w:id="165" w:author="Aishwarya Balan" w:date="2019-03-04T11:52:00Z">
            <w:rPr>
              <w:color w:val="auto"/>
              <w:lang w:eastAsia="en-US"/>
            </w:rPr>
          </w:rPrChange>
        </w:rPr>
        <w:t>Counterparty Maintenance</w:t>
      </w:r>
    </w:p>
    <w:p w14:paraId="32A44A7D" w14:textId="77777777" w:rsidR="000065EE" w:rsidRPr="003277C6" w:rsidRDefault="000065EE" w:rsidP="000065EE">
      <w:pPr>
        <w:pStyle w:val="BodyText"/>
        <w:numPr>
          <w:ilvl w:val="0"/>
          <w:numId w:val="8"/>
        </w:numPr>
        <w:spacing w:before="120" w:line="276" w:lineRule="auto"/>
        <w:jc w:val="both"/>
        <w:rPr>
          <w:color w:val="auto"/>
          <w:sz w:val="18"/>
          <w:lang w:eastAsia="en-US"/>
          <w:rPrChange w:id="166" w:author="Aishwarya Balan" w:date="2019-03-04T11:52:00Z">
            <w:rPr>
              <w:color w:val="auto"/>
              <w:lang w:eastAsia="en-US"/>
            </w:rPr>
          </w:rPrChange>
        </w:rPr>
      </w:pPr>
      <w:r w:rsidRPr="003277C6">
        <w:rPr>
          <w:color w:val="auto"/>
          <w:sz w:val="18"/>
          <w:lang w:eastAsia="en-US"/>
          <w:rPrChange w:id="167" w:author="Aishwarya Balan" w:date="2019-03-04T11:52:00Z">
            <w:rPr>
              <w:color w:val="auto"/>
              <w:lang w:eastAsia="en-US"/>
            </w:rPr>
          </w:rPrChange>
        </w:rPr>
        <w:t>Limit Maintenance</w:t>
      </w:r>
    </w:p>
    <w:p w14:paraId="63CA784C" w14:textId="77777777" w:rsidR="000065EE" w:rsidRPr="003277C6" w:rsidRDefault="00AE566A" w:rsidP="000065EE">
      <w:pPr>
        <w:pStyle w:val="BodyText"/>
        <w:numPr>
          <w:ilvl w:val="0"/>
          <w:numId w:val="8"/>
        </w:numPr>
        <w:spacing w:before="120" w:line="276" w:lineRule="auto"/>
        <w:jc w:val="both"/>
        <w:rPr>
          <w:color w:val="auto"/>
          <w:sz w:val="18"/>
          <w:lang w:eastAsia="en-US"/>
          <w:rPrChange w:id="168" w:author="Aishwarya Balan" w:date="2019-03-04T11:52:00Z">
            <w:rPr>
              <w:color w:val="auto"/>
              <w:lang w:eastAsia="en-US"/>
            </w:rPr>
          </w:rPrChange>
        </w:rPr>
      </w:pPr>
      <w:r w:rsidRPr="003277C6">
        <w:rPr>
          <w:color w:val="auto"/>
          <w:sz w:val="18"/>
          <w:lang w:eastAsia="en-US"/>
          <w:rPrChange w:id="169" w:author="Aishwarya Balan" w:date="2019-03-04T11:52:00Z">
            <w:rPr>
              <w:color w:val="auto"/>
              <w:lang w:eastAsia="en-US"/>
            </w:rPr>
          </w:rPrChange>
        </w:rPr>
        <w:t xml:space="preserve">Credit </w:t>
      </w:r>
      <w:r w:rsidR="000065EE" w:rsidRPr="003277C6">
        <w:rPr>
          <w:color w:val="auto"/>
          <w:sz w:val="18"/>
          <w:lang w:eastAsia="en-US"/>
          <w:rPrChange w:id="170" w:author="Aishwarya Balan" w:date="2019-03-04T11:52:00Z">
            <w:rPr>
              <w:color w:val="auto"/>
              <w:lang w:eastAsia="en-US"/>
            </w:rPr>
          </w:rPrChange>
        </w:rPr>
        <w:t>Exposure</w:t>
      </w:r>
    </w:p>
    <w:p w14:paraId="6975E21C" w14:textId="77777777" w:rsidR="000065EE" w:rsidRPr="003277C6" w:rsidRDefault="000065EE" w:rsidP="000065EE">
      <w:pPr>
        <w:pStyle w:val="BodyText"/>
        <w:numPr>
          <w:ilvl w:val="0"/>
          <w:numId w:val="8"/>
        </w:numPr>
        <w:spacing w:before="120" w:line="276" w:lineRule="auto"/>
        <w:jc w:val="both"/>
        <w:rPr>
          <w:color w:val="auto"/>
          <w:sz w:val="18"/>
          <w:lang w:eastAsia="en-US"/>
          <w:rPrChange w:id="171" w:author="Aishwarya Balan" w:date="2019-03-04T11:52:00Z">
            <w:rPr>
              <w:color w:val="auto"/>
              <w:lang w:eastAsia="en-US"/>
            </w:rPr>
          </w:rPrChange>
        </w:rPr>
      </w:pPr>
      <w:r w:rsidRPr="003277C6">
        <w:rPr>
          <w:color w:val="auto"/>
          <w:sz w:val="18"/>
          <w:lang w:eastAsia="en-US"/>
          <w:rPrChange w:id="172" w:author="Aishwarya Balan" w:date="2019-03-04T11:52:00Z">
            <w:rPr>
              <w:color w:val="auto"/>
              <w:lang w:eastAsia="en-US"/>
            </w:rPr>
          </w:rPrChange>
        </w:rPr>
        <w:t>Credit Risk Calculations</w:t>
      </w:r>
    </w:p>
    <w:p w14:paraId="6A703897" w14:textId="77777777" w:rsidR="00CB78ED" w:rsidRPr="003277C6" w:rsidRDefault="00CB78ED" w:rsidP="00CB78ED">
      <w:pPr>
        <w:pStyle w:val="BodyText"/>
        <w:numPr>
          <w:ilvl w:val="0"/>
          <w:numId w:val="8"/>
        </w:numPr>
        <w:spacing w:before="120" w:line="276" w:lineRule="auto"/>
        <w:jc w:val="both"/>
        <w:rPr>
          <w:color w:val="auto"/>
          <w:sz w:val="18"/>
          <w:lang w:eastAsia="en-US"/>
          <w:rPrChange w:id="173" w:author="Aishwarya Balan" w:date="2019-03-04T11:52:00Z">
            <w:rPr>
              <w:color w:val="auto"/>
              <w:lang w:eastAsia="en-US"/>
            </w:rPr>
          </w:rPrChange>
        </w:rPr>
      </w:pPr>
      <w:r w:rsidRPr="003277C6">
        <w:rPr>
          <w:color w:val="auto"/>
          <w:sz w:val="18"/>
          <w:lang w:eastAsia="en-US"/>
          <w:rPrChange w:id="174" w:author="Aishwarya Balan" w:date="2019-03-04T11:52:00Z">
            <w:rPr>
              <w:color w:val="auto"/>
              <w:lang w:eastAsia="en-US"/>
            </w:rPr>
          </w:rPrChange>
        </w:rPr>
        <w:t>Workflow and Notifications</w:t>
      </w:r>
    </w:p>
    <w:p w14:paraId="6E37F2B0" w14:textId="77777777" w:rsidR="00EA22C7" w:rsidRPr="003277C6" w:rsidRDefault="00AF2C8C" w:rsidP="00BF6560">
      <w:pPr>
        <w:pStyle w:val="BodyText"/>
        <w:spacing w:before="120" w:line="276" w:lineRule="auto"/>
        <w:jc w:val="both"/>
        <w:rPr>
          <w:b/>
          <w:sz w:val="18"/>
          <w:rPrChange w:id="175" w:author="Aishwarya Balan" w:date="2019-03-04T11:52:00Z">
            <w:rPr>
              <w:b/>
            </w:rPr>
          </w:rPrChange>
        </w:rPr>
      </w:pPr>
      <w:r w:rsidRPr="003277C6">
        <w:rPr>
          <w:b/>
          <w:sz w:val="18"/>
          <w:rPrChange w:id="176" w:author="Aishwarya Balan" w:date="2019-03-04T11:52:00Z">
            <w:rPr>
              <w:b/>
            </w:rPr>
          </w:rPrChange>
        </w:rPr>
        <w:t>Solution Overview</w:t>
      </w:r>
    </w:p>
    <w:p w14:paraId="7366311C" w14:textId="77777777" w:rsidR="00B905A4" w:rsidRPr="003277C6" w:rsidRDefault="00B905A4" w:rsidP="00850CD6">
      <w:pPr>
        <w:spacing w:before="120" w:after="120" w:line="23" w:lineRule="atLeast"/>
        <w:jc w:val="both"/>
        <w:rPr>
          <w:b/>
          <w:i/>
          <w:sz w:val="18"/>
          <w:szCs w:val="18"/>
          <w:u w:val="single"/>
          <w:lang w:val="en-AU" w:eastAsia="en-US"/>
          <w:rPrChange w:id="177" w:author="Aishwarya Balan" w:date="2019-03-04T11:52:00Z">
            <w:rPr>
              <w:b/>
              <w:i/>
              <w:sz w:val="22"/>
              <w:szCs w:val="18"/>
              <w:u w:val="single"/>
              <w:lang w:val="en-AU" w:eastAsia="en-US"/>
            </w:rPr>
          </w:rPrChange>
        </w:rPr>
      </w:pPr>
      <w:r w:rsidRPr="003277C6">
        <w:rPr>
          <w:b/>
          <w:i/>
          <w:sz w:val="18"/>
          <w:szCs w:val="18"/>
          <w:u w:val="single"/>
          <w:lang w:val="en-AU" w:eastAsia="en-US"/>
          <w:rPrChange w:id="178" w:author="Aishwarya Balan" w:date="2019-03-04T11:52:00Z">
            <w:rPr>
              <w:b/>
              <w:i/>
              <w:sz w:val="22"/>
              <w:szCs w:val="18"/>
              <w:u w:val="single"/>
              <w:lang w:val="en-AU" w:eastAsia="en-US"/>
            </w:rPr>
          </w:rPrChange>
        </w:rPr>
        <w:t>Proposed Functionality:</w:t>
      </w:r>
    </w:p>
    <w:p w14:paraId="6A60A805" w14:textId="17B23113" w:rsidR="00DC491D" w:rsidRDefault="002B6203">
      <w:pPr>
        <w:spacing w:before="120" w:after="120" w:line="276" w:lineRule="auto"/>
        <w:jc w:val="both"/>
        <w:rPr>
          <w:ins w:id="179" w:author="Gaurav Shah" w:date="2019-03-19T23:47:00Z"/>
          <w:sz w:val="18"/>
          <w:szCs w:val="18"/>
        </w:rPr>
      </w:pPr>
      <w:ins w:id="180" w:author="Aishwarya Balan" w:date="2019-02-06T18:35:00Z">
        <w:r w:rsidRPr="003277C6">
          <w:rPr>
            <w:sz w:val="18"/>
            <w:szCs w:val="18"/>
            <w:rPrChange w:id="181" w:author="Aishwarya Balan" w:date="2019-03-04T11:52:00Z">
              <w:rPr>
                <w:sz w:val="22"/>
                <w:szCs w:val="22"/>
              </w:rPr>
            </w:rPrChange>
          </w:rPr>
          <w:t xml:space="preserve">In Credit Risk App </w:t>
        </w:r>
        <w:del w:id="182" w:author="Gaurav Shah" w:date="2019-03-19T23:48:00Z">
          <w:r w:rsidRPr="003277C6" w:rsidDel="00DC491D">
            <w:rPr>
              <w:sz w:val="18"/>
              <w:szCs w:val="18"/>
              <w:rPrChange w:id="183" w:author="Aishwarya Balan" w:date="2019-03-04T11:52:00Z">
                <w:rPr>
                  <w:sz w:val="22"/>
                  <w:szCs w:val="22"/>
                </w:rPr>
              </w:rPrChange>
            </w:rPr>
            <w:delText>functionalit</w:delText>
          </w:r>
        </w:del>
      </w:ins>
      <w:ins w:id="184" w:author="Aishwarya Balan" w:date="2019-02-06T18:36:00Z">
        <w:del w:id="185" w:author="Gaurav Shah" w:date="2019-03-19T23:48:00Z">
          <w:r w:rsidRPr="003277C6" w:rsidDel="00DC491D">
            <w:rPr>
              <w:sz w:val="18"/>
              <w:szCs w:val="18"/>
              <w:rPrChange w:id="186" w:author="Aishwarya Balan" w:date="2019-03-04T11:52:00Z">
                <w:rPr>
                  <w:sz w:val="22"/>
                  <w:szCs w:val="22"/>
                </w:rPr>
              </w:rPrChange>
            </w:rPr>
            <w:delText xml:space="preserve">y </w:delText>
          </w:r>
        </w:del>
        <w:r w:rsidRPr="003277C6">
          <w:rPr>
            <w:sz w:val="18"/>
            <w:szCs w:val="18"/>
            <w:rPrChange w:id="187" w:author="Aishwarya Balan" w:date="2019-03-04T11:52:00Z">
              <w:rPr>
                <w:sz w:val="22"/>
                <w:szCs w:val="22"/>
              </w:rPr>
            </w:rPrChange>
          </w:rPr>
          <w:t xml:space="preserve">the </w:t>
        </w:r>
      </w:ins>
      <w:ins w:id="188" w:author="Gaurav Shah" w:date="2019-03-19T23:48:00Z">
        <w:r w:rsidR="00DC491D">
          <w:rPr>
            <w:sz w:val="18"/>
            <w:szCs w:val="18"/>
          </w:rPr>
          <w:t xml:space="preserve">Counterparty </w:t>
        </w:r>
      </w:ins>
      <w:ins w:id="189" w:author="Aishwarya Balan" w:date="2019-02-06T18:36:00Z">
        <w:del w:id="190" w:author="Gaurav Shah" w:date="2019-03-19T23:48:00Z">
          <w:r w:rsidRPr="003277C6" w:rsidDel="00DC491D">
            <w:rPr>
              <w:sz w:val="18"/>
              <w:szCs w:val="18"/>
              <w:rPrChange w:id="191" w:author="Aishwarya Balan" w:date="2019-03-04T11:52:00Z">
                <w:rPr>
                  <w:sz w:val="22"/>
                  <w:szCs w:val="22"/>
                </w:rPr>
              </w:rPrChange>
            </w:rPr>
            <w:delText>Master</w:delText>
          </w:r>
        </w:del>
      </w:ins>
      <w:ins w:id="192" w:author="Gaurav Shah" w:date="2019-03-19T23:48:00Z">
        <w:r w:rsidR="00DC491D">
          <w:rPr>
            <w:sz w:val="18"/>
            <w:szCs w:val="18"/>
          </w:rPr>
          <w:t xml:space="preserve">Maintenance is driven </w:t>
        </w:r>
      </w:ins>
      <w:ins w:id="193" w:author="Gaurav Shah" w:date="2019-03-19T23:49:00Z">
        <w:r w:rsidR="00DC491D">
          <w:rPr>
            <w:sz w:val="18"/>
            <w:szCs w:val="18"/>
          </w:rPr>
          <w:t xml:space="preserve">by a </w:t>
        </w:r>
        <w:proofErr w:type="gramStart"/>
        <w:r w:rsidR="00DC491D">
          <w:rPr>
            <w:sz w:val="18"/>
            <w:szCs w:val="18"/>
          </w:rPr>
          <w:t>back end</w:t>
        </w:r>
        <w:proofErr w:type="gramEnd"/>
        <w:r w:rsidR="00DC491D">
          <w:rPr>
            <w:sz w:val="18"/>
            <w:szCs w:val="18"/>
          </w:rPr>
          <w:t xml:space="preserve"> flag:</w:t>
        </w:r>
      </w:ins>
      <w:ins w:id="194" w:author="Aishwarya Balan" w:date="2019-02-06T18:36:00Z">
        <w:del w:id="195" w:author="Gaurav Shah" w:date="2019-03-19T23:49:00Z">
          <w:r w:rsidRPr="003277C6" w:rsidDel="00DC491D">
            <w:rPr>
              <w:sz w:val="18"/>
              <w:szCs w:val="18"/>
              <w:rPrChange w:id="196" w:author="Aishwarya Balan" w:date="2019-03-04T11:52:00Z">
                <w:rPr>
                  <w:sz w:val="22"/>
                  <w:szCs w:val="22"/>
                </w:rPr>
              </w:rPrChange>
            </w:rPr>
            <w:delText xml:space="preserve"> Data </w:delText>
          </w:r>
        </w:del>
        <w:del w:id="197" w:author="Gaurav Shah" w:date="2019-03-19T23:47:00Z">
          <w:r w:rsidRPr="003277C6" w:rsidDel="00DC491D">
            <w:rPr>
              <w:sz w:val="18"/>
              <w:szCs w:val="18"/>
              <w:rPrChange w:id="198" w:author="Aishwarya Balan" w:date="2019-03-04T11:52:00Z">
                <w:rPr>
                  <w:sz w:val="22"/>
                  <w:szCs w:val="22"/>
                </w:rPr>
              </w:rPrChange>
            </w:rPr>
            <w:delText>is</w:delText>
          </w:r>
        </w:del>
        <w:del w:id="199" w:author="Gaurav Shah" w:date="2019-03-19T23:48:00Z">
          <w:r w:rsidRPr="003277C6" w:rsidDel="00DC491D">
            <w:rPr>
              <w:sz w:val="18"/>
              <w:szCs w:val="18"/>
              <w:rPrChange w:id="200" w:author="Aishwarya Balan" w:date="2019-03-04T11:52:00Z">
                <w:rPr>
                  <w:sz w:val="22"/>
                  <w:szCs w:val="22"/>
                </w:rPr>
              </w:rPrChange>
            </w:rPr>
            <w:delText xml:space="preserve"> created and maintained </w:delText>
          </w:r>
        </w:del>
      </w:ins>
    </w:p>
    <w:p w14:paraId="2AAF2F3B" w14:textId="27C27CEA" w:rsidR="00DC491D" w:rsidRPr="00793F75" w:rsidRDefault="00DC491D" w:rsidP="00DC491D">
      <w:pPr>
        <w:spacing w:before="120" w:after="120" w:line="276" w:lineRule="auto"/>
        <w:jc w:val="both"/>
        <w:rPr>
          <w:ins w:id="201" w:author="Gaurav Shah" w:date="2019-03-19T23:52:00Z"/>
          <w:color w:val="FF0000"/>
          <w:sz w:val="18"/>
          <w:szCs w:val="18"/>
        </w:rPr>
      </w:pPr>
      <w:ins w:id="202" w:author="Gaurav Shah" w:date="2019-03-19T23:52:00Z">
        <w:r>
          <w:rPr>
            <w:sz w:val="18"/>
            <w:szCs w:val="18"/>
          </w:rPr>
          <w:t>1</w:t>
        </w:r>
        <w:r w:rsidRPr="00793F75">
          <w:rPr>
            <w:sz w:val="18"/>
            <w:szCs w:val="18"/>
          </w:rPr>
          <w:t>. Inhouse</w:t>
        </w:r>
        <w:r>
          <w:rPr>
            <w:sz w:val="18"/>
            <w:szCs w:val="18"/>
          </w:rPr>
          <w:t xml:space="preserve">: This denotes the Credit Risk App is the owner and golden source for Counterparty data. This flag allows the Users to directly upload or add Counterparties in the </w:t>
        </w:r>
        <w:r w:rsidRPr="00793F75">
          <w:rPr>
            <w:sz w:val="18"/>
            <w:szCs w:val="18"/>
          </w:rPr>
          <w:t>Credit Risk App.</w:t>
        </w:r>
      </w:ins>
    </w:p>
    <w:p w14:paraId="0E184996" w14:textId="6F4EC35A" w:rsidR="00DC491D" w:rsidRPr="000C233C" w:rsidRDefault="00DC491D">
      <w:pPr>
        <w:spacing w:before="120" w:after="120" w:line="276" w:lineRule="auto"/>
        <w:jc w:val="both"/>
        <w:rPr>
          <w:ins w:id="203" w:author="Gaurav Shah" w:date="2019-03-19T23:47:00Z"/>
          <w:color w:val="C00000"/>
          <w:sz w:val="18"/>
          <w:szCs w:val="18"/>
          <w:rPrChange w:id="204" w:author="Aishwarya Balan" w:date="2019-05-29T11:52:00Z">
            <w:rPr>
              <w:ins w:id="205" w:author="Gaurav Shah" w:date="2019-03-19T23:47:00Z"/>
              <w:color w:val="FF0000"/>
              <w:sz w:val="18"/>
              <w:szCs w:val="18"/>
            </w:rPr>
          </w:rPrChange>
        </w:rPr>
      </w:pPr>
      <w:ins w:id="206" w:author="Gaurav Shah" w:date="2019-03-19T23:52:00Z">
        <w:r>
          <w:rPr>
            <w:sz w:val="18"/>
            <w:szCs w:val="18"/>
          </w:rPr>
          <w:t>2</w:t>
        </w:r>
      </w:ins>
      <w:ins w:id="207" w:author="Gaurav Shah" w:date="2019-03-19T23:47:00Z">
        <w:r>
          <w:rPr>
            <w:sz w:val="18"/>
            <w:szCs w:val="18"/>
          </w:rPr>
          <w:t xml:space="preserve">. </w:t>
        </w:r>
      </w:ins>
      <w:ins w:id="208" w:author="Aishwarya Balan" w:date="2019-02-06T18:37:00Z">
        <w:del w:id="209" w:author="Gaurav Shah" w:date="2019-03-19T23:47:00Z">
          <w:r w:rsidR="002B6203" w:rsidRPr="003277C6" w:rsidDel="00DC491D">
            <w:rPr>
              <w:sz w:val="18"/>
              <w:szCs w:val="18"/>
              <w:rPrChange w:id="210" w:author="Aishwarya Balan" w:date="2019-03-04T11:52:00Z">
                <w:rPr>
                  <w:sz w:val="22"/>
                  <w:szCs w:val="22"/>
                </w:rPr>
              </w:rPrChange>
            </w:rPr>
            <w:delText xml:space="preserve">as </w:delText>
          </w:r>
        </w:del>
      </w:ins>
      <w:ins w:id="211" w:author="Aishwarya Balan" w:date="2019-02-06T18:59:00Z">
        <w:r w:rsidR="002C12D9" w:rsidRPr="00DC491D">
          <w:rPr>
            <w:sz w:val="18"/>
            <w:szCs w:val="18"/>
            <w:rPrChange w:id="212" w:author="Gaurav Shah" w:date="2019-03-19T23:47:00Z">
              <w:rPr>
                <w:sz w:val="22"/>
                <w:szCs w:val="22"/>
              </w:rPr>
            </w:rPrChange>
          </w:rPr>
          <w:t>Outhouse</w:t>
        </w:r>
      </w:ins>
      <w:ins w:id="213" w:author="Gaurav Shah" w:date="2019-03-19T23:49:00Z">
        <w:r>
          <w:rPr>
            <w:sz w:val="18"/>
            <w:szCs w:val="18"/>
          </w:rPr>
          <w:t xml:space="preserve">: </w:t>
        </w:r>
      </w:ins>
      <w:ins w:id="214" w:author="Gaurav Shah" w:date="2019-03-19T23:50:00Z">
        <w:r>
          <w:rPr>
            <w:sz w:val="18"/>
            <w:szCs w:val="18"/>
          </w:rPr>
          <w:t xml:space="preserve">This denotes the </w:t>
        </w:r>
      </w:ins>
      <w:ins w:id="215" w:author="Gaurav Shah" w:date="2019-03-19T23:52:00Z">
        <w:r>
          <w:rPr>
            <w:sz w:val="18"/>
            <w:szCs w:val="18"/>
          </w:rPr>
          <w:t>owner and golden source</w:t>
        </w:r>
      </w:ins>
      <w:ins w:id="216" w:author="Gaurav Shah" w:date="2019-03-19T23:50:00Z">
        <w:r>
          <w:rPr>
            <w:sz w:val="18"/>
            <w:szCs w:val="18"/>
          </w:rPr>
          <w:t xml:space="preserve"> of the Counterparty information is an external source outside of the Credit Risk App. In the case of </w:t>
        </w:r>
        <w:proofErr w:type="spellStart"/>
        <w:r>
          <w:rPr>
            <w:sz w:val="18"/>
            <w:szCs w:val="18"/>
          </w:rPr>
          <w:t>Manuchar</w:t>
        </w:r>
        <w:proofErr w:type="spellEnd"/>
        <w:r>
          <w:rPr>
            <w:sz w:val="18"/>
            <w:szCs w:val="18"/>
          </w:rPr>
          <w:t xml:space="preserve">, its </w:t>
        </w:r>
        <w:proofErr w:type="spellStart"/>
        <w:r>
          <w:rPr>
            <w:sz w:val="18"/>
            <w:szCs w:val="18"/>
          </w:rPr>
          <w:t>Eka</w:t>
        </w:r>
        <w:proofErr w:type="spellEnd"/>
        <w:r>
          <w:rPr>
            <w:sz w:val="18"/>
            <w:szCs w:val="18"/>
          </w:rPr>
          <w:t xml:space="preserve"> TRM – hence </w:t>
        </w:r>
      </w:ins>
      <w:ins w:id="217" w:author="Aishwarya Balan" w:date="2019-02-06T18:59:00Z">
        <w:del w:id="218" w:author="Gaurav Shah" w:date="2019-03-19T23:50:00Z">
          <w:r w:rsidR="002C12D9" w:rsidRPr="00DC491D" w:rsidDel="00DC491D">
            <w:rPr>
              <w:sz w:val="18"/>
              <w:szCs w:val="18"/>
              <w:rPrChange w:id="219" w:author="Gaurav Shah" w:date="2019-03-19T23:47:00Z">
                <w:rPr>
                  <w:sz w:val="22"/>
                  <w:szCs w:val="22"/>
                </w:rPr>
              </w:rPrChange>
            </w:rPr>
            <w:delText xml:space="preserve"> source</w:delText>
          </w:r>
        </w:del>
        <w:del w:id="220" w:author="Gaurav Shah" w:date="2019-03-19T23:49:00Z">
          <w:r w:rsidR="002C12D9" w:rsidRPr="00DC491D" w:rsidDel="00DC491D">
            <w:rPr>
              <w:sz w:val="18"/>
              <w:szCs w:val="18"/>
              <w:rPrChange w:id="221" w:author="Gaurav Shah" w:date="2019-03-19T23:47:00Z">
                <w:rPr>
                  <w:sz w:val="22"/>
                  <w:szCs w:val="22"/>
                </w:rPr>
              </w:rPrChange>
            </w:rPr>
            <w:delText xml:space="preserve"> that is </w:delText>
          </w:r>
        </w:del>
      </w:ins>
      <w:ins w:id="222" w:author="Aishwarya Balan" w:date="2019-02-06T19:00:00Z">
        <w:del w:id="223" w:author="Gaurav Shah" w:date="2019-03-19T23:50:00Z">
          <w:r w:rsidR="002C12D9" w:rsidRPr="00DC491D" w:rsidDel="00DC491D">
            <w:rPr>
              <w:sz w:val="18"/>
              <w:szCs w:val="18"/>
              <w:rPrChange w:id="224" w:author="Gaurav Shah" w:date="2019-03-19T23:47:00Z">
                <w:rPr>
                  <w:sz w:val="22"/>
                  <w:szCs w:val="22"/>
                </w:rPr>
              </w:rPrChange>
            </w:rPr>
            <w:delText xml:space="preserve">fetching </w:delText>
          </w:r>
        </w:del>
        <w:r w:rsidR="002C12D9" w:rsidRPr="00DC491D">
          <w:rPr>
            <w:sz w:val="18"/>
            <w:szCs w:val="18"/>
            <w:rPrChange w:id="225" w:author="Gaurav Shah" w:date="2019-03-19T23:47:00Z">
              <w:rPr>
                <w:sz w:val="22"/>
                <w:szCs w:val="22"/>
              </w:rPr>
            </w:rPrChange>
          </w:rPr>
          <w:t xml:space="preserve">the </w:t>
        </w:r>
      </w:ins>
      <w:ins w:id="226" w:author="Gaurav Shah" w:date="2019-03-19T23:51:00Z">
        <w:r>
          <w:rPr>
            <w:sz w:val="18"/>
            <w:szCs w:val="18"/>
          </w:rPr>
          <w:t xml:space="preserve">MDM Counterparty related </w:t>
        </w:r>
      </w:ins>
      <w:ins w:id="227" w:author="Aishwarya Balan" w:date="2019-02-06T19:00:00Z">
        <w:r w:rsidR="002C12D9" w:rsidRPr="00DC491D">
          <w:rPr>
            <w:sz w:val="18"/>
            <w:szCs w:val="18"/>
            <w:rPrChange w:id="228" w:author="Gaurav Shah" w:date="2019-03-19T23:47:00Z">
              <w:rPr>
                <w:sz w:val="22"/>
                <w:szCs w:val="22"/>
              </w:rPr>
            </w:rPrChange>
          </w:rPr>
          <w:t>data from PTM(CTRM) App</w:t>
        </w:r>
      </w:ins>
      <w:ins w:id="229" w:author="Aishwarya Balan" w:date="2019-02-28T15:28:00Z">
        <w:r w:rsidR="00066654" w:rsidRPr="00DC491D">
          <w:rPr>
            <w:sz w:val="18"/>
            <w:szCs w:val="18"/>
            <w:rPrChange w:id="230" w:author="Gaurav Shah" w:date="2019-03-19T23:47:00Z">
              <w:rPr>
                <w:color w:val="FF0000"/>
                <w:sz w:val="22"/>
                <w:szCs w:val="22"/>
              </w:rPr>
            </w:rPrChange>
          </w:rPr>
          <w:t xml:space="preserve"> </w:t>
        </w:r>
      </w:ins>
      <w:ins w:id="231" w:author="Gaurav Shah" w:date="2019-03-19T23:51:00Z">
        <w:r>
          <w:rPr>
            <w:sz w:val="18"/>
            <w:szCs w:val="18"/>
          </w:rPr>
          <w:t xml:space="preserve">is fetched </w:t>
        </w:r>
      </w:ins>
      <w:ins w:id="232" w:author="Aishwarya Balan" w:date="2019-02-28T15:28:00Z">
        <w:r w:rsidR="00066654" w:rsidRPr="00DC491D">
          <w:rPr>
            <w:sz w:val="18"/>
            <w:szCs w:val="18"/>
            <w:rPrChange w:id="233" w:author="Gaurav Shah" w:date="2019-03-19T23:47:00Z">
              <w:rPr>
                <w:color w:val="FF0000"/>
                <w:sz w:val="22"/>
                <w:szCs w:val="22"/>
              </w:rPr>
            </w:rPrChange>
          </w:rPr>
          <w:t>for Counter party Maintenance</w:t>
        </w:r>
      </w:ins>
      <w:ins w:id="234" w:author="Gaurav Shah" w:date="2019-03-19T23:51:00Z">
        <w:r>
          <w:rPr>
            <w:sz w:val="18"/>
            <w:szCs w:val="18"/>
          </w:rPr>
          <w:t>.</w:t>
        </w:r>
      </w:ins>
      <w:ins w:id="235" w:author="Gaurav Shah" w:date="2019-03-19T23:59:00Z">
        <w:r w:rsidR="00A34731">
          <w:rPr>
            <w:sz w:val="18"/>
            <w:szCs w:val="18"/>
          </w:rPr>
          <w:t xml:space="preserve"> </w:t>
        </w:r>
      </w:ins>
      <w:ins w:id="236" w:author="Gaurav Shah" w:date="2019-03-20T00:00:00Z">
        <w:r w:rsidR="00A34731">
          <w:rPr>
            <w:sz w:val="18"/>
            <w:szCs w:val="18"/>
          </w:rPr>
          <w:t>This will NOT allow user to upload or add any Counterparty in the Credit Risk App. All the below flows are based on the Outhouse approach.</w:t>
        </w:r>
      </w:ins>
    </w:p>
    <w:p w14:paraId="01772860" w14:textId="06BDF081" w:rsidR="008B370B" w:rsidRPr="003277C6" w:rsidDel="00DC491D" w:rsidRDefault="00066654">
      <w:pPr>
        <w:spacing w:before="120" w:after="120" w:line="276" w:lineRule="auto"/>
        <w:jc w:val="both"/>
        <w:rPr>
          <w:ins w:id="237" w:author="Aishwarya Balan" w:date="2019-02-06T11:05:00Z"/>
          <w:del w:id="238" w:author="Gaurav Shah" w:date="2019-03-19T23:52:00Z"/>
          <w:color w:val="FF0000"/>
          <w:sz w:val="18"/>
          <w:szCs w:val="18"/>
          <w:rPrChange w:id="239" w:author="Aishwarya Balan" w:date="2019-03-04T11:52:00Z">
            <w:rPr>
              <w:ins w:id="240" w:author="Aishwarya Balan" w:date="2019-02-06T11:05:00Z"/>
              <w:del w:id="241" w:author="Gaurav Shah" w:date="2019-03-19T23:52:00Z"/>
            </w:rPr>
          </w:rPrChange>
        </w:rPr>
      </w:pPr>
      <w:ins w:id="242" w:author="Aishwarya Balan" w:date="2019-02-28T15:28:00Z">
        <w:del w:id="243" w:author="Gaurav Shah" w:date="2019-03-19T23:47:00Z">
          <w:r w:rsidRPr="00DC491D" w:rsidDel="00DC491D">
            <w:rPr>
              <w:sz w:val="18"/>
              <w:szCs w:val="18"/>
              <w:rPrChange w:id="244" w:author="Gaurav Shah" w:date="2019-03-19T23:47:00Z">
                <w:rPr>
                  <w:color w:val="FF0000"/>
                  <w:sz w:val="22"/>
                  <w:szCs w:val="22"/>
                </w:rPr>
              </w:rPrChange>
            </w:rPr>
            <w:delText xml:space="preserve"> and </w:delText>
          </w:r>
        </w:del>
        <w:del w:id="245" w:author="Gaurav Shah" w:date="2019-03-19T23:52:00Z">
          <w:r w:rsidRPr="00DC491D" w:rsidDel="00DC491D">
            <w:rPr>
              <w:sz w:val="18"/>
              <w:szCs w:val="18"/>
              <w:rPrChange w:id="246" w:author="Gaurav Shah" w:date="2019-03-19T23:47:00Z">
                <w:rPr>
                  <w:color w:val="FF0000"/>
                  <w:sz w:val="22"/>
                  <w:szCs w:val="22"/>
                </w:rPr>
              </w:rPrChange>
            </w:rPr>
            <w:delText>Inhouse source that is uploading or adding the data within the Credit Risk App for Limit Maintenance</w:delText>
          </w:r>
        </w:del>
      </w:ins>
      <w:ins w:id="247" w:author="Aishwarya Balan" w:date="2019-02-28T15:29:00Z">
        <w:del w:id="248" w:author="Gaurav Shah" w:date="2019-03-19T23:52:00Z">
          <w:r w:rsidRPr="00DC491D" w:rsidDel="00DC491D">
            <w:rPr>
              <w:sz w:val="18"/>
              <w:szCs w:val="18"/>
              <w:rPrChange w:id="249" w:author="Gaurav Shah" w:date="2019-03-19T23:47:00Z">
                <w:rPr>
                  <w:color w:val="FF0000"/>
                  <w:sz w:val="22"/>
                  <w:szCs w:val="22"/>
                </w:rPr>
              </w:rPrChange>
            </w:rPr>
            <w:delText>.</w:delText>
          </w:r>
        </w:del>
      </w:ins>
      <w:del w:id="250" w:author="Gaurav Shah" w:date="2019-03-19T23:52:00Z">
        <w:r w:rsidR="00A35495" w:rsidRPr="003277C6" w:rsidDel="00DC491D">
          <w:rPr>
            <w:color w:val="FF0000"/>
            <w:sz w:val="18"/>
            <w:szCs w:val="18"/>
            <w:rPrChange w:id="251" w:author="Aishwarya Balan" w:date="2019-03-04T11:52:00Z">
              <w:rPr>
                <w:sz w:val="22"/>
                <w:szCs w:val="22"/>
              </w:rPr>
            </w:rPrChange>
          </w:rPr>
          <w:delText xml:space="preserve">The Credit Risk functionality entails 2 </w:delText>
        </w:r>
        <w:r w:rsidR="002E4C1A" w:rsidRPr="003277C6" w:rsidDel="00DC491D">
          <w:rPr>
            <w:color w:val="FF0000"/>
            <w:sz w:val="18"/>
            <w:szCs w:val="18"/>
            <w:rPrChange w:id="252" w:author="Aishwarya Balan" w:date="2019-03-04T11:52:00Z">
              <w:rPr>
                <w:sz w:val="22"/>
                <w:szCs w:val="22"/>
              </w:rPr>
            </w:rPrChange>
          </w:rPr>
          <w:delText xml:space="preserve">Apps to be used – The </w:delText>
        </w:r>
        <w:r w:rsidR="002E4C1A" w:rsidRPr="003277C6" w:rsidDel="00DC491D">
          <w:rPr>
            <w:b/>
            <w:color w:val="FF0000"/>
            <w:sz w:val="18"/>
            <w:szCs w:val="18"/>
            <w:rPrChange w:id="253" w:author="Aishwarya Balan" w:date="2019-03-04T11:52:00Z">
              <w:rPr>
                <w:b/>
                <w:sz w:val="22"/>
                <w:szCs w:val="22"/>
              </w:rPr>
            </w:rPrChange>
          </w:rPr>
          <w:delText>PTM (CTRM) App</w:delText>
        </w:r>
        <w:r w:rsidR="002E4C1A" w:rsidRPr="003277C6" w:rsidDel="00DC491D">
          <w:rPr>
            <w:color w:val="FF0000"/>
            <w:sz w:val="18"/>
            <w:szCs w:val="18"/>
            <w:rPrChange w:id="254" w:author="Aishwarya Balan" w:date="2019-03-04T11:52:00Z">
              <w:rPr>
                <w:sz w:val="22"/>
                <w:szCs w:val="22"/>
              </w:rPr>
            </w:rPrChange>
          </w:rPr>
          <w:delText xml:space="preserve"> and the </w:delText>
        </w:r>
        <w:r w:rsidR="002E4C1A" w:rsidRPr="003277C6" w:rsidDel="00DC491D">
          <w:rPr>
            <w:b/>
            <w:color w:val="FF0000"/>
            <w:sz w:val="18"/>
            <w:szCs w:val="18"/>
            <w:rPrChange w:id="255" w:author="Aishwarya Balan" w:date="2019-03-04T11:52:00Z">
              <w:rPr>
                <w:b/>
                <w:sz w:val="22"/>
                <w:szCs w:val="22"/>
              </w:rPr>
            </w:rPrChange>
          </w:rPr>
          <w:delText>Credit Risk App</w:delText>
        </w:r>
        <w:r w:rsidR="002E4C1A" w:rsidRPr="003277C6" w:rsidDel="00DC491D">
          <w:rPr>
            <w:color w:val="FF0000"/>
            <w:sz w:val="18"/>
            <w:szCs w:val="18"/>
            <w:highlight w:val="yellow"/>
            <w:rPrChange w:id="256" w:author="Aishwarya Balan" w:date="2019-03-04T11:52:00Z">
              <w:rPr>
                <w:sz w:val="22"/>
                <w:szCs w:val="22"/>
              </w:rPr>
            </w:rPrChange>
          </w:rPr>
          <w:delText>.</w:delText>
        </w:r>
      </w:del>
    </w:p>
    <w:p w14:paraId="298198E2" w14:textId="77777777" w:rsidR="003353DB" w:rsidRPr="003277C6" w:rsidRDefault="003353DB" w:rsidP="00D57960">
      <w:pPr>
        <w:spacing w:before="120" w:after="120" w:line="276" w:lineRule="auto"/>
        <w:jc w:val="both"/>
        <w:rPr>
          <w:sz w:val="18"/>
          <w:szCs w:val="18"/>
          <w:rPrChange w:id="257" w:author="Aishwarya Balan" w:date="2019-03-04T11:52:00Z">
            <w:rPr>
              <w:sz w:val="22"/>
              <w:szCs w:val="22"/>
            </w:rPr>
          </w:rPrChange>
        </w:rPr>
      </w:pPr>
    </w:p>
    <w:p w14:paraId="1AE20F9B" w14:textId="77777777" w:rsidR="000F52ED" w:rsidRPr="003277C6" w:rsidRDefault="002E4C1A" w:rsidP="00D57960">
      <w:pPr>
        <w:spacing w:before="120" w:after="120" w:line="276" w:lineRule="auto"/>
        <w:jc w:val="both"/>
        <w:rPr>
          <w:sz w:val="18"/>
          <w:szCs w:val="18"/>
          <w:rPrChange w:id="258" w:author="Aishwarya Balan" w:date="2019-03-04T11:52:00Z">
            <w:rPr>
              <w:sz w:val="22"/>
              <w:szCs w:val="22"/>
            </w:rPr>
          </w:rPrChange>
        </w:rPr>
      </w:pPr>
      <w:r w:rsidRPr="003277C6">
        <w:rPr>
          <w:sz w:val="18"/>
          <w:szCs w:val="18"/>
          <w:rPrChange w:id="259" w:author="Aishwarya Balan" w:date="2019-03-04T11:52:00Z">
            <w:rPr>
              <w:sz w:val="22"/>
              <w:szCs w:val="22"/>
            </w:rPr>
          </w:rPrChange>
        </w:rPr>
        <w:t xml:space="preserve">The </w:t>
      </w:r>
      <w:r w:rsidR="005A5F93" w:rsidRPr="003277C6">
        <w:rPr>
          <w:sz w:val="18"/>
          <w:szCs w:val="18"/>
          <w:rPrChange w:id="260" w:author="Aishwarya Balan" w:date="2019-03-04T11:52:00Z">
            <w:rPr>
              <w:sz w:val="22"/>
              <w:szCs w:val="22"/>
            </w:rPr>
          </w:rPrChange>
        </w:rPr>
        <w:t>flow</w:t>
      </w:r>
      <w:r w:rsidR="00743F71" w:rsidRPr="003277C6">
        <w:rPr>
          <w:sz w:val="18"/>
          <w:szCs w:val="18"/>
          <w:rPrChange w:id="261" w:author="Aishwarya Balan" w:date="2019-03-04T11:52:00Z">
            <w:rPr>
              <w:sz w:val="22"/>
              <w:szCs w:val="22"/>
            </w:rPr>
          </w:rPrChange>
        </w:rPr>
        <w:t xml:space="preserve"> diagram </w:t>
      </w:r>
      <w:r w:rsidR="000F52ED" w:rsidRPr="003277C6">
        <w:rPr>
          <w:sz w:val="18"/>
          <w:szCs w:val="18"/>
          <w:rPrChange w:id="262" w:author="Aishwarya Balan" w:date="2019-03-04T11:52:00Z">
            <w:rPr>
              <w:sz w:val="22"/>
              <w:szCs w:val="22"/>
            </w:rPr>
          </w:rPrChange>
        </w:rPr>
        <w:t xml:space="preserve">below </w:t>
      </w:r>
      <w:r w:rsidR="00CB5B05" w:rsidRPr="003277C6">
        <w:rPr>
          <w:sz w:val="18"/>
          <w:szCs w:val="18"/>
          <w:rPrChange w:id="263" w:author="Aishwarya Balan" w:date="2019-03-04T11:52:00Z">
            <w:rPr>
              <w:sz w:val="22"/>
              <w:szCs w:val="22"/>
            </w:rPr>
          </w:rPrChange>
        </w:rPr>
        <w:t>gives</w:t>
      </w:r>
      <w:r w:rsidR="00743F71" w:rsidRPr="003277C6">
        <w:rPr>
          <w:sz w:val="18"/>
          <w:szCs w:val="18"/>
          <w:rPrChange w:id="264" w:author="Aishwarya Balan" w:date="2019-03-04T11:52:00Z">
            <w:rPr>
              <w:sz w:val="22"/>
              <w:szCs w:val="22"/>
            </w:rPr>
          </w:rPrChange>
        </w:rPr>
        <w:t xml:space="preserve"> </w:t>
      </w:r>
      <w:r w:rsidR="005A5F93" w:rsidRPr="003277C6">
        <w:rPr>
          <w:sz w:val="18"/>
          <w:szCs w:val="18"/>
          <w:rPrChange w:id="265" w:author="Aishwarya Balan" w:date="2019-03-04T11:52:00Z">
            <w:rPr>
              <w:sz w:val="22"/>
              <w:szCs w:val="22"/>
            </w:rPr>
          </w:rPrChange>
        </w:rPr>
        <w:t>a</w:t>
      </w:r>
      <w:r w:rsidRPr="003277C6">
        <w:rPr>
          <w:sz w:val="18"/>
          <w:szCs w:val="18"/>
          <w:rPrChange w:id="266" w:author="Aishwarya Balan" w:date="2019-03-04T11:52:00Z">
            <w:rPr>
              <w:sz w:val="22"/>
              <w:szCs w:val="22"/>
            </w:rPr>
          </w:rPrChange>
        </w:rPr>
        <w:t>n overview of the proposed functionality:</w:t>
      </w:r>
    </w:p>
    <w:p w14:paraId="6D7D7457" w14:textId="4BD7C221" w:rsidR="002E4C1A" w:rsidRPr="003277C6" w:rsidRDefault="00C601ED" w:rsidP="00D57960">
      <w:pPr>
        <w:spacing w:before="120" w:after="120" w:line="276" w:lineRule="auto"/>
        <w:jc w:val="both"/>
        <w:rPr>
          <w:sz w:val="18"/>
          <w:szCs w:val="18"/>
          <w:rPrChange w:id="267" w:author="Aishwarya Balan" w:date="2019-03-04T11:52:00Z">
            <w:rPr>
              <w:sz w:val="22"/>
              <w:szCs w:val="22"/>
            </w:rPr>
          </w:rPrChange>
        </w:rPr>
      </w:pPr>
      <w:ins w:id="268" w:author="Gaurav Shah" w:date="2019-04-06T09:50:00Z">
        <w:r w:rsidRPr="00C601ED">
          <w:rPr>
            <w:noProof/>
            <w:sz w:val="18"/>
            <w:szCs w:val="18"/>
          </w:rPr>
          <w:drawing>
            <wp:inline distT="0" distB="0" distL="0" distR="0" wp14:anchorId="2F3F50D8" wp14:editId="2B0D34AE">
              <wp:extent cx="6096528" cy="342929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096528" cy="3429297"/>
                      </a:xfrm>
                      <a:prstGeom prst="rect">
                        <a:avLst/>
                      </a:prstGeom>
                    </pic:spPr>
                  </pic:pic>
                </a:graphicData>
              </a:graphic>
            </wp:inline>
          </w:drawing>
        </w:r>
      </w:ins>
      <w:del w:id="269" w:author="Gaurav Shah" w:date="2019-03-20T00:00:00Z">
        <w:r w:rsidR="006F24A8" w:rsidRPr="003277C6" w:rsidDel="00A34731">
          <w:rPr>
            <w:noProof/>
            <w:sz w:val="18"/>
            <w:szCs w:val="18"/>
            <w:rPrChange w:id="270" w:author="Aishwarya Balan" w:date="2019-03-04T11:52:00Z">
              <w:rPr>
                <w:noProof/>
                <w:sz w:val="22"/>
                <w:szCs w:val="22"/>
              </w:rPr>
            </w:rPrChange>
          </w:rPr>
          <w:drawing>
            <wp:inline distT="0" distB="0" distL="0" distR="0" wp14:anchorId="11382204" wp14:editId="49059919">
              <wp:extent cx="6162675" cy="3352800"/>
              <wp:effectExtent l="19050" t="19050" r="28575" b="190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62675" cy="3352800"/>
                      </a:xfrm>
                      <a:prstGeom prst="rect">
                        <a:avLst/>
                      </a:prstGeom>
                      <a:noFill/>
                      <a:ln>
                        <a:solidFill>
                          <a:schemeClr val="accent1"/>
                        </a:solidFill>
                      </a:ln>
                    </pic:spPr>
                  </pic:pic>
                </a:graphicData>
              </a:graphic>
            </wp:inline>
          </w:drawing>
        </w:r>
      </w:del>
    </w:p>
    <w:p w14:paraId="00E50EF1" w14:textId="77777777" w:rsidR="002B157A" w:rsidRPr="003277C6" w:rsidRDefault="00564665" w:rsidP="002B157A">
      <w:pPr>
        <w:spacing w:before="120" w:after="120" w:line="276" w:lineRule="auto"/>
        <w:jc w:val="center"/>
        <w:rPr>
          <w:sz w:val="18"/>
          <w:szCs w:val="18"/>
          <w:rPrChange w:id="271" w:author="Aishwarya Balan" w:date="2019-03-04T11:52:00Z">
            <w:rPr>
              <w:sz w:val="22"/>
              <w:szCs w:val="22"/>
            </w:rPr>
          </w:rPrChange>
        </w:rPr>
      </w:pPr>
      <w:r w:rsidRPr="003277C6">
        <w:rPr>
          <w:i/>
          <w:sz w:val="18"/>
          <w:szCs w:val="18"/>
          <w:u w:val="single"/>
          <w:rPrChange w:id="272" w:author="Aishwarya Balan" w:date="2019-03-04T11:52:00Z">
            <w:rPr>
              <w:i/>
              <w:u w:val="single"/>
            </w:rPr>
          </w:rPrChange>
        </w:rPr>
        <w:t xml:space="preserve"> </w:t>
      </w:r>
      <w:r w:rsidR="002E4C1A" w:rsidRPr="003277C6">
        <w:rPr>
          <w:i/>
          <w:sz w:val="18"/>
          <w:szCs w:val="18"/>
          <w:u w:val="single"/>
          <w:rPrChange w:id="273" w:author="Aishwarya Balan" w:date="2019-03-04T11:52:00Z">
            <w:rPr>
              <w:i/>
              <w:u w:val="single"/>
            </w:rPr>
          </w:rPrChange>
        </w:rPr>
        <w:t xml:space="preserve">Credit Risk </w:t>
      </w:r>
      <w:r w:rsidR="003D0E7B" w:rsidRPr="003277C6">
        <w:rPr>
          <w:i/>
          <w:sz w:val="18"/>
          <w:szCs w:val="18"/>
          <w:u w:val="single"/>
          <w:rPrChange w:id="274" w:author="Aishwarya Balan" w:date="2019-03-04T11:52:00Z">
            <w:rPr>
              <w:i/>
              <w:u w:val="single"/>
            </w:rPr>
          </w:rPrChange>
        </w:rPr>
        <w:t>Application F</w:t>
      </w:r>
      <w:r w:rsidR="003A3E51" w:rsidRPr="003277C6">
        <w:rPr>
          <w:i/>
          <w:sz w:val="18"/>
          <w:szCs w:val="18"/>
          <w:u w:val="single"/>
          <w:rPrChange w:id="275" w:author="Aishwarya Balan" w:date="2019-03-04T11:52:00Z">
            <w:rPr>
              <w:i/>
              <w:u w:val="single"/>
            </w:rPr>
          </w:rPrChange>
        </w:rPr>
        <w:t>low</w:t>
      </w:r>
    </w:p>
    <w:p w14:paraId="6E7AE53A" w14:textId="3FAF759D" w:rsidR="002B157A" w:rsidRPr="003277C6" w:rsidDel="004B1657" w:rsidRDefault="002B157A" w:rsidP="006F24A8">
      <w:pPr>
        <w:pStyle w:val="BodyText"/>
        <w:spacing w:before="120" w:line="276" w:lineRule="auto"/>
        <w:jc w:val="both"/>
        <w:rPr>
          <w:del w:id="276" w:author="Aishwarya Balan" w:date="2019-02-06T11:11:00Z"/>
          <w:b/>
          <w:sz w:val="18"/>
          <w:u w:val="single"/>
          <w:rPrChange w:id="277" w:author="Aishwarya Balan" w:date="2019-03-04T11:52:00Z">
            <w:rPr>
              <w:del w:id="278" w:author="Aishwarya Balan" w:date="2019-02-06T11:11:00Z"/>
              <w:b/>
              <w:szCs w:val="22"/>
              <w:u w:val="single"/>
            </w:rPr>
          </w:rPrChange>
        </w:rPr>
      </w:pPr>
    </w:p>
    <w:p w14:paraId="493FECF7" w14:textId="77777777" w:rsidR="004B1657" w:rsidRPr="003277C6" w:rsidRDefault="004B1657" w:rsidP="00D57960">
      <w:pPr>
        <w:spacing w:before="120" w:after="120" w:line="276" w:lineRule="auto"/>
        <w:jc w:val="both"/>
        <w:rPr>
          <w:ins w:id="279" w:author="Aishwarya Balan" w:date="2019-02-07T12:59:00Z"/>
          <w:b/>
          <w:sz w:val="18"/>
          <w:szCs w:val="18"/>
          <w:u w:val="single"/>
          <w:rPrChange w:id="280" w:author="Aishwarya Balan" w:date="2019-03-04T11:52:00Z">
            <w:rPr>
              <w:ins w:id="281" w:author="Aishwarya Balan" w:date="2019-02-07T12:59:00Z"/>
              <w:b/>
              <w:sz w:val="22"/>
              <w:szCs w:val="22"/>
              <w:u w:val="single"/>
            </w:rPr>
          </w:rPrChange>
        </w:rPr>
      </w:pPr>
    </w:p>
    <w:p w14:paraId="7BB8CC51" w14:textId="34728CE8" w:rsidR="006F24A8" w:rsidRPr="003277C6" w:rsidDel="004B1657" w:rsidRDefault="006F24A8" w:rsidP="006F24A8">
      <w:pPr>
        <w:pStyle w:val="BodyText"/>
        <w:spacing w:before="120" w:line="276" w:lineRule="auto"/>
        <w:jc w:val="both"/>
        <w:rPr>
          <w:del w:id="282" w:author="Aishwarya Balan" w:date="2019-02-06T11:11:00Z"/>
          <w:b/>
          <w:sz w:val="18"/>
          <w:u w:val="single"/>
          <w:rPrChange w:id="283" w:author="Aishwarya Balan" w:date="2019-03-04T11:52:00Z">
            <w:rPr>
              <w:del w:id="284" w:author="Aishwarya Balan" w:date="2019-02-06T11:11:00Z"/>
              <w:b/>
              <w:szCs w:val="22"/>
              <w:u w:val="single"/>
            </w:rPr>
          </w:rPrChange>
        </w:rPr>
      </w:pPr>
    </w:p>
    <w:p w14:paraId="29947D92" w14:textId="77777777" w:rsidR="004B1657" w:rsidRPr="003277C6" w:rsidRDefault="004B1657" w:rsidP="00D57960">
      <w:pPr>
        <w:spacing w:before="120" w:after="120" w:line="276" w:lineRule="auto"/>
        <w:jc w:val="both"/>
        <w:rPr>
          <w:ins w:id="285" w:author="Aishwarya Balan" w:date="2019-02-07T12:59:00Z"/>
          <w:b/>
          <w:sz w:val="18"/>
          <w:szCs w:val="18"/>
          <w:u w:val="single"/>
          <w:rPrChange w:id="286" w:author="Aishwarya Balan" w:date="2019-03-04T11:52:00Z">
            <w:rPr>
              <w:ins w:id="287" w:author="Aishwarya Balan" w:date="2019-02-07T12:59:00Z"/>
              <w:b/>
              <w:sz w:val="22"/>
              <w:szCs w:val="22"/>
              <w:u w:val="single"/>
            </w:rPr>
          </w:rPrChange>
        </w:rPr>
      </w:pPr>
    </w:p>
    <w:p w14:paraId="7B833A88" w14:textId="2DC4A5E3" w:rsidR="006F24A8" w:rsidRPr="003277C6" w:rsidDel="00BA6023" w:rsidRDefault="006F24A8" w:rsidP="00D57960">
      <w:pPr>
        <w:spacing w:before="120" w:after="120" w:line="276" w:lineRule="auto"/>
        <w:jc w:val="both"/>
        <w:rPr>
          <w:del w:id="288" w:author="Aishwarya Balan" w:date="2019-02-06T11:11:00Z"/>
          <w:b/>
          <w:sz w:val="18"/>
          <w:szCs w:val="18"/>
          <w:u w:val="single"/>
          <w:rPrChange w:id="289" w:author="Aishwarya Balan" w:date="2019-03-04T11:52:00Z">
            <w:rPr>
              <w:del w:id="290" w:author="Aishwarya Balan" w:date="2019-02-06T11:11:00Z"/>
              <w:b/>
              <w:sz w:val="22"/>
              <w:szCs w:val="22"/>
              <w:u w:val="single"/>
            </w:rPr>
          </w:rPrChange>
        </w:rPr>
      </w:pPr>
    </w:p>
    <w:p w14:paraId="74695E07" w14:textId="6C1CC230" w:rsidR="006F24A8" w:rsidRPr="003277C6" w:rsidDel="00BA6023" w:rsidRDefault="006F24A8" w:rsidP="00D57960">
      <w:pPr>
        <w:spacing w:before="120" w:after="120" w:line="276" w:lineRule="auto"/>
        <w:jc w:val="both"/>
        <w:rPr>
          <w:del w:id="291" w:author="Aishwarya Balan" w:date="2019-02-06T11:11:00Z"/>
          <w:b/>
          <w:sz w:val="18"/>
          <w:szCs w:val="18"/>
          <w:u w:val="single"/>
          <w:rPrChange w:id="292" w:author="Aishwarya Balan" w:date="2019-03-04T11:52:00Z">
            <w:rPr>
              <w:del w:id="293" w:author="Aishwarya Balan" w:date="2019-02-06T11:11:00Z"/>
              <w:b/>
              <w:sz w:val="22"/>
              <w:szCs w:val="22"/>
              <w:u w:val="single"/>
            </w:rPr>
          </w:rPrChange>
        </w:rPr>
      </w:pPr>
    </w:p>
    <w:p w14:paraId="09491EAB" w14:textId="2652ABA4" w:rsidR="006F24A8" w:rsidRPr="003277C6" w:rsidDel="00BA6023" w:rsidRDefault="006F24A8" w:rsidP="00D57960">
      <w:pPr>
        <w:spacing w:before="120" w:after="120" w:line="276" w:lineRule="auto"/>
        <w:jc w:val="both"/>
        <w:rPr>
          <w:del w:id="294" w:author="Aishwarya Balan" w:date="2019-02-06T11:11:00Z"/>
          <w:b/>
          <w:sz w:val="18"/>
          <w:szCs w:val="18"/>
          <w:u w:val="single"/>
          <w:rPrChange w:id="295" w:author="Aishwarya Balan" w:date="2019-03-04T11:52:00Z">
            <w:rPr>
              <w:del w:id="296" w:author="Aishwarya Balan" w:date="2019-02-06T11:11:00Z"/>
              <w:b/>
              <w:sz w:val="22"/>
              <w:szCs w:val="22"/>
              <w:u w:val="single"/>
            </w:rPr>
          </w:rPrChange>
        </w:rPr>
      </w:pPr>
    </w:p>
    <w:p w14:paraId="552A3DCB" w14:textId="77777777" w:rsidR="003D0E7B" w:rsidRPr="003277C6" w:rsidRDefault="003D0E7B" w:rsidP="006F24A8">
      <w:pPr>
        <w:pStyle w:val="BodyText"/>
        <w:spacing w:before="120" w:line="276" w:lineRule="auto"/>
        <w:jc w:val="both"/>
        <w:rPr>
          <w:b/>
          <w:sz w:val="18"/>
          <w:rPrChange w:id="297" w:author="Aishwarya Balan" w:date="2019-03-04T11:52:00Z">
            <w:rPr>
              <w:b/>
            </w:rPr>
          </w:rPrChange>
        </w:rPr>
      </w:pPr>
      <w:r w:rsidRPr="003277C6">
        <w:rPr>
          <w:b/>
          <w:sz w:val="18"/>
          <w:rPrChange w:id="298" w:author="Aishwarya Balan" w:date="2019-03-04T11:52:00Z">
            <w:rPr>
              <w:b/>
            </w:rPr>
          </w:rPrChange>
        </w:rPr>
        <w:t>Terminologies of the Application:</w:t>
      </w:r>
    </w:p>
    <w:p w14:paraId="50916D03" w14:textId="77777777" w:rsidR="006F24A8" w:rsidRPr="003277C6" w:rsidRDefault="006F24A8" w:rsidP="00AE6D1B">
      <w:pPr>
        <w:pStyle w:val="ListParagraph"/>
        <w:numPr>
          <w:ilvl w:val="0"/>
          <w:numId w:val="1"/>
        </w:numPr>
        <w:spacing w:before="120" w:after="120" w:line="276" w:lineRule="auto"/>
        <w:jc w:val="both"/>
        <w:rPr>
          <w:sz w:val="18"/>
          <w:rPrChange w:id="299" w:author="Aishwarya Balan" w:date="2019-03-04T11:52:00Z">
            <w:rPr>
              <w:szCs w:val="22"/>
            </w:rPr>
          </w:rPrChange>
        </w:rPr>
      </w:pPr>
      <w:r w:rsidRPr="003277C6">
        <w:rPr>
          <w:sz w:val="18"/>
          <w:rPrChange w:id="300" w:author="Aishwarya Balan" w:date="2019-03-04T11:52:00Z">
            <w:rPr>
              <w:szCs w:val="22"/>
            </w:rPr>
          </w:rPrChange>
        </w:rPr>
        <w:t>Platform: This is the Eka Digital Platform that houses all the Apps – which includes the PTM (CTRM) App, Credit Risk App, Margin App, Reports and Insights. There are various components in the Platform primarily the following:</w:t>
      </w:r>
    </w:p>
    <w:p w14:paraId="760FE4E0" w14:textId="77777777" w:rsidR="006F24A8" w:rsidRPr="003277C6" w:rsidRDefault="006F24A8" w:rsidP="006F24A8">
      <w:pPr>
        <w:pStyle w:val="ListParagraph"/>
        <w:numPr>
          <w:ilvl w:val="1"/>
          <w:numId w:val="1"/>
        </w:numPr>
        <w:spacing w:before="120" w:after="120" w:line="276" w:lineRule="auto"/>
        <w:jc w:val="both"/>
        <w:rPr>
          <w:sz w:val="18"/>
          <w:rPrChange w:id="301" w:author="Aishwarya Balan" w:date="2019-03-04T11:52:00Z">
            <w:rPr>
              <w:szCs w:val="22"/>
            </w:rPr>
          </w:rPrChange>
        </w:rPr>
      </w:pPr>
      <w:r w:rsidRPr="003277C6">
        <w:rPr>
          <w:sz w:val="18"/>
          <w:rPrChange w:id="302" w:author="Aishwarya Balan" w:date="2019-03-04T11:52:00Z">
            <w:rPr>
              <w:szCs w:val="22"/>
            </w:rPr>
          </w:rPrChange>
        </w:rPr>
        <w:t>Apps</w:t>
      </w:r>
    </w:p>
    <w:p w14:paraId="5ACC6EF1" w14:textId="77777777" w:rsidR="006F24A8" w:rsidRPr="003277C6" w:rsidRDefault="006F24A8" w:rsidP="006F24A8">
      <w:pPr>
        <w:pStyle w:val="ListParagraph"/>
        <w:numPr>
          <w:ilvl w:val="1"/>
          <w:numId w:val="1"/>
        </w:numPr>
        <w:spacing w:before="120" w:after="120" w:line="276" w:lineRule="auto"/>
        <w:jc w:val="both"/>
        <w:rPr>
          <w:sz w:val="18"/>
          <w:rPrChange w:id="303" w:author="Aishwarya Balan" w:date="2019-03-04T11:52:00Z">
            <w:rPr>
              <w:szCs w:val="22"/>
            </w:rPr>
          </w:rPrChange>
        </w:rPr>
      </w:pPr>
      <w:r w:rsidRPr="003277C6">
        <w:rPr>
          <w:sz w:val="18"/>
          <w:rPrChange w:id="304" w:author="Aishwarya Balan" w:date="2019-03-04T11:52:00Z">
            <w:rPr>
              <w:szCs w:val="22"/>
            </w:rPr>
          </w:rPrChange>
        </w:rPr>
        <w:t>Templates and Datasets</w:t>
      </w:r>
    </w:p>
    <w:p w14:paraId="6FC90045" w14:textId="77777777" w:rsidR="006F24A8" w:rsidRPr="003277C6" w:rsidRDefault="006F24A8" w:rsidP="006F24A8">
      <w:pPr>
        <w:pStyle w:val="ListParagraph"/>
        <w:numPr>
          <w:ilvl w:val="1"/>
          <w:numId w:val="1"/>
        </w:numPr>
        <w:spacing w:before="120" w:after="120" w:line="276" w:lineRule="auto"/>
        <w:jc w:val="both"/>
        <w:rPr>
          <w:sz w:val="18"/>
          <w:rPrChange w:id="305" w:author="Aishwarya Balan" w:date="2019-03-04T11:52:00Z">
            <w:rPr>
              <w:szCs w:val="22"/>
            </w:rPr>
          </w:rPrChange>
        </w:rPr>
      </w:pPr>
      <w:r w:rsidRPr="003277C6">
        <w:rPr>
          <w:sz w:val="18"/>
          <w:rPrChange w:id="306" w:author="Aishwarya Balan" w:date="2019-03-04T11:52:00Z">
            <w:rPr>
              <w:szCs w:val="22"/>
            </w:rPr>
          </w:rPrChange>
        </w:rPr>
        <w:t xml:space="preserve">Insights and </w:t>
      </w:r>
      <w:proofErr w:type="spellStart"/>
      <w:r w:rsidRPr="003277C6">
        <w:rPr>
          <w:sz w:val="18"/>
          <w:rPrChange w:id="307" w:author="Aishwarya Balan" w:date="2019-03-04T11:52:00Z">
            <w:rPr>
              <w:szCs w:val="22"/>
            </w:rPr>
          </w:rPrChange>
        </w:rPr>
        <w:t>Dataview</w:t>
      </w:r>
      <w:proofErr w:type="spellEnd"/>
    </w:p>
    <w:p w14:paraId="0D1C466A" w14:textId="77777777" w:rsidR="006F24A8" w:rsidRPr="003277C6" w:rsidRDefault="006F24A8" w:rsidP="006F24A8">
      <w:pPr>
        <w:pStyle w:val="ListParagraph"/>
        <w:numPr>
          <w:ilvl w:val="1"/>
          <w:numId w:val="1"/>
        </w:numPr>
        <w:spacing w:before="120" w:after="120" w:line="276" w:lineRule="auto"/>
        <w:jc w:val="both"/>
        <w:rPr>
          <w:sz w:val="18"/>
          <w:rPrChange w:id="308" w:author="Aishwarya Balan" w:date="2019-03-04T11:52:00Z">
            <w:rPr>
              <w:szCs w:val="22"/>
            </w:rPr>
          </w:rPrChange>
        </w:rPr>
      </w:pPr>
      <w:r w:rsidRPr="003277C6">
        <w:rPr>
          <w:sz w:val="18"/>
          <w:rPrChange w:id="309" w:author="Aishwarya Balan" w:date="2019-03-04T11:52:00Z">
            <w:rPr>
              <w:szCs w:val="22"/>
            </w:rPr>
          </w:rPrChange>
        </w:rPr>
        <w:t>Collections</w:t>
      </w:r>
    </w:p>
    <w:p w14:paraId="10C600FD" w14:textId="77777777" w:rsidR="0027025F" w:rsidRPr="00C04689" w:rsidRDefault="006F24A8" w:rsidP="0027025F">
      <w:pPr>
        <w:pStyle w:val="ListParagraph"/>
        <w:numPr>
          <w:ilvl w:val="1"/>
          <w:numId w:val="1"/>
        </w:numPr>
        <w:spacing w:before="120" w:after="120" w:line="276" w:lineRule="auto"/>
        <w:jc w:val="both"/>
      </w:pPr>
      <w:r w:rsidRPr="005E79D0">
        <w:t>Connectors</w:t>
      </w:r>
    </w:p>
    <w:p w14:paraId="1720B165" w14:textId="259BE1A6" w:rsidR="001B583D" w:rsidRPr="00C04689" w:rsidRDefault="00722062">
      <w:pPr>
        <w:pStyle w:val="Heading2"/>
        <w:pPrChange w:id="310" w:author="Gaurav Shah" w:date="2019-04-07T09:54:00Z">
          <w:pPr>
            <w:pStyle w:val="Heading1"/>
          </w:pPr>
        </w:pPrChange>
      </w:pPr>
      <w:bookmarkStart w:id="311" w:name="_Activity_Management"/>
      <w:bookmarkStart w:id="312" w:name="_Toc440993233"/>
      <w:bookmarkStart w:id="313" w:name="_Toc440993234"/>
      <w:bookmarkStart w:id="314" w:name="_Toc440993235"/>
      <w:bookmarkStart w:id="315" w:name="_Toc440993236"/>
      <w:bookmarkStart w:id="316" w:name="_Toc440993237"/>
      <w:bookmarkStart w:id="317" w:name="_Toc440993238"/>
      <w:bookmarkStart w:id="318" w:name="_Toc440993239"/>
      <w:bookmarkStart w:id="319" w:name="_Toc440993240"/>
      <w:bookmarkStart w:id="320" w:name="_Toc440993241"/>
      <w:bookmarkStart w:id="321" w:name="_Toc440993242"/>
      <w:bookmarkStart w:id="322" w:name="_Toc439600393"/>
      <w:bookmarkStart w:id="323" w:name="_Toc439959099"/>
      <w:bookmarkStart w:id="324" w:name="_Toc439600394"/>
      <w:bookmarkStart w:id="325" w:name="_Toc439959100"/>
      <w:bookmarkStart w:id="326" w:name="_Toc439600395"/>
      <w:bookmarkStart w:id="327" w:name="_Toc439959101"/>
      <w:bookmarkStart w:id="328" w:name="_Toc439600396"/>
      <w:bookmarkStart w:id="329" w:name="_Toc439959102"/>
      <w:bookmarkStart w:id="330" w:name="_Toc439600397"/>
      <w:bookmarkStart w:id="331" w:name="_Toc439959103"/>
      <w:bookmarkStart w:id="332" w:name="_Toc439600398"/>
      <w:bookmarkStart w:id="333" w:name="_Toc439959104"/>
      <w:bookmarkStart w:id="334" w:name="_Toc439600399"/>
      <w:bookmarkStart w:id="335" w:name="_Toc439959105"/>
      <w:bookmarkStart w:id="336" w:name="_Toc439600400"/>
      <w:bookmarkStart w:id="337" w:name="_Toc439959106"/>
      <w:bookmarkStart w:id="338" w:name="_Toc439600401"/>
      <w:bookmarkStart w:id="339" w:name="_Toc439959107"/>
      <w:bookmarkStart w:id="340" w:name="_Toc439600402"/>
      <w:bookmarkStart w:id="341" w:name="_Toc439959108"/>
      <w:bookmarkStart w:id="342" w:name="_Toc439600403"/>
      <w:bookmarkStart w:id="343" w:name="_Toc439959109"/>
      <w:bookmarkStart w:id="344" w:name="_Toc439600486"/>
      <w:bookmarkStart w:id="345" w:name="_Toc439959192"/>
      <w:bookmarkStart w:id="346" w:name="_Toc439600488"/>
      <w:bookmarkStart w:id="347" w:name="_Toc439959194"/>
      <w:bookmarkStart w:id="348" w:name="_Toc439600492"/>
      <w:bookmarkStart w:id="349" w:name="_Toc439959198"/>
      <w:bookmarkStart w:id="350" w:name="_Toc439600511"/>
      <w:bookmarkStart w:id="351" w:name="_Toc439959217"/>
      <w:bookmarkStart w:id="352" w:name="_Toc439600512"/>
      <w:bookmarkStart w:id="353" w:name="_Toc439959218"/>
      <w:bookmarkStart w:id="354" w:name="_Toc415753065"/>
      <w:bookmarkStart w:id="355" w:name="_Toc415753066"/>
      <w:bookmarkStart w:id="356" w:name="_Toc415462607"/>
      <w:bookmarkStart w:id="357" w:name="_Toc415753067"/>
      <w:bookmarkStart w:id="358" w:name="_Toc415462608"/>
      <w:bookmarkStart w:id="359" w:name="_Toc415753068"/>
      <w:bookmarkStart w:id="360" w:name="_Toc415462609"/>
      <w:bookmarkStart w:id="361" w:name="_Toc415753069"/>
      <w:bookmarkStart w:id="362" w:name="_Toc415462610"/>
      <w:bookmarkStart w:id="363" w:name="_Toc415753070"/>
      <w:bookmarkStart w:id="364" w:name="_Toc439600513"/>
      <w:bookmarkStart w:id="365" w:name="_Toc439959219"/>
      <w:bookmarkStart w:id="366" w:name="_Toc439600514"/>
      <w:bookmarkStart w:id="367" w:name="_Toc439959220"/>
      <w:bookmarkStart w:id="368" w:name="_Toc439600515"/>
      <w:bookmarkStart w:id="369" w:name="_Toc439959221"/>
      <w:bookmarkStart w:id="370" w:name="_Toc439600518"/>
      <w:bookmarkStart w:id="371" w:name="_Toc439959224"/>
      <w:bookmarkStart w:id="372" w:name="_Toc439600520"/>
      <w:bookmarkStart w:id="373" w:name="_Toc439959226"/>
      <w:bookmarkStart w:id="374" w:name="_Toc439600521"/>
      <w:bookmarkStart w:id="375" w:name="_Toc439959227"/>
      <w:bookmarkStart w:id="376" w:name="_Toc439600522"/>
      <w:bookmarkStart w:id="377" w:name="_Toc439959228"/>
      <w:bookmarkStart w:id="378" w:name="_Toc439600523"/>
      <w:bookmarkStart w:id="379" w:name="_Toc439959229"/>
      <w:bookmarkStart w:id="380" w:name="_Toc439600681"/>
      <w:bookmarkStart w:id="381" w:name="_Toc439959387"/>
      <w:bookmarkStart w:id="382" w:name="_Toc439600682"/>
      <w:bookmarkStart w:id="383" w:name="_Toc439959388"/>
      <w:bookmarkStart w:id="384" w:name="_Toc439600683"/>
      <w:bookmarkStart w:id="385" w:name="_Toc439959389"/>
      <w:bookmarkStart w:id="386" w:name="_Toc439600684"/>
      <w:bookmarkStart w:id="387" w:name="_Toc439959390"/>
      <w:bookmarkStart w:id="388" w:name="_Toc439600685"/>
      <w:bookmarkStart w:id="389" w:name="_Toc439959391"/>
      <w:bookmarkStart w:id="390" w:name="_Toc439600687"/>
      <w:bookmarkStart w:id="391" w:name="_Toc439959393"/>
      <w:bookmarkStart w:id="392" w:name="_Toc439600688"/>
      <w:bookmarkStart w:id="393" w:name="_Toc439959394"/>
      <w:bookmarkStart w:id="394" w:name="_Toc439600689"/>
      <w:bookmarkStart w:id="395" w:name="_Toc439959395"/>
      <w:bookmarkStart w:id="396" w:name="_Toc439600690"/>
      <w:bookmarkStart w:id="397" w:name="_Toc439959396"/>
      <w:bookmarkStart w:id="398" w:name="_Toc439600691"/>
      <w:bookmarkStart w:id="399" w:name="_Toc439959397"/>
      <w:bookmarkStart w:id="400" w:name="_Toc439600695"/>
      <w:bookmarkStart w:id="401" w:name="_Toc439959401"/>
      <w:bookmarkStart w:id="402" w:name="_Toc439600696"/>
      <w:bookmarkStart w:id="403" w:name="_Toc439959402"/>
      <w:bookmarkStart w:id="404" w:name="_Toc439600732"/>
      <w:bookmarkStart w:id="405" w:name="_Toc439959438"/>
      <w:bookmarkStart w:id="406" w:name="_Toc439600733"/>
      <w:bookmarkStart w:id="407" w:name="_Toc439959439"/>
      <w:bookmarkStart w:id="408" w:name="_Toc439600734"/>
      <w:bookmarkStart w:id="409" w:name="_Toc439959440"/>
      <w:bookmarkStart w:id="410" w:name="_Toc439600735"/>
      <w:bookmarkStart w:id="411" w:name="_Toc439959441"/>
      <w:bookmarkStart w:id="412" w:name="_Toc439600736"/>
      <w:bookmarkStart w:id="413" w:name="_Toc439959442"/>
      <w:bookmarkStart w:id="414" w:name="_Toc440993243"/>
      <w:bookmarkStart w:id="415" w:name="_Toc440993244"/>
      <w:bookmarkStart w:id="416" w:name="_Toc440993245"/>
      <w:bookmarkStart w:id="417" w:name="_Toc440993246"/>
      <w:bookmarkStart w:id="418" w:name="_Toc440993247"/>
      <w:bookmarkStart w:id="419" w:name="_Toc440993248"/>
      <w:bookmarkStart w:id="420" w:name="_Toc440993249"/>
      <w:bookmarkStart w:id="421" w:name="_Toc440993250"/>
      <w:bookmarkStart w:id="422" w:name="_Toc440993259"/>
      <w:bookmarkStart w:id="423" w:name="_Toc440993260"/>
      <w:bookmarkStart w:id="424" w:name="_Toc440993261"/>
      <w:bookmarkStart w:id="425" w:name="_Toc440993262"/>
      <w:bookmarkStart w:id="426" w:name="_Toc440993263"/>
      <w:bookmarkStart w:id="427" w:name="_Toc440993264"/>
      <w:bookmarkStart w:id="428" w:name="_Toc440993265"/>
      <w:bookmarkStart w:id="429" w:name="_Toc440993266"/>
      <w:bookmarkStart w:id="430" w:name="_Toc440993267"/>
      <w:bookmarkStart w:id="431" w:name="_Toc439600739"/>
      <w:bookmarkStart w:id="432" w:name="_Toc396813670"/>
      <w:bookmarkStart w:id="433" w:name="_Toc396813671"/>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r w:rsidRPr="00C04689">
        <w:lastRenderedPageBreak/>
        <w:t xml:space="preserve">1. </w:t>
      </w:r>
      <w:ins w:id="434" w:author="Gaurav Shah" w:date="2019-04-06T10:00:00Z">
        <w:r w:rsidR="00C601ED">
          <w:t xml:space="preserve">Credit App - </w:t>
        </w:r>
      </w:ins>
      <w:r w:rsidR="006F24A8" w:rsidRPr="005E79D0">
        <w:t>Counterparty Maintenance</w:t>
      </w:r>
      <w:r w:rsidR="00472F47" w:rsidRPr="005E79D0">
        <w:t xml:space="preserve"> for Credit Risk</w:t>
      </w:r>
    </w:p>
    <w:p w14:paraId="5C422E1B" w14:textId="130F4F19" w:rsidR="005861E8" w:rsidRPr="00671A2F" w:rsidRDefault="00A34731" w:rsidP="005861E8">
      <w:pPr>
        <w:pStyle w:val="BodyText"/>
        <w:rPr>
          <w:noProof/>
        </w:rPr>
      </w:pPr>
      <w:ins w:id="435" w:author="Gaurav Shah" w:date="2019-03-20T00:01:00Z">
        <w:r w:rsidRPr="00671A2F">
          <w:rPr>
            <w:noProof/>
            <w:rPrChange w:id="436" w:author="Gaurav Shah" w:date="2019-03-20T00:29:00Z">
              <w:rPr>
                <w:noProof/>
                <w:sz w:val="18"/>
              </w:rPr>
            </w:rPrChange>
          </w:rPr>
          <w:t>As back end flag is Outhouhse, t</w:t>
        </w:r>
      </w:ins>
      <w:ins w:id="437" w:author="Aishwarya Balan" w:date="2019-02-12T12:03:00Z">
        <w:del w:id="438" w:author="Gaurav Shah" w:date="2019-03-20T00:01:00Z">
          <w:r w:rsidR="00D229C7" w:rsidRPr="00671A2F" w:rsidDel="00A34731">
            <w:rPr>
              <w:noProof/>
            </w:rPr>
            <w:delText>T</w:delText>
          </w:r>
        </w:del>
      </w:ins>
      <w:del w:id="439" w:author="Aishwarya Balan" w:date="2019-02-12T11:40:00Z">
        <w:r w:rsidR="005861E8" w:rsidRPr="00671A2F" w:rsidDel="0051072F">
          <w:rPr>
            <w:noProof/>
          </w:rPr>
          <w:delText>T</w:delText>
        </w:r>
      </w:del>
      <w:r w:rsidR="005861E8" w:rsidRPr="00671A2F">
        <w:rPr>
          <w:noProof/>
        </w:rPr>
        <w:t xml:space="preserve">he Counterparty Maintenance in Credit Risk App </w:t>
      </w:r>
      <w:ins w:id="440" w:author="Aishwarya Balan" w:date="2019-02-12T11:42:00Z">
        <w:r w:rsidR="0051072F" w:rsidRPr="00671A2F">
          <w:rPr>
            <w:noProof/>
          </w:rPr>
          <w:t xml:space="preserve">will fetch the data </w:t>
        </w:r>
      </w:ins>
      <w:ins w:id="441" w:author="Aishwarya Balan" w:date="2019-02-12T16:37:00Z">
        <w:r w:rsidR="0071078A" w:rsidRPr="00671A2F">
          <w:rPr>
            <w:noProof/>
          </w:rPr>
          <w:t xml:space="preserve">from </w:t>
        </w:r>
      </w:ins>
      <w:ins w:id="442" w:author="Aishwarya Balan" w:date="2019-02-12T11:42:00Z">
        <w:r w:rsidR="0051072F" w:rsidRPr="00671A2F">
          <w:rPr>
            <w:noProof/>
          </w:rPr>
          <w:t>PTM(CTRM) App.</w:t>
        </w:r>
      </w:ins>
      <w:del w:id="443" w:author="Aishwarya Balan" w:date="2019-02-07T11:39:00Z">
        <w:r w:rsidR="005861E8" w:rsidRPr="00671A2F" w:rsidDel="001D7C35">
          <w:rPr>
            <w:noProof/>
          </w:rPr>
          <w:delText>has a handshake/sync with the PTM (CTRM) App.</w:delText>
        </w:r>
      </w:del>
    </w:p>
    <w:p w14:paraId="71EFA769" w14:textId="2020630D" w:rsidR="00795E8C" w:rsidRDefault="005861E8">
      <w:pPr>
        <w:pStyle w:val="BodyText"/>
        <w:jc w:val="both"/>
        <w:rPr>
          <w:ins w:id="444" w:author="Aishwarya Balan" w:date="2019-05-29T11:54:00Z"/>
          <w:noProof/>
        </w:rPr>
      </w:pPr>
      <w:r w:rsidRPr="00671A2F">
        <w:rPr>
          <w:noProof/>
        </w:rPr>
        <w:t>As</w:t>
      </w:r>
      <w:r w:rsidR="00C00CD9" w:rsidRPr="00671A2F">
        <w:rPr>
          <w:noProof/>
        </w:rPr>
        <w:t xml:space="preserve"> Users will be recording</w:t>
      </w:r>
      <w:r w:rsidR="00795E8C" w:rsidRPr="00671A2F">
        <w:rPr>
          <w:noProof/>
        </w:rPr>
        <w:t xml:space="preserve"> and performing various activities on</w:t>
      </w:r>
      <w:r w:rsidR="00C00CD9" w:rsidRPr="00671A2F">
        <w:rPr>
          <w:noProof/>
        </w:rPr>
        <w:t xml:space="preserve"> the Business Partner/Counterparty information </w:t>
      </w:r>
      <w:r w:rsidR="00795E8C" w:rsidRPr="00671A2F">
        <w:rPr>
          <w:noProof/>
        </w:rPr>
        <w:t>in PTM (CTRM) App</w:t>
      </w:r>
      <w:r w:rsidRPr="00671A2F">
        <w:rPr>
          <w:noProof/>
        </w:rPr>
        <w:t xml:space="preserve"> Master Data setup, a</w:t>
      </w:r>
      <w:r w:rsidR="00C00CD9" w:rsidRPr="00671A2F">
        <w:rPr>
          <w:noProof/>
        </w:rPr>
        <w:t xml:space="preserve"> connection will already be established between the</w:t>
      </w:r>
      <w:ins w:id="445" w:author="Aishwarya Balan" w:date="2019-02-04T14:22:00Z">
        <w:r w:rsidR="00087902" w:rsidRPr="00671A2F">
          <w:rPr>
            <w:noProof/>
          </w:rPr>
          <w:t xml:space="preserve"> TRM and Credit Risk App</w:t>
        </w:r>
      </w:ins>
      <w:del w:id="446" w:author="Aishwarya Balan" w:date="2019-02-04T14:21:00Z">
        <w:r w:rsidR="00C00CD9" w:rsidRPr="00671A2F" w:rsidDel="00087902">
          <w:rPr>
            <w:noProof/>
          </w:rPr>
          <w:delText xml:space="preserve"> 2 apps</w:delText>
        </w:r>
      </w:del>
      <w:r w:rsidR="00C00CD9" w:rsidRPr="00671A2F">
        <w:rPr>
          <w:noProof/>
        </w:rPr>
        <w:t xml:space="preserve">, </w:t>
      </w:r>
      <w:r w:rsidR="00795E8C" w:rsidRPr="00671A2F">
        <w:rPr>
          <w:noProof/>
        </w:rPr>
        <w:t xml:space="preserve">to enable direct flow of Counteparty information </w:t>
      </w:r>
      <w:r w:rsidRPr="00671A2F">
        <w:rPr>
          <w:noProof/>
        </w:rPr>
        <w:t>to the Credit Risk App</w:t>
      </w:r>
      <w:ins w:id="447" w:author="Aishwarya Balan" w:date="2019-05-29T11:53:00Z">
        <w:r w:rsidR="000C233C">
          <w:rPr>
            <w:noProof/>
          </w:rPr>
          <w:t>.</w:t>
        </w:r>
      </w:ins>
      <w:ins w:id="448" w:author="Gaurav Shah" w:date="2019-03-20T00:04:00Z">
        <w:del w:id="449" w:author="Aishwarya Balan" w:date="2019-05-29T11:53:00Z">
          <w:r w:rsidR="00A34731" w:rsidRPr="00671A2F" w:rsidDel="000C233C">
            <w:rPr>
              <w:noProof/>
              <w:rPrChange w:id="450" w:author="Gaurav Shah" w:date="2019-03-20T00:29:00Z">
                <w:rPr>
                  <w:noProof/>
                  <w:sz w:val="18"/>
                </w:rPr>
              </w:rPrChange>
            </w:rPr>
            <w:delText xml:space="preserve">, </w:delText>
          </w:r>
          <w:r w:rsidR="00A34731" w:rsidRPr="009F7ED7" w:rsidDel="000C233C">
            <w:rPr>
              <w:b/>
              <w:noProof/>
              <w:u w:val="single"/>
              <w:rPrChange w:id="451" w:author="Gaurav Shah" w:date="2019-04-22T16:54:00Z">
                <w:rPr>
                  <w:noProof/>
                  <w:sz w:val="18"/>
                </w:rPr>
              </w:rPrChange>
            </w:rPr>
            <w:delText>through API pulls.</w:delText>
          </w:r>
        </w:del>
      </w:ins>
      <w:del w:id="452" w:author="Gaurav Shah" w:date="2019-03-20T00:04:00Z">
        <w:r w:rsidRPr="009F7ED7" w:rsidDel="00A34731">
          <w:rPr>
            <w:b/>
            <w:noProof/>
            <w:u w:val="single"/>
            <w:rPrChange w:id="453" w:author="Gaurav Shah" w:date="2019-04-22T16:54:00Z">
              <w:rPr>
                <w:noProof/>
              </w:rPr>
            </w:rPrChange>
          </w:rPr>
          <w:delText xml:space="preserve">. </w:delText>
        </w:r>
      </w:del>
    </w:p>
    <w:p w14:paraId="1584B015" w14:textId="3E971D84" w:rsidR="000C233C" w:rsidRDefault="000C233C">
      <w:pPr>
        <w:pStyle w:val="BodyText"/>
        <w:jc w:val="both"/>
        <w:rPr>
          <w:ins w:id="454" w:author="Aishwarya Balan" w:date="2019-05-29T12:00:00Z"/>
          <w:noProof/>
          <w:color w:val="C00000"/>
        </w:rPr>
      </w:pPr>
      <w:ins w:id="455" w:author="Aishwarya Balan" w:date="2019-05-29T11:54:00Z">
        <w:r w:rsidRPr="000C233C">
          <w:rPr>
            <w:noProof/>
            <w:color w:val="C00000"/>
            <w:rPrChange w:id="456" w:author="Aishwarya Balan" w:date="2019-05-29T11:55:00Z">
              <w:rPr>
                <w:b/>
                <w:noProof/>
                <w:color w:val="C00000"/>
                <w:u w:val="single"/>
              </w:rPr>
            </w:rPrChange>
          </w:rPr>
          <w:t>The data from CTRM should</w:t>
        </w:r>
      </w:ins>
      <w:ins w:id="457" w:author="Aishwarya Balan" w:date="2019-05-29T11:55:00Z">
        <w:r>
          <w:rPr>
            <w:b/>
            <w:noProof/>
            <w:u w:val="single"/>
          </w:rPr>
          <w:t xml:space="preserve"> </w:t>
        </w:r>
        <w:r>
          <w:rPr>
            <w:noProof/>
            <w:color w:val="C00000"/>
          </w:rPr>
          <w:t xml:space="preserve">fetch only those </w:t>
        </w:r>
      </w:ins>
      <w:ins w:id="458" w:author="Aishwarya Balan" w:date="2019-05-29T11:56:00Z">
        <w:r>
          <w:rPr>
            <w:noProof/>
            <w:color w:val="C00000"/>
          </w:rPr>
          <w:t>Counterparties whose ro</w:t>
        </w:r>
        <w:r w:rsidRPr="000C233C">
          <w:rPr>
            <w:noProof/>
            <w:color w:val="C00000"/>
          </w:rPr>
          <w:t xml:space="preserve">le </w:t>
        </w:r>
      </w:ins>
      <w:ins w:id="459" w:author="Aishwarya Balan" w:date="2019-05-29T11:58:00Z">
        <w:r w:rsidRPr="000C233C">
          <w:rPr>
            <w:noProof/>
            <w:color w:val="C00000"/>
          </w:rPr>
          <w:t>includes</w:t>
        </w:r>
      </w:ins>
      <w:ins w:id="460" w:author="Aishwarya Balan" w:date="2019-05-29T11:56:00Z">
        <w:r w:rsidRPr="000C233C">
          <w:rPr>
            <w:noProof/>
            <w:color w:val="C00000"/>
          </w:rPr>
          <w:t xml:space="preserve"> “Buyer”,”Seller”</w:t>
        </w:r>
      </w:ins>
      <w:ins w:id="461" w:author="Aishwarya Balan" w:date="2019-05-29T11:57:00Z">
        <w:r w:rsidRPr="000C233C">
          <w:rPr>
            <w:noProof/>
            <w:color w:val="C00000"/>
            <w:rPrChange w:id="462" w:author="Aishwarya Balan" w:date="2019-05-29T11:59:00Z">
              <w:rPr>
                <w:b/>
                <w:noProof/>
                <w:u w:val="single"/>
              </w:rPr>
            </w:rPrChange>
          </w:rPr>
          <w:t xml:space="preserve"> and </w:t>
        </w:r>
      </w:ins>
      <w:ins w:id="463" w:author="Aishwarya Balan" w:date="2019-05-29T11:58:00Z">
        <w:r w:rsidRPr="000C233C">
          <w:rPr>
            <w:noProof/>
            <w:color w:val="C00000"/>
            <w:rPrChange w:id="464" w:author="Aishwarya Balan" w:date="2019-05-29T11:59:00Z">
              <w:rPr>
                <w:b/>
                <w:noProof/>
                <w:u w:val="single"/>
              </w:rPr>
            </w:rPrChange>
          </w:rPr>
          <w:t>if both roles are present</w:t>
        </w:r>
      </w:ins>
      <w:ins w:id="465" w:author="Aishwarya Balan" w:date="2019-05-29T11:59:00Z">
        <w:r w:rsidRPr="000C233C">
          <w:rPr>
            <w:noProof/>
            <w:color w:val="C00000"/>
            <w:rPrChange w:id="466" w:author="Aishwarya Balan" w:date="2019-05-29T11:59:00Z">
              <w:rPr>
                <w:b/>
                <w:noProof/>
                <w:u w:val="single"/>
              </w:rPr>
            </w:rPrChange>
          </w:rPr>
          <w:t xml:space="preserve"> then those Counterparties should also be included.</w:t>
        </w:r>
      </w:ins>
    </w:p>
    <w:p w14:paraId="4654313C" w14:textId="4A8F6FA0" w:rsidR="000C233C" w:rsidRDefault="000C233C">
      <w:pPr>
        <w:pStyle w:val="BodyText"/>
        <w:jc w:val="both"/>
        <w:rPr>
          <w:ins w:id="467" w:author="Aishwarya Balan" w:date="2019-05-29T12:00:00Z"/>
          <w:noProof/>
          <w:color w:val="C00000"/>
        </w:rPr>
      </w:pPr>
      <w:ins w:id="468" w:author="Aishwarya Balan" w:date="2019-05-29T12:00:00Z">
        <w:r>
          <w:rPr>
            <w:noProof/>
            <w:color w:val="C00000"/>
          </w:rPr>
          <w:t>Example :</w:t>
        </w:r>
      </w:ins>
    </w:p>
    <w:tbl>
      <w:tblPr>
        <w:tblStyle w:val="GridTable4-Accent11"/>
        <w:tblW w:w="0" w:type="auto"/>
        <w:tblLook w:val="04A0" w:firstRow="1" w:lastRow="0" w:firstColumn="1" w:lastColumn="0" w:noHBand="0" w:noVBand="1"/>
        <w:tblPrChange w:id="469" w:author="Aishwarya Balan" w:date="2019-05-29T12:07:00Z">
          <w:tblPr>
            <w:tblStyle w:val="GridTable4-Accent11"/>
            <w:tblW w:w="0" w:type="auto"/>
            <w:tblLook w:val="04A0" w:firstRow="1" w:lastRow="0" w:firstColumn="1" w:lastColumn="0" w:noHBand="0" w:noVBand="1"/>
          </w:tblPr>
        </w:tblPrChange>
      </w:tblPr>
      <w:tblGrid>
        <w:gridCol w:w="2551"/>
        <w:gridCol w:w="2413"/>
        <w:gridCol w:w="2643"/>
        <w:gridCol w:w="2089"/>
        <w:tblGridChange w:id="470">
          <w:tblGrid>
            <w:gridCol w:w="3232"/>
            <w:gridCol w:w="3232"/>
            <w:gridCol w:w="3232"/>
            <w:gridCol w:w="3232"/>
          </w:tblGrid>
        </w:tblGridChange>
      </w:tblGrid>
      <w:tr w:rsidR="00455516" w14:paraId="79620708" w14:textId="3313E72D" w:rsidTr="00455516">
        <w:trPr>
          <w:cnfStyle w:val="100000000000" w:firstRow="1" w:lastRow="0" w:firstColumn="0" w:lastColumn="0" w:oddVBand="0" w:evenVBand="0" w:oddHBand="0" w:evenHBand="0" w:firstRowFirstColumn="0" w:firstRowLastColumn="0" w:lastRowFirstColumn="0" w:lastRowLastColumn="0"/>
          <w:ins w:id="471" w:author="Aishwarya Balan" w:date="2019-05-29T12:00:00Z"/>
        </w:trPr>
        <w:tc>
          <w:tcPr>
            <w:cnfStyle w:val="001000000000" w:firstRow="0" w:lastRow="0" w:firstColumn="1" w:lastColumn="0" w:oddVBand="0" w:evenVBand="0" w:oddHBand="0" w:evenHBand="0" w:firstRowFirstColumn="0" w:firstRowLastColumn="0" w:lastRowFirstColumn="0" w:lastRowLastColumn="0"/>
            <w:tcW w:w="2551" w:type="dxa"/>
            <w:tcPrChange w:id="472" w:author="Aishwarya Balan" w:date="2019-05-29T12:07:00Z">
              <w:tcPr>
                <w:tcW w:w="3232" w:type="dxa"/>
              </w:tcPr>
            </w:tcPrChange>
          </w:tcPr>
          <w:p w14:paraId="3B7FCE44" w14:textId="5D5F7AC8" w:rsidR="00455516" w:rsidRDefault="00455516">
            <w:pPr>
              <w:pStyle w:val="BodyText"/>
              <w:jc w:val="both"/>
              <w:cnfStyle w:val="101000000000" w:firstRow="1" w:lastRow="0" w:firstColumn="1" w:lastColumn="0" w:oddVBand="0" w:evenVBand="0" w:oddHBand="0" w:evenHBand="0" w:firstRowFirstColumn="0" w:firstRowLastColumn="0" w:lastRowFirstColumn="0" w:lastRowLastColumn="0"/>
              <w:rPr>
                <w:ins w:id="473" w:author="Aishwarya Balan" w:date="2019-05-29T12:00:00Z"/>
                <w:noProof/>
                <w:color w:val="C00000"/>
              </w:rPr>
            </w:pPr>
            <w:ins w:id="474" w:author="Aishwarya Balan" w:date="2019-05-29T12:01:00Z">
              <w:r>
                <w:rPr>
                  <w:noProof/>
                  <w:color w:val="C00000"/>
                </w:rPr>
                <w:t>Counterparty</w:t>
              </w:r>
            </w:ins>
          </w:p>
        </w:tc>
        <w:tc>
          <w:tcPr>
            <w:tcW w:w="2413" w:type="dxa"/>
            <w:tcPrChange w:id="475" w:author="Aishwarya Balan" w:date="2019-05-29T12:07:00Z">
              <w:tcPr>
                <w:tcW w:w="3232" w:type="dxa"/>
              </w:tcPr>
            </w:tcPrChange>
          </w:tcPr>
          <w:p w14:paraId="3118CEB6" w14:textId="51BFEC83" w:rsidR="00455516" w:rsidRDefault="00455516">
            <w:pPr>
              <w:pStyle w:val="BodyText"/>
              <w:jc w:val="both"/>
              <w:cnfStyle w:val="100000000000" w:firstRow="1" w:lastRow="0" w:firstColumn="0" w:lastColumn="0" w:oddVBand="0" w:evenVBand="0" w:oddHBand="0" w:evenHBand="0" w:firstRowFirstColumn="0" w:firstRowLastColumn="0" w:lastRowFirstColumn="0" w:lastRowLastColumn="0"/>
              <w:rPr>
                <w:ins w:id="476" w:author="Aishwarya Balan" w:date="2019-05-29T12:00:00Z"/>
                <w:noProof/>
                <w:color w:val="C00000"/>
              </w:rPr>
            </w:pPr>
            <w:ins w:id="477" w:author="Aishwarya Balan" w:date="2019-05-29T12:01:00Z">
              <w:r>
                <w:rPr>
                  <w:noProof/>
                  <w:color w:val="C00000"/>
                </w:rPr>
                <w:t>Role</w:t>
              </w:r>
            </w:ins>
          </w:p>
        </w:tc>
        <w:tc>
          <w:tcPr>
            <w:tcW w:w="2643" w:type="dxa"/>
            <w:tcPrChange w:id="478" w:author="Aishwarya Balan" w:date="2019-05-29T12:07:00Z">
              <w:tcPr>
                <w:tcW w:w="3232" w:type="dxa"/>
              </w:tcPr>
            </w:tcPrChange>
          </w:tcPr>
          <w:p w14:paraId="1FBEE4F3" w14:textId="24FAF3F3" w:rsidR="00455516" w:rsidRDefault="00455516">
            <w:pPr>
              <w:pStyle w:val="BodyText"/>
              <w:jc w:val="both"/>
              <w:cnfStyle w:val="100000000000" w:firstRow="1" w:lastRow="0" w:firstColumn="0" w:lastColumn="0" w:oddVBand="0" w:evenVBand="0" w:oddHBand="0" w:evenHBand="0" w:firstRowFirstColumn="0" w:firstRowLastColumn="0" w:lastRowFirstColumn="0" w:lastRowLastColumn="0"/>
              <w:rPr>
                <w:ins w:id="479" w:author="Aishwarya Balan" w:date="2019-05-29T12:00:00Z"/>
                <w:noProof/>
                <w:color w:val="C00000"/>
              </w:rPr>
            </w:pPr>
            <w:ins w:id="480" w:author="Aishwarya Balan" w:date="2019-05-29T12:01:00Z">
              <w:r>
                <w:rPr>
                  <w:noProof/>
                  <w:color w:val="C00000"/>
                </w:rPr>
                <w:t xml:space="preserve">Include/Exclude </w:t>
              </w:r>
            </w:ins>
          </w:p>
        </w:tc>
        <w:tc>
          <w:tcPr>
            <w:tcW w:w="2089" w:type="dxa"/>
            <w:tcPrChange w:id="481" w:author="Aishwarya Balan" w:date="2019-05-29T12:07:00Z">
              <w:tcPr>
                <w:tcW w:w="3232" w:type="dxa"/>
              </w:tcPr>
            </w:tcPrChange>
          </w:tcPr>
          <w:p w14:paraId="1D987C12" w14:textId="0683E8A8" w:rsidR="00455516" w:rsidRDefault="00455516">
            <w:pPr>
              <w:pStyle w:val="BodyText"/>
              <w:jc w:val="both"/>
              <w:cnfStyle w:val="100000000000" w:firstRow="1" w:lastRow="0" w:firstColumn="0" w:lastColumn="0" w:oddVBand="0" w:evenVBand="0" w:oddHBand="0" w:evenHBand="0" w:firstRowFirstColumn="0" w:firstRowLastColumn="0" w:lastRowFirstColumn="0" w:lastRowLastColumn="0"/>
              <w:rPr>
                <w:ins w:id="482" w:author="Aishwarya Balan" w:date="2019-05-29T12:07:00Z"/>
                <w:noProof/>
                <w:color w:val="C00000"/>
              </w:rPr>
            </w:pPr>
            <w:ins w:id="483" w:author="Aishwarya Balan" w:date="2019-05-29T12:07:00Z">
              <w:r>
                <w:rPr>
                  <w:noProof/>
                  <w:color w:val="C00000"/>
                </w:rPr>
                <w:t>C</w:t>
              </w:r>
            </w:ins>
            <w:ins w:id="484" w:author="Aishwarya Balan" w:date="2019-05-29T12:08:00Z">
              <w:r>
                <w:rPr>
                  <w:noProof/>
                  <w:color w:val="C00000"/>
                </w:rPr>
                <w:t xml:space="preserve">ounterparty Maintenance </w:t>
              </w:r>
            </w:ins>
          </w:p>
        </w:tc>
      </w:tr>
      <w:tr w:rsidR="00455516" w14:paraId="092B14FE" w14:textId="7DDC8664" w:rsidTr="00455516">
        <w:trPr>
          <w:cnfStyle w:val="000000100000" w:firstRow="0" w:lastRow="0" w:firstColumn="0" w:lastColumn="0" w:oddVBand="0" w:evenVBand="0" w:oddHBand="1" w:evenHBand="0" w:firstRowFirstColumn="0" w:firstRowLastColumn="0" w:lastRowFirstColumn="0" w:lastRowLastColumn="0"/>
          <w:ins w:id="485" w:author="Aishwarya Balan" w:date="2019-05-29T12:00:00Z"/>
        </w:trPr>
        <w:tc>
          <w:tcPr>
            <w:cnfStyle w:val="001000000000" w:firstRow="0" w:lastRow="0" w:firstColumn="1" w:lastColumn="0" w:oddVBand="0" w:evenVBand="0" w:oddHBand="0" w:evenHBand="0" w:firstRowFirstColumn="0" w:firstRowLastColumn="0" w:lastRowFirstColumn="0" w:lastRowLastColumn="0"/>
            <w:tcW w:w="2551" w:type="dxa"/>
            <w:tcPrChange w:id="486" w:author="Aishwarya Balan" w:date="2019-05-29T12:07:00Z">
              <w:tcPr>
                <w:tcW w:w="3232" w:type="dxa"/>
              </w:tcPr>
            </w:tcPrChange>
          </w:tcPr>
          <w:p w14:paraId="40B4A60F" w14:textId="5BDAFA87" w:rsidR="00455516" w:rsidRDefault="00455516">
            <w:pPr>
              <w:pStyle w:val="BodyText"/>
              <w:jc w:val="both"/>
              <w:cnfStyle w:val="001000100000" w:firstRow="0" w:lastRow="0" w:firstColumn="1" w:lastColumn="0" w:oddVBand="0" w:evenVBand="0" w:oddHBand="1" w:evenHBand="0" w:firstRowFirstColumn="0" w:firstRowLastColumn="0" w:lastRowFirstColumn="0" w:lastRowLastColumn="0"/>
              <w:rPr>
                <w:ins w:id="487" w:author="Aishwarya Balan" w:date="2019-05-29T12:00:00Z"/>
                <w:noProof/>
                <w:color w:val="C00000"/>
              </w:rPr>
            </w:pPr>
            <w:ins w:id="488" w:author="Aishwarya Balan" w:date="2019-05-29T12:02:00Z">
              <w:r>
                <w:rPr>
                  <w:noProof/>
                  <w:color w:val="C00000"/>
                </w:rPr>
                <w:t>X1</w:t>
              </w:r>
            </w:ins>
          </w:p>
        </w:tc>
        <w:tc>
          <w:tcPr>
            <w:tcW w:w="2413" w:type="dxa"/>
            <w:tcPrChange w:id="489" w:author="Aishwarya Balan" w:date="2019-05-29T12:07:00Z">
              <w:tcPr>
                <w:tcW w:w="3232" w:type="dxa"/>
              </w:tcPr>
            </w:tcPrChange>
          </w:tcPr>
          <w:p w14:paraId="6D535381" w14:textId="5D6CF692" w:rsidR="00455516" w:rsidRDefault="00455516">
            <w:pPr>
              <w:pStyle w:val="BodyText"/>
              <w:jc w:val="both"/>
              <w:cnfStyle w:val="000000100000" w:firstRow="0" w:lastRow="0" w:firstColumn="0" w:lastColumn="0" w:oddVBand="0" w:evenVBand="0" w:oddHBand="1" w:evenHBand="0" w:firstRowFirstColumn="0" w:firstRowLastColumn="0" w:lastRowFirstColumn="0" w:lastRowLastColumn="0"/>
              <w:rPr>
                <w:ins w:id="490" w:author="Aishwarya Balan" w:date="2019-05-29T12:00:00Z"/>
                <w:noProof/>
                <w:color w:val="C00000"/>
              </w:rPr>
            </w:pPr>
            <w:ins w:id="491" w:author="Aishwarya Balan" w:date="2019-05-29T12:07:00Z">
              <w:r>
                <w:rPr>
                  <w:noProof/>
                  <w:color w:val="C00000"/>
                </w:rPr>
                <w:t>Broker</w:t>
              </w:r>
            </w:ins>
            <w:ins w:id="492" w:author="Aishwarya Balan" w:date="2019-05-29T12:04:00Z">
              <w:r>
                <w:rPr>
                  <w:noProof/>
                  <w:color w:val="C00000"/>
                </w:rPr>
                <w:t xml:space="preserve"> &amp; Buyer</w:t>
              </w:r>
            </w:ins>
          </w:p>
        </w:tc>
        <w:tc>
          <w:tcPr>
            <w:tcW w:w="2643" w:type="dxa"/>
            <w:tcPrChange w:id="493" w:author="Aishwarya Balan" w:date="2019-05-29T12:07:00Z">
              <w:tcPr>
                <w:tcW w:w="3232" w:type="dxa"/>
              </w:tcPr>
            </w:tcPrChange>
          </w:tcPr>
          <w:p w14:paraId="30B775B3" w14:textId="12F2FAF9" w:rsidR="00455516" w:rsidRDefault="00455516">
            <w:pPr>
              <w:pStyle w:val="BodyText"/>
              <w:jc w:val="both"/>
              <w:cnfStyle w:val="000000100000" w:firstRow="0" w:lastRow="0" w:firstColumn="0" w:lastColumn="0" w:oddVBand="0" w:evenVBand="0" w:oddHBand="1" w:evenHBand="0" w:firstRowFirstColumn="0" w:firstRowLastColumn="0" w:lastRowFirstColumn="0" w:lastRowLastColumn="0"/>
              <w:rPr>
                <w:ins w:id="494" w:author="Aishwarya Balan" w:date="2019-05-29T12:00:00Z"/>
                <w:noProof/>
                <w:color w:val="C00000"/>
              </w:rPr>
            </w:pPr>
            <w:ins w:id="495" w:author="Aishwarya Balan" w:date="2019-05-29T12:07:00Z">
              <w:r>
                <w:rPr>
                  <w:noProof/>
                  <w:color w:val="C00000"/>
                </w:rPr>
                <w:t>Include</w:t>
              </w:r>
            </w:ins>
          </w:p>
        </w:tc>
        <w:tc>
          <w:tcPr>
            <w:tcW w:w="2089" w:type="dxa"/>
            <w:tcPrChange w:id="496" w:author="Aishwarya Balan" w:date="2019-05-29T12:07:00Z">
              <w:tcPr>
                <w:tcW w:w="3232" w:type="dxa"/>
              </w:tcPr>
            </w:tcPrChange>
          </w:tcPr>
          <w:p w14:paraId="101CB1F4" w14:textId="681B420D" w:rsidR="00455516" w:rsidRDefault="00455516">
            <w:pPr>
              <w:pStyle w:val="BodyText"/>
              <w:jc w:val="both"/>
              <w:cnfStyle w:val="000000100000" w:firstRow="0" w:lastRow="0" w:firstColumn="0" w:lastColumn="0" w:oddVBand="0" w:evenVBand="0" w:oddHBand="1" w:evenHBand="0" w:firstRowFirstColumn="0" w:firstRowLastColumn="0" w:lastRowFirstColumn="0" w:lastRowLastColumn="0"/>
              <w:rPr>
                <w:ins w:id="497" w:author="Aishwarya Balan" w:date="2019-05-29T12:07:00Z"/>
                <w:noProof/>
                <w:color w:val="C00000"/>
              </w:rPr>
            </w:pPr>
            <w:ins w:id="498" w:author="Aishwarya Balan" w:date="2019-05-29T12:08:00Z">
              <w:r>
                <w:rPr>
                  <w:noProof/>
                  <w:color w:val="C00000"/>
                </w:rPr>
                <w:t xml:space="preserve">Buyer </w:t>
              </w:r>
            </w:ins>
          </w:p>
        </w:tc>
      </w:tr>
      <w:tr w:rsidR="00455516" w14:paraId="5E31C46F" w14:textId="37E3886D" w:rsidTr="00455516">
        <w:trPr>
          <w:ins w:id="499" w:author="Aishwarya Balan" w:date="2019-05-29T12:00:00Z"/>
        </w:trPr>
        <w:tc>
          <w:tcPr>
            <w:cnfStyle w:val="001000000000" w:firstRow="0" w:lastRow="0" w:firstColumn="1" w:lastColumn="0" w:oddVBand="0" w:evenVBand="0" w:oddHBand="0" w:evenHBand="0" w:firstRowFirstColumn="0" w:firstRowLastColumn="0" w:lastRowFirstColumn="0" w:lastRowLastColumn="0"/>
            <w:tcW w:w="2551" w:type="dxa"/>
            <w:tcPrChange w:id="500" w:author="Aishwarya Balan" w:date="2019-05-29T12:07:00Z">
              <w:tcPr>
                <w:tcW w:w="3232" w:type="dxa"/>
              </w:tcPr>
            </w:tcPrChange>
          </w:tcPr>
          <w:p w14:paraId="54D11A41" w14:textId="33656754" w:rsidR="00455516" w:rsidRDefault="00455516">
            <w:pPr>
              <w:pStyle w:val="BodyText"/>
              <w:jc w:val="both"/>
              <w:rPr>
                <w:ins w:id="501" w:author="Aishwarya Balan" w:date="2019-05-29T12:00:00Z"/>
                <w:noProof/>
                <w:color w:val="C00000"/>
              </w:rPr>
            </w:pPr>
            <w:ins w:id="502" w:author="Aishwarya Balan" w:date="2019-05-29T12:02:00Z">
              <w:r>
                <w:rPr>
                  <w:noProof/>
                  <w:color w:val="C00000"/>
                </w:rPr>
                <w:t>X2</w:t>
              </w:r>
            </w:ins>
          </w:p>
        </w:tc>
        <w:tc>
          <w:tcPr>
            <w:tcW w:w="2413" w:type="dxa"/>
            <w:tcPrChange w:id="503" w:author="Aishwarya Balan" w:date="2019-05-29T12:07:00Z">
              <w:tcPr>
                <w:tcW w:w="3232" w:type="dxa"/>
              </w:tcPr>
            </w:tcPrChange>
          </w:tcPr>
          <w:p w14:paraId="74E9227A" w14:textId="783C947A" w:rsidR="00455516" w:rsidRDefault="00455516">
            <w:pPr>
              <w:pStyle w:val="BodyText"/>
              <w:jc w:val="both"/>
              <w:cnfStyle w:val="000000000000" w:firstRow="0" w:lastRow="0" w:firstColumn="0" w:lastColumn="0" w:oddVBand="0" w:evenVBand="0" w:oddHBand="0" w:evenHBand="0" w:firstRowFirstColumn="0" w:firstRowLastColumn="0" w:lastRowFirstColumn="0" w:lastRowLastColumn="0"/>
              <w:rPr>
                <w:ins w:id="504" w:author="Aishwarya Balan" w:date="2019-05-29T12:00:00Z"/>
                <w:noProof/>
                <w:color w:val="C00000"/>
              </w:rPr>
            </w:pPr>
            <w:ins w:id="505" w:author="Aishwarya Balan" w:date="2019-05-29T12:07:00Z">
              <w:r>
                <w:rPr>
                  <w:noProof/>
                  <w:color w:val="C00000"/>
                </w:rPr>
                <w:t>Bank</w:t>
              </w:r>
            </w:ins>
            <w:ins w:id="506" w:author="Aishwarya Balan" w:date="2019-05-29T12:04:00Z">
              <w:r>
                <w:rPr>
                  <w:noProof/>
                  <w:color w:val="C00000"/>
                </w:rPr>
                <w:t xml:space="preserve"> </w:t>
              </w:r>
            </w:ins>
          </w:p>
        </w:tc>
        <w:tc>
          <w:tcPr>
            <w:tcW w:w="2643" w:type="dxa"/>
            <w:tcPrChange w:id="507" w:author="Aishwarya Balan" w:date="2019-05-29T12:07:00Z">
              <w:tcPr>
                <w:tcW w:w="3232" w:type="dxa"/>
              </w:tcPr>
            </w:tcPrChange>
          </w:tcPr>
          <w:p w14:paraId="2EDC8D9E" w14:textId="6C22152B" w:rsidR="00455516" w:rsidRDefault="00455516">
            <w:pPr>
              <w:pStyle w:val="BodyText"/>
              <w:jc w:val="both"/>
              <w:cnfStyle w:val="000000000000" w:firstRow="0" w:lastRow="0" w:firstColumn="0" w:lastColumn="0" w:oddVBand="0" w:evenVBand="0" w:oddHBand="0" w:evenHBand="0" w:firstRowFirstColumn="0" w:firstRowLastColumn="0" w:lastRowFirstColumn="0" w:lastRowLastColumn="0"/>
              <w:rPr>
                <w:ins w:id="508" w:author="Aishwarya Balan" w:date="2019-05-29T12:00:00Z"/>
                <w:noProof/>
                <w:color w:val="C00000"/>
              </w:rPr>
            </w:pPr>
            <w:ins w:id="509" w:author="Aishwarya Balan" w:date="2019-05-29T12:07:00Z">
              <w:r>
                <w:rPr>
                  <w:noProof/>
                  <w:color w:val="C00000"/>
                </w:rPr>
                <w:t>Exclude</w:t>
              </w:r>
            </w:ins>
          </w:p>
        </w:tc>
        <w:tc>
          <w:tcPr>
            <w:tcW w:w="2089" w:type="dxa"/>
            <w:tcPrChange w:id="510" w:author="Aishwarya Balan" w:date="2019-05-29T12:07:00Z">
              <w:tcPr>
                <w:tcW w:w="3232" w:type="dxa"/>
              </w:tcPr>
            </w:tcPrChange>
          </w:tcPr>
          <w:p w14:paraId="2EF58C93" w14:textId="0502549A" w:rsidR="00455516" w:rsidRDefault="00455516">
            <w:pPr>
              <w:pStyle w:val="BodyText"/>
              <w:jc w:val="both"/>
              <w:cnfStyle w:val="000000000000" w:firstRow="0" w:lastRow="0" w:firstColumn="0" w:lastColumn="0" w:oddVBand="0" w:evenVBand="0" w:oddHBand="0" w:evenHBand="0" w:firstRowFirstColumn="0" w:firstRowLastColumn="0" w:lastRowFirstColumn="0" w:lastRowLastColumn="0"/>
              <w:rPr>
                <w:ins w:id="511" w:author="Aishwarya Balan" w:date="2019-05-29T12:07:00Z"/>
                <w:noProof/>
                <w:color w:val="C00000"/>
              </w:rPr>
            </w:pPr>
            <w:ins w:id="512" w:author="Aishwarya Balan" w:date="2019-05-29T12:08:00Z">
              <w:r>
                <w:rPr>
                  <w:noProof/>
                  <w:color w:val="C00000"/>
                </w:rPr>
                <w:t>N//A</w:t>
              </w:r>
            </w:ins>
          </w:p>
        </w:tc>
      </w:tr>
      <w:tr w:rsidR="00455516" w14:paraId="5C99E829" w14:textId="1D1EA81D" w:rsidTr="00455516">
        <w:trPr>
          <w:cnfStyle w:val="000000100000" w:firstRow="0" w:lastRow="0" w:firstColumn="0" w:lastColumn="0" w:oddVBand="0" w:evenVBand="0" w:oddHBand="1" w:evenHBand="0" w:firstRowFirstColumn="0" w:firstRowLastColumn="0" w:lastRowFirstColumn="0" w:lastRowLastColumn="0"/>
          <w:ins w:id="513" w:author="Aishwarya Balan" w:date="2019-05-29T12:00:00Z"/>
        </w:trPr>
        <w:tc>
          <w:tcPr>
            <w:cnfStyle w:val="001000000000" w:firstRow="0" w:lastRow="0" w:firstColumn="1" w:lastColumn="0" w:oddVBand="0" w:evenVBand="0" w:oddHBand="0" w:evenHBand="0" w:firstRowFirstColumn="0" w:firstRowLastColumn="0" w:lastRowFirstColumn="0" w:lastRowLastColumn="0"/>
            <w:tcW w:w="2551" w:type="dxa"/>
            <w:tcPrChange w:id="514" w:author="Aishwarya Balan" w:date="2019-05-29T12:07:00Z">
              <w:tcPr>
                <w:tcW w:w="3232" w:type="dxa"/>
              </w:tcPr>
            </w:tcPrChange>
          </w:tcPr>
          <w:p w14:paraId="3649AE97" w14:textId="49481340" w:rsidR="00455516" w:rsidRDefault="00455516">
            <w:pPr>
              <w:pStyle w:val="BodyText"/>
              <w:jc w:val="both"/>
              <w:cnfStyle w:val="001000100000" w:firstRow="0" w:lastRow="0" w:firstColumn="1" w:lastColumn="0" w:oddVBand="0" w:evenVBand="0" w:oddHBand="1" w:evenHBand="0" w:firstRowFirstColumn="0" w:firstRowLastColumn="0" w:lastRowFirstColumn="0" w:lastRowLastColumn="0"/>
              <w:rPr>
                <w:ins w:id="515" w:author="Aishwarya Balan" w:date="2019-05-29T12:00:00Z"/>
                <w:noProof/>
                <w:color w:val="C00000"/>
              </w:rPr>
            </w:pPr>
            <w:ins w:id="516" w:author="Aishwarya Balan" w:date="2019-05-29T12:02:00Z">
              <w:r>
                <w:rPr>
                  <w:noProof/>
                  <w:color w:val="C00000"/>
                </w:rPr>
                <w:t>X3</w:t>
              </w:r>
            </w:ins>
          </w:p>
        </w:tc>
        <w:tc>
          <w:tcPr>
            <w:tcW w:w="2413" w:type="dxa"/>
            <w:tcPrChange w:id="517" w:author="Aishwarya Balan" w:date="2019-05-29T12:07:00Z">
              <w:tcPr>
                <w:tcW w:w="3232" w:type="dxa"/>
              </w:tcPr>
            </w:tcPrChange>
          </w:tcPr>
          <w:p w14:paraId="43BBAFA5" w14:textId="07B0207F" w:rsidR="00455516" w:rsidRDefault="00455516">
            <w:pPr>
              <w:pStyle w:val="BodyText"/>
              <w:jc w:val="both"/>
              <w:cnfStyle w:val="000000100000" w:firstRow="0" w:lastRow="0" w:firstColumn="0" w:lastColumn="0" w:oddVBand="0" w:evenVBand="0" w:oddHBand="1" w:evenHBand="0" w:firstRowFirstColumn="0" w:firstRowLastColumn="0" w:lastRowFirstColumn="0" w:lastRowLastColumn="0"/>
              <w:rPr>
                <w:ins w:id="518" w:author="Aishwarya Balan" w:date="2019-05-29T12:00:00Z"/>
                <w:noProof/>
                <w:color w:val="C00000"/>
              </w:rPr>
            </w:pPr>
            <w:ins w:id="519" w:author="Aishwarya Balan" w:date="2019-05-29T12:07:00Z">
              <w:r>
                <w:rPr>
                  <w:noProof/>
                  <w:color w:val="C00000"/>
                </w:rPr>
                <w:t xml:space="preserve">Shipment Line </w:t>
              </w:r>
            </w:ins>
            <w:ins w:id="520" w:author="Aishwarya Balan" w:date="2019-05-29T12:04:00Z">
              <w:r>
                <w:rPr>
                  <w:noProof/>
                  <w:color w:val="C00000"/>
                </w:rPr>
                <w:t xml:space="preserve"> </w:t>
              </w:r>
            </w:ins>
            <w:ins w:id="521" w:author="Aishwarya Balan" w:date="2019-05-29T12:05:00Z">
              <w:r>
                <w:rPr>
                  <w:noProof/>
                  <w:color w:val="C00000"/>
                </w:rPr>
                <w:t xml:space="preserve">&amp; Seller </w:t>
              </w:r>
            </w:ins>
          </w:p>
        </w:tc>
        <w:tc>
          <w:tcPr>
            <w:tcW w:w="2643" w:type="dxa"/>
            <w:tcPrChange w:id="522" w:author="Aishwarya Balan" w:date="2019-05-29T12:07:00Z">
              <w:tcPr>
                <w:tcW w:w="3232" w:type="dxa"/>
              </w:tcPr>
            </w:tcPrChange>
          </w:tcPr>
          <w:p w14:paraId="124E3026" w14:textId="4FC2B311" w:rsidR="00455516" w:rsidRDefault="00455516">
            <w:pPr>
              <w:pStyle w:val="BodyText"/>
              <w:jc w:val="both"/>
              <w:cnfStyle w:val="000000100000" w:firstRow="0" w:lastRow="0" w:firstColumn="0" w:lastColumn="0" w:oddVBand="0" w:evenVBand="0" w:oddHBand="1" w:evenHBand="0" w:firstRowFirstColumn="0" w:firstRowLastColumn="0" w:lastRowFirstColumn="0" w:lastRowLastColumn="0"/>
              <w:rPr>
                <w:ins w:id="523" w:author="Aishwarya Balan" w:date="2019-05-29T12:00:00Z"/>
                <w:noProof/>
                <w:color w:val="C00000"/>
              </w:rPr>
            </w:pPr>
            <w:ins w:id="524" w:author="Aishwarya Balan" w:date="2019-05-29T12:07:00Z">
              <w:r>
                <w:rPr>
                  <w:noProof/>
                  <w:color w:val="C00000"/>
                </w:rPr>
                <w:t>Include</w:t>
              </w:r>
            </w:ins>
          </w:p>
        </w:tc>
        <w:tc>
          <w:tcPr>
            <w:tcW w:w="2089" w:type="dxa"/>
            <w:tcPrChange w:id="525" w:author="Aishwarya Balan" w:date="2019-05-29T12:07:00Z">
              <w:tcPr>
                <w:tcW w:w="3232" w:type="dxa"/>
              </w:tcPr>
            </w:tcPrChange>
          </w:tcPr>
          <w:p w14:paraId="3C2429AA" w14:textId="40153567" w:rsidR="00455516" w:rsidRDefault="00455516">
            <w:pPr>
              <w:pStyle w:val="BodyText"/>
              <w:jc w:val="both"/>
              <w:cnfStyle w:val="000000100000" w:firstRow="0" w:lastRow="0" w:firstColumn="0" w:lastColumn="0" w:oddVBand="0" w:evenVBand="0" w:oddHBand="1" w:evenHBand="0" w:firstRowFirstColumn="0" w:firstRowLastColumn="0" w:lastRowFirstColumn="0" w:lastRowLastColumn="0"/>
              <w:rPr>
                <w:ins w:id="526" w:author="Aishwarya Balan" w:date="2019-05-29T12:07:00Z"/>
                <w:noProof/>
                <w:color w:val="C00000"/>
              </w:rPr>
            </w:pPr>
            <w:ins w:id="527" w:author="Aishwarya Balan" w:date="2019-05-29T12:08:00Z">
              <w:r>
                <w:rPr>
                  <w:noProof/>
                  <w:color w:val="C00000"/>
                </w:rPr>
                <w:t>Seller</w:t>
              </w:r>
            </w:ins>
          </w:p>
        </w:tc>
      </w:tr>
      <w:tr w:rsidR="00455516" w14:paraId="7AA55677" w14:textId="525F4363" w:rsidTr="00455516">
        <w:trPr>
          <w:ins w:id="528" w:author="Aishwarya Balan" w:date="2019-05-29T12:05:00Z"/>
        </w:trPr>
        <w:tc>
          <w:tcPr>
            <w:cnfStyle w:val="001000000000" w:firstRow="0" w:lastRow="0" w:firstColumn="1" w:lastColumn="0" w:oddVBand="0" w:evenVBand="0" w:oddHBand="0" w:evenHBand="0" w:firstRowFirstColumn="0" w:firstRowLastColumn="0" w:lastRowFirstColumn="0" w:lastRowLastColumn="0"/>
            <w:tcW w:w="2551" w:type="dxa"/>
            <w:tcPrChange w:id="529" w:author="Aishwarya Balan" w:date="2019-05-29T12:07:00Z">
              <w:tcPr>
                <w:tcW w:w="3232" w:type="dxa"/>
              </w:tcPr>
            </w:tcPrChange>
          </w:tcPr>
          <w:p w14:paraId="21577796" w14:textId="1E8B3BF0" w:rsidR="00455516" w:rsidRDefault="00455516">
            <w:pPr>
              <w:pStyle w:val="BodyText"/>
              <w:jc w:val="both"/>
              <w:rPr>
                <w:ins w:id="530" w:author="Aishwarya Balan" w:date="2019-05-29T12:05:00Z"/>
                <w:noProof/>
                <w:color w:val="C00000"/>
              </w:rPr>
            </w:pPr>
            <w:ins w:id="531" w:author="Aishwarya Balan" w:date="2019-05-29T12:05:00Z">
              <w:r>
                <w:rPr>
                  <w:noProof/>
                  <w:color w:val="C00000"/>
                </w:rPr>
                <w:t>X4</w:t>
              </w:r>
            </w:ins>
          </w:p>
        </w:tc>
        <w:tc>
          <w:tcPr>
            <w:tcW w:w="2413" w:type="dxa"/>
            <w:tcPrChange w:id="532" w:author="Aishwarya Balan" w:date="2019-05-29T12:07:00Z">
              <w:tcPr>
                <w:tcW w:w="3232" w:type="dxa"/>
              </w:tcPr>
            </w:tcPrChange>
          </w:tcPr>
          <w:p w14:paraId="33938943" w14:textId="06916AAC" w:rsidR="00455516" w:rsidRDefault="00455516">
            <w:pPr>
              <w:pStyle w:val="BodyText"/>
              <w:jc w:val="both"/>
              <w:cnfStyle w:val="000000000000" w:firstRow="0" w:lastRow="0" w:firstColumn="0" w:lastColumn="0" w:oddVBand="0" w:evenVBand="0" w:oddHBand="0" w:evenHBand="0" w:firstRowFirstColumn="0" w:firstRowLastColumn="0" w:lastRowFirstColumn="0" w:lastRowLastColumn="0"/>
              <w:rPr>
                <w:ins w:id="533" w:author="Aishwarya Balan" w:date="2019-05-29T12:05:00Z"/>
                <w:noProof/>
                <w:color w:val="C00000"/>
              </w:rPr>
            </w:pPr>
            <w:ins w:id="534" w:author="Aishwarya Balan" w:date="2019-05-29T12:07:00Z">
              <w:r>
                <w:rPr>
                  <w:noProof/>
                  <w:color w:val="C00000"/>
                </w:rPr>
                <w:t>Rail</w:t>
              </w:r>
            </w:ins>
            <w:ins w:id="535" w:author="Aishwarya Balan" w:date="2019-05-29T12:05:00Z">
              <w:r>
                <w:rPr>
                  <w:noProof/>
                  <w:color w:val="C00000"/>
                </w:rPr>
                <w:t xml:space="preserve"> &amp; Seller </w:t>
              </w:r>
            </w:ins>
            <w:ins w:id="536" w:author="Aishwarya Balan" w:date="2019-05-29T12:08:00Z">
              <w:r>
                <w:rPr>
                  <w:noProof/>
                  <w:color w:val="C00000"/>
                </w:rPr>
                <w:t>&amp;Buyer</w:t>
              </w:r>
            </w:ins>
          </w:p>
        </w:tc>
        <w:tc>
          <w:tcPr>
            <w:tcW w:w="2643" w:type="dxa"/>
            <w:tcPrChange w:id="537" w:author="Aishwarya Balan" w:date="2019-05-29T12:07:00Z">
              <w:tcPr>
                <w:tcW w:w="3232" w:type="dxa"/>
              </w:tcPr>
            </w:tcPrChange>
          </w:tcPr>
          <w:p w14:paraId="3E05AC07" w14:textId="06E53A9D" w:rsidR="00455516" w:rsidRDefault="00455516">
            <w:pPr>
              <w:pStyle w:val="BodyText"/>
              <w:jc w:val="both"/>
              <w:cnfStyle w:val="000000000000" w:firstRow="0" w:lastRow="0" w:firstColumn="0" w:lastColumn="0" w:oddVBand="0" w:evenVBand="0" w:oddHBand="0" w:evenHBand="0" w:firstRowFirstColumn="0" w:firstRowLastColumn="0" w:lastRowFirstColumn="0" w:lastRowLastColumn="0"/>
              <w:rPr>
                <w:ins w:id="538" w:author="Aishwarya Balan" w:date="2019-05-29T12:05:00Z"/>
                <w:noProof/>
                <w:color w:val="C00000"/>
              </w:rPr>
            </w:pPr>
            <w:ins w:id="539" w:author="Aishwarya Balan" w:date="2019-05-29T12:08:00Z">
              <w:r>
                <w:rPr>
                  <w:noProof/>
                  <w:color w:val="C00000"/>
                </w:rPr>
                <w:t>Include</w:t>
              </w:r>
            </w:ins>
          </w:p>
        </w:tc>
        <w:tc>
          <w:tcPr>
            <w:tcW w:w="2089" w:type="dxa"/>
            <w:tcPrChange w:id="540" w:author="Aishwarya Balan" w:date="2019-05-29T12:07:00Z">
              <w:tcPr>
                <w:tcW w:w="3232" w:type="dxa"/>
              </w:tcPr>
            </w:tcPrChange>
          </w:tcPr>
          <w:p w14:paraId="2BA904A2" w14:textId="0C9915D8" w:rsidR="00455516" w:rsidRDefault="00455516">
            <w:pPr>
              <w:pStyle w:val="BodyText"/>
              <w:jc w:val="both"/>
              <w:cnfStyle w:val="000000000000" w:firstRow="0" w:lastRow="0" w:firstColumn="0" w:lastColumn="0" w:oddVBand="0" w:evenVBand="0" w:oddHBand="0" w:evenHBand="0" w:firstRowFirstColumn="0" w:firstRowLastColumn="0" w:lastRowFirstColumn="0" w:lastRowLastColumn="0"/>
              <w:rPr>
                <w:ins w:id="541" w:author="Aishwarya Balan" w:date="2019-05-29T12:07:00Z"/>
                <w:noProof/>
                <w:color w:val="C00000"/>
              </w:rPr>
            </w:pPr>
            <w:ins w:id="542" w:author="Aishwarya Balan" w:date="2019-05-29T12:09:00Z">
              <w:r>
                <w:rPr>
                  <w:noProof/>
                  <w:color w:val="C00000"/>
                </w:rPr>
                <w:t>Both</w:t>
              </w:r>
            </w:ins>
          </w:p>
        </w:tc>
      </w:tr>
      <w:tr w:rsidR="00455516" w14:paraId="7F875993" w14:textId="0E238243" w:rsidTr="00455516">
        <w:trPr>
          <w:cnfStyle w:val="000000100000" w:firstRow="0" w:lastRow="0" w:firstColumn="0" w:lastColumn="0" w:oddVBand="0" w:evenVBand="0" w:oddHBand="1" w:evenHBand="0" w:firstRowFirstColumn="0" w:firstRowLastColumn="0" w:lastRowFirstColumn="0" w:lastRowLastColumn="0"/>
          <w:ins w:id="543" w:author="Aishwarya Balan" w:date="2019-05-29T12:05:00Z"/>
        </w:trPr>
        <w:tc>
          <w:tcPr>
            <w:cnfStyle w:val="001000000000" w:firstRow="0" w:lastRow="0" w:firstColumn="1" w:lastColumn="0" w:oddVBand="0" w:evenVBand="0" w:oddHBand="0" w:evenHBand="0" w:firstRowFirstColumn="0" w:firstRowLastColumn="0" w:lastRowFirstColumn="0" w:lastRowLastColumn="0"/>
            <w:tcW w:w="2551" w:type="dxa"/>
            <w:tcPrChange w:id="544" w:author="Aishwarya Balan" w:date="2019-05-29T12:07:00Z">
              <w:tcPr>
                <w:tcW w:w="3232" w:type="dxa"/>
              </w:tcPr>
            </w:tcPrChange>
          </w:tcPr>
          <w:p w14:paraId="498FB4ED" w14:textId="02322670" w:rsidR="00455516" w:rsidRDefault="00455516">
            <w:pPr>
              <w:pStyle w:val="BodyText"/>
              <w:jc w:val="both"/>
              <w:cnfStyle w:val="001000100000" w:firstRow="0" w:lastRow="0" w:firstColumn="1" w:lastColumn="0" w:oddVBand="0" w:evenVBand="0" w:oddHBand="1" w:evenHBand="0" w:firstRowFirstColumn="0" w:firstRowLastColumn="0" w:lastRowFirstColumn="0" w:lastRowLastColumn="0"/>
              <w:rPr>
                <w:ins w:id="545" w:author="Aishwarya Balan" w:date="2019-05-29T12:05:00Z"/>
                <w:noProof/>
                <w:color w:val="C00000"/>
              </w:rPr>
            </w:pPr>
            <w:ins w:id="546" w:author="Aishwarya Balan" w:date="2019-05-29T12:05:00Z">
              <w:r>
                <w:rPr>
                  <w:noProof/>
                  <w:color w:val="C00000"/>
                </w:rPr>
                <w:t>X5</w:t>
              </w:r>
            </w:ins>
          </w:p>
        </w:tc>
        <w:tc>
          <w:tcPr>
            <w:tcW w:w="2413" w:type="dxa"/>
            <w:tcPrChange w:id="547" w:author="Aishwarya Balan" w:date="2019-05-29T12:07:00Z">
              <w:tcPr>
                <w:tcW w:w="3232" w:type="dxa"/>
              </w:tcPr>
            </w:tcPrChange>
          </w:tcPr>
          <w:p w14:paraId="291CC3D0" w14:textId="42537EB9" w:rsidR="00455516" w:rsidRDefault="00455516">
            <w:pPr>
              <w:pStyle w:val="BodyText"/>
              <w:jc w:val="both"/>
              <w:cnfStyle w:val="000000100000" w:firstRow="0" w:lastRow="0" w:firstColumn="0" w:lastColumn="0" w:oddVBand="0" w:evenVBand="0" w:oddHBand="1" w:evenHBand="0" w:firstRowFirstColumn="0" w:firstRowLastColumn="0" w:lastRowFirstColumn="0" w:lastRowLastColumn="0"/>
              <w:rPr>
                <w:ins w:id="548" w:author="Aishwarya Balan" w:date="2019-05-29T12:05:00Z"/>
                <w:noProof/>
                <w:color w:val="C00000"/>
              </w:rPr>
            </w:pPr>
            <w:ins w:id="549" w:author="Aishwarya Balan" w:date="2019-05-29T12:05:00Z">
              <w:r>
                <w:rPr>
                  <w:noProof/>
                  <w:color w:val="C00000"/>
                </w:rPr>
                <w:t xml:space="preserve">Buyer </w:t>
              </w:r>
            </w:ins>
          </w:p>
        </w:tc>
        <w:tc>
          <w:tcPr>
            <w:tcW w:w="2643" w:type="dxa"/>
            <w:tcPrChange w:id="550" w:author="Aishwarya Balan" w:date="2019-05-29T12:07:00Z">
              <w:tcPr>
                <w:tcW w:w="3232" w:type="dxa"/>
              </w:tcPr>
            </w:tcPrChange>
          </w:tcPr>
          <w:p w14:paraId="4F90C2A0" w14:textId="18DB92EC" w:rsidR="00455516" w:rsidRDefault="00455516">
            <w:pPr>
              <w:pStyle w:val="BodyText"/>
              <w:jc w:val="both"/>
              <w:cnfStyle w:val="000000100000" w:firstRow="0" w:lastRow="0" w:firstColumn="0" w:lastColumn="0" w:oddVBand="0" w:evenVBand="0" w:oddHBand="1" w:evenHBand="0" w:firstRowFirstColumn="0" w:firstRowLastColumn="0" w:lastRowFirstColumn="0" w:lastRowLastColumn="0"/>
              <w:rPr>
                <w:ins w:id="551" w:author="Aishwarya Balan" w:date="2019-05-29T12:05:00Z"/>
                <w:noProof/>
                <w:color w:val="C00000"/>
              </w:rPr>
            </w:pPr>
            <w:ins w:id="552" w:author="Aishwarya Balan" w:date="2019-05-29T12:08:00Z">
              <w:r>
                <w:rPr>
                  <w:noProof/>
                  <w:color w:val="C00000"/>
                </w:rPr>
                <w:t>Include</w:t>
              </w:r>
            </w:ins>
          </w:p>
        </w:tc>
        <w:tc>
          <w:tcPr>
            <w:tcW w:w="2089" w:type="dxa"/>
            <w:tcPrChange w:id="553" w:author="Aishwarya Balan" w:date="2019-05-29T12:07:00Z">
              <w:tcPr>
                <w:tcW w:w="3232" w:type="dxa"/>
              </w:tcPr>
            </w:tcPrChange>
          </w:tcPr>
          <w:p w14:paraId="0348FBCA" w14:textId="0DB559EB" w:rsidR="00455516" w:rsidRDefault="00455516">
            <w:pPr>
              <w:pStyle w:val="BodyText"/>
              <w:jc w:val="both"/>
              <w:cnfStyle w:val="000000100000" w:firstRow="0" w:lastRow="0" w:firstColumn="0" w:lastColumn="0" w:oddVBand="0" w:evenVBand="0" w:oddHBand="1" w:evenHBand="0" w:firstRowFirstColumn="0" w:firstRowLastColumn="0" w:lastRowFirstColumn="0" w:lastRowLastColumn="0"/>
              <w:rPr>
                <w:ins w:id="554" w:author="Aishwarya Balan" w:date="2019-05-29T12:07:00Z"/>
                <w:noProof/>
                <w:color w:val="C00000"/>
              </w:rPr>
            </w:pPr>
            <w:ins w:id="555" w:author="Aishwarya Balan" w:date="2019-05-29T12:09:00Z">
              <w:r>
                <w:rPr>
                  <w:noProof/>
                  <w:color w:val="C00000"/>
                </w:rPr>
                <w:t>Buyer</w:t>
              </w:r>
            </w:ins>
          </w:p>
        </w:tc>
      </w:tr>
    </w:tbl>
    <w:p w14:paraId="7BBA34F9" w14:textId="77777777" w:rsidR="000C233C" w:rsidRPr="000C233C" w:rsidRDefault="000C233C">
      <w:pPr>
        <w:pStyle w:val="BodyText"/>
        <w:jc w:val="both"/>
        <w:rPr>
          <w:ins w:id="556" w:author="Gaurav Shah" w:date="2019-04-22T16:54:00Z"/>
          <w:noProof/>
          <w:color w:val="C00000"/>
          <w:rPrChange w:id="557" w:author="Aishwarya Balan" w:date="2019-05-29T11:57:00Z">
            <w:rPr>
              <w:ins w:id="558" w:author="Gaurav Shah" w:date="2019-04-22T16:54:00Z"/>
              <w:b/>
              <w:noProof/>
              <w:u w:val="single"/>
            </w:rPr>
          </w:rPrChange>
        </w:rPr>
      </w:pPr>
    </w:p>
    <w:p w14:paraId="5AB7C8E6" w14:textId="4017CE5A" w:rsidR="009F7ED7" w:rsidRPr="009F7ED7" w:rsidRDefault="009F7ED7">
      <w:pPr>
        <w:pStyle w:val="BodyText"/>
        <w:jc w:val="both"/>
        <w:rPr>
          <w:b/>
          <w:noProof/>
          <w:u w:val="single"/>
          <w:rPrChange w:id="559" w:author="Gaurav Shah" w:date="2019-04-22T16:54:00Z">
            <w:rPr>
              <w:noProof/>
            </w:rPr>
          </w:rPrChange>
        </w:rPr>
        <w:pPrChange w:id="560" w:author="Aishwarya Balan" w:date="2019-02-12T11:52:00Z">
          <w:pPr>
            <w:pStyle w:val="BodyText"/>
          </w:pPr>
        </w:pPrChange>
      </w:pPr>
      <w:ins w:id="561" w:author="Gaurav Shah" w:date="2019-04-22T16:54:00Z">
        <w:r w:rsidRPr="009F7ED7">
          <w:rPr>
            <w:b/>
            <w:noProof/>
            <w:u w:val="single"/>
            <w:rPrChange w:id="562" w:author="Gaurav Shah" w:date="2019-04-22T16:54:00Z">
              <w:rPr>
                <w:noProof/>
              </w:rPr>
            </w:rPrChange>
          </w:rPr>
          <w:t>Only those Counterparties are picked whose Roles has Buyer or Seller or Both</w:t>
        </w:r>
      </w:ins>
    </w:p>
    <w:p w14:paraId="11F64CAD" w14:textId="0C52A14D" w:rsidR="00C00CD9" w:rsidRPr="00671A2F" w:rsidDel="00A34731" w:rsidRDefault="0051072F">
      <w:pPr>
        <w:pStyle w:val="BodyText"/>
        <w:jc w:val="both"/>
        <w:rPr>
          <w:del w:id="563" w:author="Gaurav Shah" w:date="2019-03-20T00:04:00Z"/>
          <w:noProof/>
        </w:rPr>
        <w:pPrChange w:id="564" w:author="Aishwarya Balan" w:date="2019-02-12T11:52:00Z">
          <w:pPr>
            <w:pStyle w:val="BodyText"/>
          </w:pPr>
        </w:pPrChange>
      </w:pPr>
      <w:bookmarkStart w:id="565" w:name="_Hlk2605940"/>
      <w:ins w:id="566" w:author="Aishwarya Balan" w:date="2019-02-12T11:44:00Z">
        <w:del w:id="567" w:author="Gaurav Shah" w:date="2019-03-20T00:04:00Z">
          <w:r w:rsidRPr="00671A2F" w:rsidDel="00A34731">
            <w:rPr>
              <w:noProof/>
              <w:rPrChange w:id="568" w:author="Gaurav Shah" w:date="2019-03-20T00:29:00Z">
                <w:rPr>
                  <w:noProof/>
                  <w:highlight w:val="green"/>
                </w:rPr>
              </w:rPrChange>
            </w:rPr>
            <w:delText xml:space="preserve">Once every day, the information in </w:delText>
          </w:r>
        </w:del>
      </w:ins>
      <w:ins w:id="569" w:author="Aishwarya Balan" w:date="2019-02-12T11:45:00Z">
        <w:del w:id="570" w:author="Gaurav Shah" w:date="2019-03-20T00:04:00Z">
          <w:r w:rsidRPr="00671A2F" w:rsidDel="00A34731">
            <w:rPr>
              <w:noProof/>
              <w:rPrChange w:id="571" w:author="Gaurav Shah" w:date="2019-03-20T00:29:00Z">
                <w:rPr>
                  <w:noProof/>
                  <w:highlight w:val="green"/>
                </w:rPr>
              </w:rPrChange>
            </w:rPr>
            <w:delText xml:space="preserve">Credit Risk App will be refereshed/updated </w:delText>
          </w:r>
        </w:del>
      </w:ins>
      <w:ins w:id="572" w:author="Aishwarya Balan" w:date="2019-02-12T11:51:00Z">
        <w:del w:id="573" w:author="Gaurav Shah" w:date="2019-03-20T00:04:00Z">
          <w:r w:rsidR="00340A55" w:rsidRPr="00671A2F" w:rsidDel="00A34731">
            <w:rPr>
              <w:noProof/>
              <w:rPrChange w:id="574" w:author="Gaurav Shah" w:date="2019-03-20T00:29:00Z">
                <w:rPr>
                  <w:noProof/>
                  <w:highlight w:val="green"/>
                </w:rPr>
              </w:rPrChange>
            </w:rPr>
            <w:delText xml:space="preserve">to refelect the changes </w:delText>
          </w:r>
        </w:del>
      </w:ins>
      <w:ins w:id="575" w:author="Aishwarya Balan" w:date="2019-02-12T12:12:00Z">
        <w:del w:id="576" w:author="Gaurav Shah" w:date="2019-03-20T00:04:00Z">
          <w:r w:rsidR="002A34D0" w:rsidRPr="00671A2F" w:rsidDel="00A34731">
            <w:rPr>
              <w:noProof/>
              <w:rPrChange w:id="577" w:author="Gaurav Shah" w:date="2019-03-20T00:29:00Z">
                <w:rPr>
                  <w:noProof/>
                  <w:highlight w:val="green"/>
                </w:rPr>
              </w:rPrChange>
            </w:rPr>
            <w:delText xml:space="preserve">made </w:delText>
          </w:r>
        </w:del>
      </w:ins>
      <w:ins w:id="578" w:author="Aishwarya Balan" w:date="2019-02-12T11:51:00Z">
        <w:del w:id="579" w:author="Gaurav Shah" w:date="2019-03-20T00:04:00Z">
          <w:r w:rsidR="00340A55" w:rsidRPr="00671A2F" w:rsidDel="00A34731">
            <w:rPr>
              <w:noProof/>
              <w:rPrChange w:id="580" w:author="Gaurav Shah" w:date="2019-03-20T00:29:00Z">
                <w:rPr>
                  <w:noProof/>
                  <w:highlight w:val="green"/>
                </w:rPr>
              </w:rPrChange>
            </w:rPr>
            <w:delText>in PTM(CTRM)</w:delText>
          </w:r>
        </w:del>
      </w:ins>
      <w:ins w:id="581" w:author="Aishwarya Balan" w:date="2019-02-12T11:52:00Z">
        <w:del w:id="582" w:author="Gaurav Shah" w:date="2019-03-20T00:04:00Z">
          <w:r w:rsidR="00340A55" w:rsidRPr="00671A2F" w:rsidDel="00A34731">
            <w:rPr>
              <w:noProof/>
              <w:rPrChange w:id="583" w:author="Gaurav Shah" w:date="2019-03-20T00:29:00Z">
                <w:rPr>
                  <w:noProof/>
                  <w:highlight w:val="green"/>
                </w:rPr>
              </w:rPrChange>
            </w:rPr>
            <w:delText>.</w:delText>
          </w:r>
        </w:del>
      </w:ins>
      <w:del w:id="584" w:author="Aishwarya Balan" w:date="2019-02-12T11:44:00Z">
        <w:r w:rsidR="005861E8" w:rsidRPr="00671A2F" w:rsidDel="0051072F">
          <w:rPr>
            <w:noProof/>
          </w:rPr>
          <w:delText>Th</w:delText>
        </w:r>
        <w:r w:rsidR="00795E8C" w:rsidRPr="00671A2F" w:rsidDel="0051072F">
          <w:rPr>
            <w:noProof/>
          </w:rPr>
          <w:delText>is</w:delText>
        </w:r>
        <w:r w:rsidR="005861E8" w:rsidRPr="00671A2F" w:rsidDel="0051072F">
          <w:rPr>
            <w:noProof/>
          </w:rPr>
          <w:delText xml:space="preserve"> update/refresh will be performed once everyday.</w:delText>
        </w:r>
      </w:del>
    </w:p>
    <w:bookmarkEnd w:id="565"/>
    <w:p w14:paraId="30E8411F" w14:textId="7FB1D677" w:rsidR="005861E8" w:rsidRPr="00671A2F" w:rsidRDefault="00795E8C">
      <w:pPr>
        <w:pStyle w:val="BodyText"/>
        <w:jc w:val="both"/>
        <w:rPr>
          <w:noProof/>
          <w:rPrChange w:id="585" w:author="Gaurav Shah" w:date="2019-03-20T00:29:00Z">
            <w:rPr>
              <w:noProof/>
              <w:highlight w:val="yellow"/>
            </w:rPr>
          </w:rPrChange>
        </w:rPr>
        <w:pPrChange w:id="586" w:author="Gaurav Shah" w:date="2019-03-20T00:04:00Z">
          <w:pPr>
            <w:pStyle w:val="BodyText"/>
          </w:pPr>
        </w:pPrChange>
      </w:pPr>
      <w:r w:rsidRPr="00671A2F">
        <w:rPr>
          <w:noProof/>
          <w:rPrChange w:id="587" w:author="Gaurav Shah" w:date="2019-03-20T00:29:00Z">
            <w:rPr>
              <w:noProof/>
              <w:highlight w:val="yellow"/>
            </w:rPr>
          </w:rPrChange>
        </w:rPr>
        <w:t>The below 3 operations perfo</w:t>
      </w:r>
      <w:ins w:id="588" w:author="Aishwarya Balan" w:date="2019-03-04T15:26:00Z">
        <w:r w:rsidR="004816A2" w:rsidRPr="00671A2F">
          <w:rPr>
            <w:noProof/>
            <w:rPrChange w:id="589" w:author="Gaurav Shah" w:date="2019-03-20T00:29:00Z">
              <w:rPr>
                <w:noProof/>
                <w:sz w:val="18"/>
              </w:rPr>
            </w:rPrChange>
          </w:rPr>
          <w:t>r</w:t>
        </w:r>
      </w:ins>
      <w:r w:rsidRPr="00671A2F">
        <w:rPr>
          <w:noProof/>
          <w:rPrChange w:id="590" w:author="Gaurav Shah" w:date="2019-03-20T00:29:00Z">
            <w:rPr>
              <w:noProof/>
              <w:highlight w:val="yellow"/>
            </w:rPr>
          </w:rPrChange>
        </w:rPr>
        <w:t>med in CTRM Master Data that impact Credit Risk Counterparty Maintenance are</w:t>
      </w:r>
      <w:r w:rsidR="005861E8" w:rsidRPr="00671A2F">
        <w:rPr>
          <w:noProof/>
          <w:rPrChange w:id="591" w:author="Gaurav Shah" w:date="2019-03-20T00:29:00Z">
            <w:rPr>
              <w:noProof/>
              <w:highlight w:val="yellow"/>
            </w:rPr>
          </w:rPrChange>
        </w:rPr>
        <w:t>:</w:t>
      </w:r>
    </w:p>
    <w:p w14:paraId="5917058C" w14:textId="707CB3FC" w:rsidR="005861E8" w:rsidRPr="00671A2F" w:rsidRDefault="005861E8" w:rsidP="00BC6D8C">
      <w:pPr>
        <w:pStyle w:val="BodyText"/>
        <w:numPr>
          <w:ilvl w:val="0"/>
          <w:numId w:val="11"/>
        </w:numPr>
        <w:rPr>
          <w:noProof/>
          <w:rPrChange w:id="592" w:author="Gaurav Shah" w:date="2019-03-20T00:29:00Z">
            <w:rPr>
              <w:noProof/>
              <w:highlight w:val="yellow"/>
            </w:rPr>
          </w:rPrChange>
        </w:rPr>
      </w:pPr>
      <w:r w:rsidRPr="00671A2F">
        <w:rPr>
          <w:noProof/>
          <w:rPrChange w:id="593" w:author="Gaurav Shah" w:date="2019-03-20T00:29:00Z">
            <w:rPr>
              <w:noProof/>
              <w:highlight w:val="yellow"/>
            </w:rPr>
          </w:rPrChange>
        </w:rPr>
        <w:t>Add</w:t>
      </w:r>
      <w:r w:rsidR="00795E8C" w:rsidRPr="00671A2F">
        <w:rPr>
          <w:noProof/>
          <w:rPrChange w:id="594" w:author="Gaurav Shah" w:date="2019-03-20T00:29:00Z">
            <w:rPr>
              <w:noProof/>
              <w:highlight w:val="yellow"/>
            </w:rPr>
          </w:rPrChange>
        </w:rPr>
        <w:t xml:space="preserve"> – On additon of a new CP, the new CP will start being displayed</w:t>
      </w:r>
      <w:del w:id="595" w:author="Gaurav Shah" w:date="2019-03-20T00:05:00Z">
        <w:r w:rsidR="00795E8C" w:rsidRPr="00671A2F" w:rsidDel="00A34731">
          <w:rPr>
            <w:noProof/>
            <w:rPrChange w:id="596" w:author="Gaurav Shah" w:date="2019-03-20T00:29:00Z">
              <w:rPr>
                <w:noProof/>
                <w:highlight w:val="yellow"/>
              </w:rPr>
            </w:rPrChange>
          </w:rPr>
          <w:delText xml:space="preserve"> </w:delText>
        </w:r>
      </w:del>
      <w:ins w:id="597" w:author="Aishwarya Balan" w:date="2019-02-12T11:56:00Z">
        <w:del w:id="598" w:author="Gaurav Shah" w:date="2019-03-20T00:05:00Z">
          <w:r w:rsidR="00340A55" w:rsidRPr="00671A2F" w:rsidDel="00A34731">
            <w:rPr>
              <w:noProof/>
              <w:rPrChange w:id="599" w:author="Gaurav Shah" w:date="2019-03-20T00:29:00Z">
                <w:rPr>
                  <w:noProof/>
                  <w:highlight w:val="yellow"/>
                </w:rPr>
              </w:rPrChange>
            </w:rPr>
            <w:delText xml:space="preserve">post </w:delText>
          </w:r>
        </w:del>
      </w:ins>
      <w:del w:id="600" w:author="Gaurav Shah" w:date="2019-03-20T00:05:00Z">
        <w:r w:rsidR="00795E8C" w:rsidRPr="00671A2F" w:rsidDel="00A34731">
          <w:rPr>
            <w:noProof/>
            <w:rPrChange w:id="601" w:author="Gaurav Shah" w:date="2019-03-20T00:29:00Z">
              <w:rPr>
                <w:noProof/>
                <w:highlight w:val="yellow"/>
              </w:rPr>
            </w:rPrChange>
          </w:rPr>
          <w:delText>once the update/refresh is done every EOD</w:delText>
        </w:r>
      </w:del>
      <w:ins w:id="602" w:author="Gaurav Shah" w:date="2019-03-20T00:05:00Z">
        <w:r w:rsidR="00A34731" w:rsidRPr="00671A2F">
          <w:rPr>
            <w:noProof/>
            <w:rPrChange w:id="603" w:author="Gaurav Shah" w:date="2019-03-20T00:29:00Z">
              <w:rPr>
                <w:noProof/>
                <w:sz w:val="18"/>
              </w:rPr>
            </w:rPrChange>
          </w:rPr>
          <w:t xml:space="preserve"> on the next API pull onwards</w:t>
        </w:r>
      </w:ins>
      <w:r w:rsidR="00795E8C" w:rsidRPr="00671A2F">
        <w:rPr>
          <w:noProof/>
          <w:rPrChange w:id="604" w:author="Gaurav Shah" w:date="2019-03-20T00:29:00Z">
            <w:rPr>
              <w:noProof/>
              <w:highlight w:val="yellow"/>
            </w:rPr>
          </w:rPrChange>
        </w:rPr>
        <w:t>.</w:t>
      </w:r>
    </w:p>
    <w:p w14:paraId="633CAA0B" w14:textId="7B11BAA3" w:rsidR="005861E8" w:rsidRPr="00671A2F" w:rsidRDefault="005861E8" w:rsidP="00BC6D8C">
      <w:pPr>
        <w:pStyle w:val="BodyText"/>
        <w:numPr>
          <w:ilvl w:val="0"/>
          <w:numId w:val="11"/>
        </w:numPr>
        <w:rPr>
          <w:noProof/>
          <w:rPrChange w:id="605" w:author="Gaurav Shah" w:date="2019-03-20T00:29:00Z">
            <w:rPr>
              <w:noProof/>
              <w:highlight w:val="yellow"/>
            </w:rPr>
          </w:rPrChange>
        </w:rPr>
      </w:pPr>
      <w:r w:rsidRPr="00671A2F">
        <w:rPr>
          <w:noProof/>
          <w:rPrChange w:id="606" w:author="Gaurav Shah" w:date="2019-03-20T00:29:00Z">
            <w:rPr>
              <w:noProof/>
              <w:highlight w:val="yellow"/>
            </w:rPr>
          </w:rPrChange>
        </w:rPr>
        <w:t>Modify</w:t>
      </w:r>
      <w:r w:rsidR="00795E8C" w:rsidRPr="00671A2F">
        <w:rPr>
          <w:noProof/>
          <w:rPrChange w:id="607" w:author="Gaurav Shah" w:date="2019-03-20T00:29:00Z">
            <w:rPr>
              <w:noProof/>
              <w:highlight w:val="yellow"/>
            </w:rPr>
          </w:rPrChange>
        </w:rPr>
        <w:t xml:space="preserve"> – If any fields of interest are modified, then the CP information in Credit Risk CP will be updated</w:t>
      </w:r>
      <w:ins w:id="608" w:author="Aishwarya Balan" w:date="2019-02-12T11:59:00Z">
        <w:del w:id="609" w:author="Gaurav Shah" w:date="2019-03-20T00:05:00Z">
          <w:r w:rsidR="00D229C7" w:rsidRPr="00671A2F" w:rsidDel="00A34731">
            <w:rPr>
              <w:noProof/>
              <w:rPrChange w:id="610" w:author="Gaurav Shah" w:date="2019-03-20T00:29:00Z">
                <w:rPr>
                  <w:noProof/>
                  <w:highlight w:val="yellow"/>
                </w:rPr>
              </w:rPrChange>
            </w:rPr>
            <w:delText xml:space="preserve"> post EOD refresh</w:delText>
          </w:r>
        </w:del>
        <w:r w:rsidR="00D229C7" w:rsidRPr="00671A2F">
          <w:rPr>
            <w:noProof/>
            <w:rPrChange w:id="611" w:author="Gaurav Shah" w:date="2019-03-20T00:29:00Z">
              <w:rPr>
                <w:noProof/>
                <w:highlight w:val="yellow"/>
              </w:rPr>
            </w:rPrChange>
          </w:rPr>
          <w:t>.</w:t>
        </w:r>
      </w:ins>
    </w:p>
    <w:p w14:paraId="29544E33" w14:textId="6ED86EEC" w:rsidR="005861E8" w:rsidRPr="00671A2F" w:rsidRDefault="005861E8" w:rsidP="005861E8">
      <w:pPr>
        <w:pStyle w:val="BodyText"/>
        <w:numPr>
          <w:ilvl w:val="0"/>
          <w:numId w:val="11"/>
        </w:numPr>
        <w:rPr>
          <w:ins w:id="612" w:author="Aishwarya Balan" w:date="2019-02-12T12:19:00Z"/>
          <w:noProof/>
          <w:rPrChange w:id="613" w:author="Gaurav Shah" w:date="2019-03-20T00:29:00Z">
            <w:rPr>
              <w:ins w:id="614" w:author="Aishwarya Balan" w:date="2019-02-12T12:19:00Z"/>
              <w:noProof/>
              <w:highlight w:val="yellow"/>
            </w:rPr>
          </w:rPrChange>
        </w:rPr>
      </w:pPr>
      <w:r w:rsidRPr="00671A2F">
        <w:rPr>
          <w:noProof/>
          <w:rPrChange w:id="615" w:author="Gaurav Shah" w:date="2019-03-20T00:29:00Z">
            <w:rPr>
              <w:noProof/>
              <w:highlight w:val="yellow"/>
            </w:rPr>
          </w:rPrChange>
        </w:rPr>
        <w:t>Delete</w:t>
      </w:r>
      <w:r w:rsidR="00795E8C" w:rsidRPr="00671A2F">
        <w:rPr>
          <w:noProof/>
          <w:rPrChange w:id="616" w:author="Gaurav Shah" w:date="2019-03-20T00:29:00Z">
            <w:rPr>
              <w:noProof/>
              <w:highlight w:val="yellow"/>
            </w:rPr>
          </w:rPrChange>
        </w:rPr>
        <w:t xml:space="preserve"> – On deletion of a CP</w:t>
      </w:r>
      <w:ins w:id="617" w:author="Gaurav Shah" w:date="2019-03-20T00:05:00Z">
        <w:r w:rsidR="00A34731" w:rsidRPr="00671A2F">
          <w:rPr>
            <w:noProof/>
            <w:rPrChange w:id="618" w:author="Gaurav Shah" w:date="2019-03-20T00:29:00Z">
              <w:rPr>
                <w:noProof/>
                <w:sz w:val="18"/>
              </w:rPr>
            </w:rPrChange>
          </w:rPr>
          <w:t xml:space="preserve"> in TRM</w:t>
        </w:r>
      </w:ins>
      <w:del w:id="619" w:author="Gaurav Shah" w:date="2019-03-20T00:05:00Z">
        <w:r w:rsidR="00795E8C" w:rsidRPr="00671A2F" w:rsidDel="00A34731">
          <w:rPr>
            <w:noProof/>
            <w:rPrChange w:id="620" w:author="Gaurav Shah" w:date="2019-03-20T00:29:00Z">
              <w:rPr>
                <w:noProof/>
                <w:highlight w:val="yellow"/>
              </w:rPr>
            </w:rPrChange>
          </w:rPr>
          <w:delText xml:space="preserve">, </w:delText>
        </w:r>
      </w:del>
      <w:ins w:id="621" w:author="Aishwarya Balan" w:date="2019-02-12T12:00:00Z">
        <w:del w:id="622" w:author="Gaurav Shah" w:date="2019-03-20T00:05:00Z">
          <w:r w:rsidR="00D229C7" w:rsidRPr="00671A2F" w:rsidDel="00A34731">
            <w:rPr>
              <w:noProof/>
              <w:rPrChange w:id="623" w:author="Gaurav Shah" w:date="2019-03-20T00:29:00Z">
                <w:rPr>
                  <w:noProof/>
                  <w:highlight w:val="yellow"/>
                </w:rPr>
              </w:rPrChange>
            </w:rPr>
            <w:delText>post</w:delText>
          </w:r>
        </w:del>
      </w:ins>
      <w:del w:id="624" w:author="Gaurav Shah" w:date="2019-03-20T00:05:00Z">
        <w:r w:rsidR="00795E8C" w:rsidRPr="00671A2F" w:rsidDel="00A34731">
          <w:rPr>
            <w:noProof/>
            <w:rPrChange w:id="625" w:author="Gaurav Shah" w:date="2019-03-20T00:29:00Z">
              <w:rPr>
                <w:noProof/>
                <w:highlight w:val="yellow"/>
              </w:rPr>
            </w:rPrChange>
          </w:rPr>
          <w:delText xml:space="preserve">once the updated/refresh is done </w:delText>
        </w:r>
      </w:del>
      <w:ins w:id="626" w:author="Aishwarya Balan" w:date="2019-02-12T12:01:00Z">
        <w:del w:id="627" w:author="Gaurav Shah" w:date="2019-03-20T00:05:00Z">
          <w:r w:rsidR="00D229C7" w:rsidRPr="00671A2F" w:rsidDel="00A34731">
            <w:rPr>
              <w:noProof/>
              <w:rPrChange w:id="628" w:author="Gaurav Shah" w:date="2019-03-20T00:29:00Z">
                <w:rPr>
                  <w:noProof/>
                  <w:highlight w:val="yellow"/>
                </w:rPr>
              </w:rPrChange>
            </w:rPr>
            <w:delText xml:space="preserve">every </w:delText>
          </w:r>
        </w:del>
      </w:ins>
      <w:del w:id="629" w:author="Gaurav Shah" w:date="2019-03-20T00:05:00Z">
        <w:r w:rsidR="00795E8C" w:rsidRPr="00671A2F" w:rsidDel="00A34731">
          <w:rPr>
            <w:noProof/>
            <w:rPrChange w:id="630" w:author="Gaurav Shah" w:date="2019-03-20T00:29:00Z">
              <w:rPr>
                <w:noProof/>
                <w:highlight w:val="yellow"/>
              </w:rPr>
            </w:rPrChange>
          </w:rPr>
          <w:delText>at the EOD</w:delText>
        </w:r>
      </w:del>
      <w:r w:rsidR="00795E8C" w:rsidRPr="00671A2F">
        <w:rPr>
          <w:noProof/>
          <w:rPrChange w:id="631" w:author="Gaurav Shah" w:date="2019-03-20T00:29:00Z">
            <w:rPr>
              <w:noProof/>
              <w:highlight w:val="yellow"/>
            </w:rPr>
          </w:rPrChange>
        </w:rPr>
        <w:t>,</w:t>
      </w:r>
      <w:ins w:id="632" w:author="Gaurav Shah" w:date="2019-03-20T00:05:00Z">
        <w:r w:rsidR="00A34731" w:rsidRPr="00671A2F">
          <w:rPr>
            <w:noProof/>
            <w:rPrChange w:id="633" w:author="Gaurav Shah" w:date="2019-03-20T00:29:00Z">
              <w:rPr>
                <w:noProof/>
                <w:sz w:val="18"/>
              </w:rPr>
            </w:rPrChange>
          </w:rPr>
          <w:t xml:space="preserve"> </w:t>
        </w:r>
      </w:ins>
      <w:del w:id="634" w:author="Aishwarya Balan" w:date="2019-02-12T12:00:00Z">
        <w:r w:rsidR="00795E8C" w:rsidRPr="00671A2F" w:rsidDel="00D229C7">
          <w:rPr>
            <w:noProof/>
            <w:rPrChange w:id="635" w:author="Gaurav Shah" w:date="2019-03-20T00:29:00Z">
              <w:rPr>
                <w:noProof/>
                <w:highlight w:val="yellow"/>
              </w:rPr>
            </w:rPrChange>
          </w:rPr>
          <w:delText xml:space="preserve"> </w:delText>
        </w:r>
      </w:del>
      <w:r w:rsidR="00795E8C" w:rsidRPr="00671A2F">
        <w:rPr>
          <w:noProof/>
          <w:rPrChange w:id="636" w:author="Gaurav Shah" w:date="2019-03-20T00:29:00Z">
            <w:rPr>
              <w:noProof/>
              <w:highlight w:val="yellow"/>
            </w:rPr>
          </w:rPrChange>
        </w:rPr>
        <w:t>the CP will be deleted from the Credit Risk CP</w:t>
      </w:r>
      <w:ins w:id="637" w:author="Gaurav Shah" w:date="2019-03-20T00:05:00Z">
        <w:r w:rsidR="00A34731" w:rsidRPr="00671A2F">
          <w:rPr>
            <w:noProof/>
            <w:rPrChange w:id="638" w:author="Gaurav Shah" w:date="2019-03-20T00:29:00Z">
              <w:rPr>
                <w:noProof/>
                <w:sz w:val="18"/>
              </w:rPr>
            </w:rPrChange>
          </w:rPr>
          <w:t xml:space="preserve"> too.</w:t>
        </w:r>
      </w:ins>
      <w:del w:id="639" w:author="Gaurav Shah" w:date="2019-03-20T00:05:00Z">
        <w:r w:rsidR="00795E8C" w:rsidRPr="00671A2F" w:rsidDel="00A34731">
          <w:rPr>
            <w:noProof/>
            <w:rPrChange w:id="640" w:author="Gaurav Shah" w:date="2019-03-20T00:29:00Z">
              <w:rPr>
                <w:noProof/>
                <w:highlight w:val="yellow"/>
              </w:rPr>
            </w:rPrChange>
          </w:rPr>
          <w:delText>.</w:delText>
        </w:r>
      </w:del>
    </w:p>
    <w:p w14:paraId="33C4D196" w14:textId="45C19E83" w:rsidR="00025DCA" w:rsidRPr="003277C6" w:rsidDel="00A34731" w:rsidRDefault="00025DCA">
      <w:pPr>
        <w:pStyle w:val="BodyText"/>
        <w:rPr>
          <w:ins w:id="641" w:author="Aishwarya Balan" w:date="2019-02-28T17:35:00Z"/>
          <w:del w:id="642" w:author="Gaurav Shah" w:date="2019-03-20T00:05:00Z"/>
          <w:b/>
          <w:noProof/>
          <w:sz w:val="18"/>
          <w:rPrChange w:id="643" w:author="Aishwarya Balan" w:date="2019-03-04T11:52:00Z">
            <w:rPr>
              <w:ins w:id="644" w:author="Aishwarya Balan" w:date="2019-02-28T17:35:00Z"/>
              <w:del w:id="645" w:author="Gaurav Shah" w:date="2019-03-20T00:05:00Z"/>
              <w:b/>
              <w:noProof/>
            </w:rPr>
          </w:rPrChange>
        </w:rPr>
      </w:pPr>
      <w:ins w:id="646" w:author="Aishwarya Balan" w:date="2019-02-12T12:19:00Z">
        <w:del w:id="647" w:author="Gaurav Shah" w:date="2019-03-20T00:05:00Z">
          <w:r w:rsidRPr="003277C6" w:rsidDel="00A34731">
            <w:rPr>
              <w:b/>
              <w:noProof/>
              <w:sz w:val="18"/>
              <w:rPrChange w:id="648" w:author="Aishwarya Balan" w:date="2019-03-04T11:52:00Z">
                <w:rPr>
                  <w:b/>
                  <w:noProof/>
                  <w:highlight w:val="yellow"/>
                </w:rPr>
              </w:rPrChange>
            </w:rPr>
            <w:delText>N</w:delText>
          </w:r>
        </w:del>
      </w:ins>
      <w:ins w:id="649" w:author="Aishwarya Balan" w:date="2019-02-12T12:20:00Z">
        <w:del w:id="650" w:author="Gaurav Shah" w:date="2019-03-20T00:05:00Z">
          <w:r w:rsidRPr="003277C6" w:rsidDel="00A34731">
            <w:rPr>
              <w:b/>
              <w:noProof/>
              <w:sz w:val="18"/>
              <w:rPrChange w:id="651" w:author="Aishwarya Balan" w:date="2019-03-04T11:52:00Z">
                <w:rPr>
                  <w:b/>
                  <w:noProof/>
                  <w:highlight w:val="yellow"/>
                </w:rPr>
              </w:rPrChange>
            </w:rPr>
            <w:delText>ote:The upload option in Credit Risk App for CP should not be displayed.</w:delText>
          </w:r>
        </w:del>
      </w:ins>
    </w:p>
    <w:p w14:paraId="21282452" w14:textId="2FEAEE75" w:rsidR="00BB4C33" w:rsidRPr="003277C6" w:rsidDel="00A34731" w:rsidRDefault="00BB4C33">
      <w:pPr>
        <w:pStyle w:val="BodyText"/>
        <w:rPr>
          <w:ins w:id="652" w:author="Aishwarya Balan" w:date="2019-02-28T17:35:00Z"/>
          <w:del w:id="653" w:author="Gaurav Shah" w:date="2019-03-20T00:05:00Z"/>
          <w:b/>
          <w:noProof/>
          <w:sz w:val="18"/>
          <w:rPrChange w:id="654" w:author="Aishwarya Balan" w:date="2019-03-04T11:52:00Z">
            <w:rPr>
              <w:ins w:id="655" w:author="Aishwarya Balan" w:date="2019-02-28T17:35:00Z"/>
              <w:del w:id="656" w:author="Gaurav Shah" w:date="2019-03-20T00:05:00Z"/>
              <w:b/>
              <w:noProof/>
            </w:rPr>
          </w:rPrChange>
        </w:rPr>
      </w:pPr>
    </w:p>
    <w:p w14:paraId="30E522F6" w14:textId="62CAD81E" w:rsidR="00BB4C33" w:rsidRPr="003277C6" w:rsidDel="00A34731" w:rsidRDefault="00BB4C33">
      <w:pPr>
        <w:pStyle w:val="BodyText"/>
        <w:rPr>
          <w:ins w:id="657" w:author="Aishwarya Balan" w:date="2019-02-28T17:35:00Z"/>
          <w:del w:id="658" w:author="Gaurav Shah" w:date="2019-03-20T00:05:00Z"/>
          <w:b/>
          <w:noProof/>
          <w:sz w:val="18"/>
          <w:rPrChange w:id="659" w:author="Aishwarya Balan" w:date="2019-03-04T11:52:00Z">
            <w:rPr>
              <w:ins w:id="660" w:author="Aishwarya Balan" w:date="2019-02-28T17:35:00Z"/>
              <w:del w:id="661" w:author="Gaurav Shah" w:date="2019-03-20T00:05:00Z"/>
              <w:b/>
              <w:noProof/>
            </w:rPr>
          </w:rPrChange>
        </w:rPr>
      </w:pPr>
    </w:p>
    <w:p w14:paraId="4772C565" w14:textId="1AD1DA08" w:rsidR="00BB4C33" w:rsidRPr="003277C6" w:rsidDel="00A34731" w:rsidRDefault="00BB4C33">
      <w:pPr>
        <w:pStyle w:val="BodyText"/>
        <w:rPr>
          <w:ins w:id="662" w:author="Aishwarya Balan" w:date="2019-02-28T17:35:00Z"/>
          <w:del w:id="663" w:author="Gaurav Shah" w:date="2019-03-20T00:05:00Z"/>
          <w:b/>
          <w:noProof/>
          <w:sz w:val="18"/>
          <w:rPrChange w:id="664" w:author="Aishwarya Balan" w:date="2019-03-04T11:52:00Z">
            <w:rPr>
              <w:ins w:id="665" w:author="Aishwarya Balan" w:date="2019-02-28T17:35:00Z"/>
              <w:del w:id="666" w:author="Gaurav Shah" w:date="2019-03-20T00:05:00Z"/>
              <w:b/>
              <w:noProof/>
            </w:rPr>
          </w:rPrChange>
        </w:rPr>
      </w:pPr>
    </w:p>
    <w:p w14:paraId="6A38F7F9" w14:textId="7FA6244B" w:rsidR="00BB4C33" w:rsidRPr="003277C6" w:rsidDel="00A34731" w:rsidRDefault="00BB4C33">
      <w:pPr>
        <w:pStyle w:val="BodyText"/>
        <w:rPr>
          <w:ins w:id="667" w:author="Aishwarya Balan" w:date="2019-02-28T17:35:00Z"/>
          <w:del w:id="668" w:author="Gaurav Shah" w:date="2019-03-20T00:05:00Z"/>
          <w:b/>
          <w:noProof/>
          <w:sz w:val="18"/>
          <w:rPrChange w:id="669" w:author="Aishwarya Balan" w:date="2019-03-04T11:52:00Z">
            <w:rPr>
              <w:ins w:id="670" w:author="Aishwarya Balan" w:date="2019-02-28T17:35:00Z"/>
              <w:del w:id="671" w:author="Gaurav Shah" w:date="2019-03-20T00:05:00Z"/>
              <w:b/>
              <w:noProof/>
            </w:rPr>
          </w:rPrChange>
        </w:rPr>
      </w:pPr>
    </w:p>
    <w:p w14:paraId="31A46C9A" w14:textId="23CB44B6" w:rsidR="00BB4C33" w:rsidRPr="003277C6" w:rsidDel="00A34731" w:rsidRDefault="00BB4C33">
      <w:pPr>
        <w:pStyle w:val="BodyText"/>
        <w:rPr>
          <w:ins w:id="672" w:author="Aishwarya Balan" w:date="2019-02-28T17:35:00Z"/>
          <w:del w:id="673" w:author="Gaurav Shah" w:date="2019-03-20T00:05:00Z"/>
          <w:b/>
          <w:noProof/>
          <w:sz w:val="18"/>
          <w:rPrChange w:id="674" w:author="Aishwarya Balan" w:date="2019-03-04T11:52:00Z">
            <w:rPr>
              <w:ins w:id="675" w:author="Aishwarya Balan" w:date="2019-02-28T17:35:00Z"/>
              <w:del w:id="676" w:author="Gaurav Shah" w:date="2019-03-20T00:05:00Z"/>
              <w:b/>
              <w:noProof/>
            </w:rPr>
          </w:rPrChange>
        </w:rPr>
      </w:pPr>
    </w:p>
    <w:p w14:paraId="3EADD085" w14:textId="4817D082" w:rsidR="00BB4C33" w:rsidRPr="003277C6" w:rsidDel="00A34731" w:rsidRDefault="00BB4C33">
      <w:pPr>
        <w:pStyle w:val="BodyText"/>
        <w:rPr>
          <w:ins w:id="677" w:author="Aishwarya Balan" w:date="2019-02-28T17:35:00Z"/>
          <w:del w:id="678" w:author="Gaurav Shah" w:date="2019-03-20T00:05:00Z"/>
          <w:b/>
          <w:noProof/>
          <w:sz w:val="18"/>
          <w:rPrChange w:id="679" w:author="Aishwarya Balan" w:date="2019-03-04T11:52:00Z">
            <w:rPr>
              <w:ins w:id="680" w:author="Aishwarya Balan" w:date="2019-02-28T17:35:00Z"/>
              <w:del w:id="681" w:author="Gaurav Shah" w:date="2019-03-20T00:05:00Z"/>
              <w:b/>
              <w:noProof/>
            </w:rPr>
          </w:rPrChange>
        </w:rPr>
      </w:pPr>
    </w:p>
    <w:p w14:paraId="0AED9CA4" w14:textId="54A6F5A0" w:rsidR="00BB4C33" w:rsidRPr="003277C6" w:rsidDel="00A34731" w:rsidRDefault="00BB4C33">
      <w:pPr>
        <w:pStyle w:val="BodyText"/>
        <w:rPr>
          <w:ins w:id="682" w:author="Aishwarya Balan" w:date="2019-02-28T17:35:00Z"/>
          <w:del w:id="683" w:author="Gaurav Shah" w:date="2019-03-20T00:05:00Z"/>
          <w:b/>
          <w:noProof/>
          <w:sz w:val="18"/>
          <w:rPrChange w:id="684" w:author="Aishwarya Balan" w:date="2019-03-04T11:52:00Z">
            <w:rPr>
              <w:ins w:id="685" w:author="Aishwarya Balan" w:date="2019-02-28T17:35:00Z"/>
              <w:del w:id="686" w:author="Gaurav Shah" w:date="2019-03-20T00:05:00Z"/>
              <w:b/>
              <w:noProof/>
            </w:rPr>
          </w:rPrChange>
        </w:rPr>
      </w:pPr>
    </w:p>
    <w:p w14:paraId="64A5B458" w14:textId="2429D245" w:rsidR="00BB4C33" w:rsidRPr="003277C6" w:rsidDel="00A34731" w:rsidRDefault="00BB4C33">
      <w:pPr>
        <w:pStyle w:val="BodyText"/>
        <w:rPr>
          <w:ins w:id="687" w:author="Aishwarya Balan" w:date="2019-02-28T17:35:00Z"/>
          <w:del w:id="688" w:author="Gaurav Shah" w:date="2019-03-20T00:05:00Z"/>
          <w:b/>
          <w:noProof/>
          <w:sz w:val="18"/>
          <w:rPrChange w:id="689" w:author="Aishwarya Balan" w:date="2019-03-04T11:52:00Z">
            <w:rPr>
              <w:ins w:id="690" w:author="Aishwarya Balan" w:date="2019-02-28T17:35:00Z"/>
              <w:del w:id="691" w:author="Gaurav Shah" w:date="2019-03-20T00:05:00Z"/>
              <w:b/>
              <w:noProof/>
            </w:rPr>
          </w:rPrChange>
        </w:rPr>
      </w:pPr>
    </w:p>
    <w:p w14:paraId="79BEA6D1" w14:textId="73745E0E" w:rsidR="00BB4C33" w:rsidRPr="003277C6" w:rsidDel="00A34731" w:rsidRDefault="00BB4C33">
      <w:pPr>
        <w:pStyle w:val="BodyText"/>
        <w:rPr>
          <w:ins w:id="692" w:author="Aishwarya Balan" w:date="2019-02-28T17:35:00Z"/>
          <w:del w:id="693" w:author="Gaurav Shah" w:date="2019-03-20T00:05:00Z"/>
          <w:b/>
          <w:noProof/>
          <w:sz w:val="18"/>
          <w:rPrChange w:id="694" w:author="Aishwarya Balan" w:date="2019-03-04T11:52:00Z">
            <w:rPr>
              <w:ins w:id="695" w:author="Aishwarya Balan" w:date="2019-02-28T17:35:00Z"/>
              <w:del w:id="696" w:author="Gaurav Shah" w:date="2019-03-20T00:05:00Z"/>
              <w:b/>
              <w:noProof/>
            </w:rPr>
          </w:rPrChange>
        </w:rPr>
      </w:pPr>
    </w:p>
    <w:p w14:paraId="3C8806EA" w14:textId="524939BE" w:rsidR="00BB4C33" w:rsidRPr="003277C6" w:rsidDel="00A34731" w:rsidRDefault="00BB4C33">
      <w:pPr>
        <w:pStyle w:val="BodyText"/>
        <w:rPr>
          <w:ins w:id="697" w:author="Aishwarya Balan" w:date="2019-02-28T17:35:00Z"/>
          <w:del w:id="698" w:author="Gaurav Shah" w:date="2019-03-20T00:05:00Z"/>
          <w:b/>
          <w:noProof/>
          <w:sz w:val="18"/>
          <w:rPrChange w:id="699" w:author="Aishwarya Balan" w:date="2019-03-04T11:52:00Z">
            <w:rPr>
              <w:ins w:id="700" w:author="Aishwarya Balan" w:date="2019-02-28T17:35:00Z"/>
              <w:del w:id="701" w:author="Gaurav Shah" w:date="2019-03-20T00:05:00Z"/>
              <w:b/>
              <w:noProof/>
            </w:rPr>
          </w:rPrChange>
        </w:rPr>
      </w:pPr>
    </w:p>
    <w:p w14:paraId="020856FD" w14:textId="5E391533" w:rsidR="00BB4C33" w:rsidRPr="003277C6" w:rsidDel="00A34731" w:rsidRDefault="00BB4C33">
      <w:pPr>
        <w:pStyle w:val="BodyText"/>
        <w:rPr>
          <w:ins w:id="702" w:author="Aishwarya Balan" w:date="2019-02-28T17:35:00Z"/>
          <w:del w:id="703" w:author="Gaurav Shah" w:date="2019-03-20T00:05:00Z"/>
          <w:b/>
          <w:noProof/>
          <w:sz w:val="18"/>
          <w:rPrChange w:id="704" w:author="Aishwarya Balan" w:date="2019-03-04T11:52:00Z">
            <w:rPr>
              <w:ins w:id="705" w:author="Aishwarya Balan" w:date="2019-02-28T17:35:00Z"/>
              <w:del w:id="706" w:author="Gaurav Shah" w:date="2019-03-20T00:05:00Z"/>
              <w:b/>
              <w:noProof/>
            </w:rPr>
          </w:rPrChange>
        </w:rPr>
      </w:pPr>
    </w:p>
    <w:p w14:paraId="679A305F" w14:textId="4EEF23F0" w:rsidR="00BB4C33" w:rsidRPr="003277C6" w:rsidDel="00A34731" w:rsidRDefault="00BB4C33">
      <w:pPr>
        <w:pStyle w:val="BodyText"/>
        <w:rPr>
          <w:ins w:id="707" w:author="Aishwarya Balan" w:date="2019-02-28T17:35:00Z"/>
          <w:del w:id="708" w:author="Gaurav Shah" w:date="2019-03-20T00:05:00Z"/>
          <w:b/>
          <w:noProof/>
          <w:sz w:val="18"/>
          <w:rPrChange w:id="709" w:author="Aishwarya Balan" w:date="2019-03-04T11:52:00Z">
            <w:rPr>
              <w:ins w:id="710" w:author="Aishwarya Balan" w:date="2019-02-28T17:35:00Z"/>
              <w:del w:id="711" w:author="Gaurav Shah" w:date="2019-03-20T00:05:00Z"/>
              <w:b/>
              <w:noProof/>
            </w:rPr>
          </w:rPrChange>
        </w:rPr>
      </w:pPr>
    </w:p>
    <w:p w14:paraId="7C40FC7A" w14:textId="474282EE" w:rsidR="00BB4C33" w:rsidRPr="003277C6" w:rsidDel="00A34731" w:rsidRDefault="00BB4C33">
      <w:pPr>
        <w:pStyle w:val="BodyText"/>
        <w:rPr>
          <w:ins w:id="712" w:author="Aishwarya Balan" w:date="2019-02-28T17:35:00Z"/>
          <w:del w:id="713" w:author="Gaurav Shah" w:date="2019-03-20T00:05:00Z"/>
          <w:b/>
          <w:noProof/>
          <w:sz w:val="18"/>
          <w:rPrChange w:id="714" w:author="Aishwarya Balan" w:date="2019-03-04T11:52:00Z">
            <w:rPr>
              <w:ins w:id="715" w:author="Aishwarya Balan" w:date="2019-02-28T17:35:00Z"/>
              <w:del w:id="716" w:author="Gaurav Shah" w:date="2019-03-20T00:05:00Z"/>
              <w:b/>
              <w:noProof/>
            </w:rPr>
          </w:rPrChange>
        </w:rPr>
      </w:pPr>
    </w:p>
    <w:p w14:paraId="26CCEF9A" w14:textId="5DA5CF02" w:rsidR="00BB4C33" w:rsidRPr="003277C6" w:rsidDel="00A34731" w:rsidRDefault="00BB4C33">
      <w:pPr>
        <w:pStyle w:val="BodyText"/>
        <w:rPr>
          <w:ins w:id="717" w:author="Aishwarya Balan" w:date="2019-02-28T17:35:00Z"/>
          <w:del w:id="718" w:author="Gaurav Shah" w:date="2019-03-20T00:05:00Z"/>
          <w:b/>
          <w:noProof/>
          <w:sz w:val="18"/>
          <w:rPrChange w:id="719" w:author="Aishwarya Balan" w:date="2019-03-04T11:52:00Z">
            <w:rPr>
              <w:ins w:id="720" w:author="Aishwarya Balan" w:date="2019-02-28T17:35:00Z"/>
              <w:del w:id="721" w:author="Gaurav Shah" w:date="2019-03-20T00:05:00Z"/>
              <w:b/>
              <w:noProof/>
            </w:rPr>
          </w:rPrChange>
        </w:rPr>
      </w:pPr>
    </w:p>
    <w:p w14:paraId="5DAFF3FF" w14:textId="3D0364CE" w:rsidR="00BB4C33" w:rsidRPr="003277C6" w:rsidDel="00A34731" w:rsidRDefault="00BB4C33">
      <w:pPr>
        <w:pStyle w:val="BodyText"/>
        <w:rPr>
          <w:ins w:id="722" w:author="Aishwarya Balan" w:date="2019-02-28T17:35:00Z"/>
          <w:del w:id="723" w:author="Gaurav Shah" w:date="2019-03-20T00:05:00Z"/>
          <w:b/>
          <w:noProof/>
          <w:sz w:val="18"/>
          <w:rPrChange w:id="724" w:author="Aishwarya Balan" w:date="2019-03-04T11:52:00Z">
            <w:rPr>
              <w:ins w:id="725" w:author="Aishwarya Balan" w:date="2019-02-28T17:35:00Z"/>
              <w:del w:id="726" w:author="Gaurav Shah" w:date="2019-03-20T00:05:00Z"/>
              <w:b/>
              <w:noProof/>
            </w:rPr>
          </w:rPrChange>
        </w:rPr>
      </w:pPr>
    </w:p>
    <w:p w14:paraId="5567802B" w14:textId="463F0DF3" w:rsidR="00BB4C33" w:rsidRPr="003277C6" w:rsidDel="00A34731" w:rsidRDefault="00BB4C33">
      <w:pPr>
        <w:pStyle w:val="BodyText"/>
        <w:rPr>
          <w:ins w:id="727" w:author="Aishwarya Balan" w:date="2019-02-28T17:36:00Z"/>
          <w:del w:id="728" w:author="Gaurav Shah" w:date="2019-03-20T00:05:00Z"/>
          <w:b/>
          <w:noProof/>
          <w:sz w:val="18"/>
          <w:rPrChange w:id="729" w:author="Aishwarya Balan" w:date="2019-03-04T11:52:00Z">
            <w:rPr>
              <w:ins w:id="730" w:author="Aishwarya Balan" w:date="2019-02-28T17:36:00Z"/>
              <w:del w:id="731" w:author="Gaurav Shah" w:date="2019-03-20T00:05:00Z"/>
              <w:b/>
              <w:noProof/>
            </w:rPr>
          </w:rPrChange>
        </w:rPr>
      </w:pPr>
    </w:p>
    <w:p w14:paraId="4A02B1A1" w14:textId="7C06F851" w:rsidR="00BB4C33" w:rsidRPr="003277C6" w:rsidDel="00A34731" w:rsidRDefault="00BB4C33">
      <w:pPr>
        <w:pStyle w:val="BodyText"/>
        <w:rPr>
          <w:ins w:id="732" w:author="Aishwarya Balan" w:date="2019-02-28T18:21:00Z"/>
          <w:del w:id="733" w:author="Gaurav Shah" w:date="2019-03-20T00:05:00Z"/>
          <w:b/>
          <w:noProof/>
          <w:sz w:val="18"/>
          <w:rPrChange w:id="734" w:author="Aishwarya Balan" w:date="2019-03-04T11:52:00Z">
            <w:rPr>
              <w:ins w:id="735" w:author="Aishwarya Balan" w:date="2019-02-28T18:21:00Z"/>
              <w:del w:id="736" w:author="Gaurav Shah" w:date="2019-03-20T00:05:00Z"/>
              <w:b/>
              <w:noProof/>
            </w:rPr>
          </w:rPrChange>
        </w:rPr>
      </w:pPr>
    </w:p>
    <w:p w14:paraId="4E719D54" w14:textId="327141D9" w:rsidR="001D0F75" w:rsidRPr="003277C6" w:rsidDel="00A34731" w:rsidRDefault="001D0F75">
      <w:pPr>
        <w:pStyle w:val="BodyText"/>
        <w:rPr>
          <w:ins w:id="737" w:author="Aishwarya Balan" w:date="2019-02-28T17:36:00Z"/>
          <w:del w:id="738" w:author="Gaurav Shah" w:date="2019-03-20T00:05:00Z"/>
          <w:b/>
          <w:noProof/>
          <w:sz w:val="18"/>
          <w:rPrChange w:id="739" w:author="Aishwarya Balan" w:date="2019-03-04T11:52:00Z">
            <w:rPr>
              <w:ins w:id="740" w:author="Aishwarya Balan" w:date="2019-02-28T17:36:00Z"/>
              <w:del w:id="741" w:author="Gaurav Shah" w:date="2019-03-20T00:05:00Z"/>
              <w:b/>
              <w:noProof/>
            </w:rPr>
          </w:rPrChange>
        </w:rPr>
      </w:pPr>
    </w:p>
    <w:p w14:paraId="1B997CC3" w14:textId="77777777" w:rsidR="00BB4C33" w:rsidRPr="003277C6" w:rsidRDefault="00BB4C33">
      <w:pPr>
        <w:pStyle w:val="BodyText"/>
        <w:rPr>
          <w:ins w:id="742" w:author="Aishwarya Balan" w:date="2019-02-12T12:01:00Z"/>
          <w:b/>
          <w:noProof/>
          <w:sz w:val="18"/>
          <w:rPrChange w:id="743" w:author="Aishwarya Balan" w:date="2019-03-04T11:52:00Z">
            <w:rPr>
              <w:ins w:id="744" w:author="Aishwarya Balan" w:date="2019-02-12T12:01:00Z"/>
              <w:noProof/>
              <w:highlight w:val="yellow"/>
            </w:rPr>
          </w:rPrChange>
        </w:rPr>
        <w:pPrChange w:id="745" w:author="Aishwarya Balan" w:date="2019-02-12T12:19:00Z">
          <w:pPr>
            <w:pStyle w:val="BodyText"/>
            <w:numPr>
              <w:numId w:val="11"/>
            </w:numPr>
            <w:ind w:left="720" w:hanging="360"/>
          </w:pPr>
        </w:pPrChange>
      </w:pPr>
    </w:p>
    <w:p w14:paraId="0A7F10A8" w14:textId="29A3BCF6" w:rsidR="00D229C7" w:rsidRPr="003277C6" w:rsidDel="009D6B6B" w:rsidRDefault="00D229C7">
      <w:pPr>
        <w:pStyle w:val="BodyText"/>
        <w:rPr>
          <w:del w:id="746" w:author="Aishwarya Balan" w:date="2019-02-28T17:33:00Z"/>
          <w:noProof/>
          <w:sz w:val="18"/>
          <w:highlight w:val="yellow"/>
          <w:rPrChange w:id="747" w:author="Aishwarya Balan" w:date="2019-03-04T11:52:00Z">
            <w:rPr>
              <w:del w:id="748" w:author="Aishwarya Balan" w:date="2019-02-28T17:33:00Z"/>
              <w:noProof/>
              <w:highlight w:val="yellow"/>
            </w:rPr>
          </w:rPrChange>
        </w:rPr>
        <w:pPrChange w:id="749" w:author="Aishwarya Balan" w:date="2019-02-12T12:01:00Z">
          <w:pPr>
            <w:pStyle w:val="BodyText"/>
            <w:numPr>
              <w:numId w:val="11"/>
            </w:numPr>
            <w:ind w:left="720" w:hanging="360"/>
          </w:pPr>
        </w:pPrChange>
      </w:pPr>
    </w:p>
    <w:p w14:paraId="2248CB14" w14:textId="77777777" w:rsidR="00722062" w:rsidRPr="003277C6" w:rsidRDefault="00722062" w:rsidP="00722062">
      <w:pPr>
        <w:pStyle w:val="Heading3"/>
        <w:rPr>
          <w:sz w:val="18"/>
          <w:szCs w:val="18"/>
          <w:rPrChange w:id="750" w:author="Aishwarya Balan" w:date="2019-03-04T11:52:00Z">
            <w:rPr/>
          </w:rPrChange>
        </w:rPr>
      </w:pPr>
      <w:r w:rsidRPr="003277C6">
        <w:rPr>
          <w:sz w:val="18"/>
          <w:szCs w:val="18"/>
          <w:rPrChange w:id="751" w:author="Aishwarya Balan" w:date="2019-03-04T11:52:00Z">
            <w:rPr/>
          </w:rPrChange>
        </w:rPr>
        <w:t>Navigation</w:t>
      </w:r>
    </w:p>
    <w:p w14:paraId="5DA37BDB" w14:textId="77777777" w:rsidR="00722062" w:rsidRPr="003277C6" w:rsidRDefault="00722062" w:rsidP="00722062">
      <w:pPr>
        <w:pStyle w:val="BodyText"/>
        <w:rPr>
          <w:sz w:val="18"/>
          <w:rPrChange w:id="752" w:author="Aishwarya Balan" w:date="2019-03-04T11:52:00Z">
            <w:rPr/>
          </w:rPrChange>
        </w:rPr>
      </w:pPr>
      <w:r w:rsidRPr="003277C6">
        <w:rPr>
          <w:sz w:val="18"/>
          <w:rPrChange w:id="753" w:author="Aishwarya Balan" w:date="2019-03-04T11:52:00Z">
            <w:rPr/>
          </w:rPrChange>
        </w:rPr>
        <w:t>Credit Risk &gt; Counterparty Maintenance</w:t>
      </w:r>
    </w:p>
    <w:p w14:paraId="63D3663C" w14:textId="77777777" w:rsidR="009A4FF0" w:rsidRPr="003277C6" w:rsidRDefault="009A4FF0" w:rsidP="00722062">
      <w:pPr>
        <w:pStyle w:val="BodyText"/>
        <w:rPr>
          <w:sz w:val="18"/>
          <w:rPrChange w:id="754" w:author="Aishwarya Balan" w:date="2019-03-04T11:52:00Z">
            <w:rPr/>
          </w:rPrChange>
        </w:rPr>
      </w:pPr>
    </w:p>
    <w:p w14:paraId="21E4DF6B" w14:textId="6A53F5EA" w:rsidR="00025DCA" w:rsidRPr="003277C6" w:rsidDel="00BB4C33" w:rsidRDefault="00025DCA" w:rsidP="00722062">
      <w:pPr>
        <w:pStyle w:val="BodyText"/>
        <w:rPr>
          <w:del w:id="755" w:author="Aishwarya Balan" w:date="2019-02-28T17:36:00Z"/>
          <w:sz w:val="18"/>
          <w:rPrChange w:id="756" w:author="Aishwarya Balan" w:date="2019-03-04T11:52:00Z">
            <w:rPr>
              <w:del w:id="757" w:author="Aishwarya Balan" w:date="2019-02-28T17:36:00Z"/>
            </w:rPr>
          </w:rPrChange>
        </w:rPr>
      </w:pPr>
    </w:p>
    <w:p w14:paraId="40132FAF" w14:textId="77777777" w:rsidR="005861E8" w:rsidRPr="003277C6" w:rsidRDefault="003A0E20" w:rsidP="00722062">
      <w:pPr>
        <w:pStyle w:val="Heading3"/>
        <w:rPr>
          <w:sz w:val="18"/>
          <w:szCs w:val="18"/>
          <w:rPrChange w:id="758" w:author="Aishwarya Balan" w:date="2019-03-04T11:52:00Z">
            <w:rPr/>
          </w:rPrChange>
        </w:rPr>
      </w:pPr>
      <w:r w:rsidRPr="003277C6">
        <w:rPr>
          <w:sz w:val="18"/>
          <w:szCs w:val="18"/>
          <w:rPrChange w:id="759" w:author="Aishwarya Balan" w:date="2019-03-04T11:52:00Z">
            <w:rPr/>
          </w:rPrChange>
        </w:rPr>
        <w:t xml:space="preserve">Template </w:t>
      </w:r>
      <w:r w:rsidR="00722062" w:rsidRPr="003277C6">
        <w:rPr>
          <w:sz w:val="18"/>
          <w:szCs w:val="18"/>
          <w:rPrChange w:id="760" w:author="Aishwarya Balan" w:date="2019-03-04T11:52:00Z">
            <w:rPr/>
          </w:rPrChange>
        </w:rPr>
        <w:t>Fields</w:t>
      </w:r>
    </w:p>
    <w:tbl>
      <w:tblPr>
        <w:tblStyle w:val="GridTable4-Accent1"/>
        <w:tblW w:w="4920" w:type="pct"/>
        <w:tblLayout w:type="fixed"/>
        <w:tblLook w:val="04A0" w:firstRow="1" w:lastRow="0" w:firstColumn="1" w:lastColumn="0" w:noHBand="0" w:noVBand="1"/>
        <w:tblPrChange w:id="761" w:author="Gaurav Shah" w:date="2019-03-20T00:16:00Z">
          <w:tblPr>
            <w:tblStyle w:val="GridTable4-Accent1"/>
            <w:tblW w:w="4988" w:type="pct"/>
            <w:tblLayout w:type="fixed"/>
            <w:tblLook w:val="04A0" w:firstRow="1" w:lastRow="0" w:firstColumn="1" w:lastColumn="0" w:noHBand="0" w:noVBand="1"/>
          </w:tblPr>
        </w:tblPrChange>
      </w:tblPr>
      <w:tblGrid>
        <w:gridCol w:w="236"/>
        <w:gridCol w:w="1168"/>
        <w:gridCol w:w="852"/>
        <w:gridCol w:w="937"/>
        <w:gridCol w:w="1831"/>
        <w:gridCol w:w="955"/>
        <w:gridCol w:w="16"/>
        <w:gridCol w:w="951"/>
        <w:gridCol w:w="563"/>
        <w:gridCol w:w="951"/>
        <w:gridCol w:w="592"/>
        <w:gridCol w:w="236"/>
        <w:gridCol w:w="139"/>
        <w:gridCol w:w="114"/>
        <w:tblGridChange w:id="762">
          <w:tblGrid>
            <w:gridCol w:w="236"/>
            <w:gridCol w:w="1168"/>
            <w:gridCol w:w="165"/>
            <w:gridCol w:w="687"/>
            <w:gridCol w:w="284"/>
            <w:gridCol w:w="653"/>
            <w:gridCol w:w="411"/>
            <w:gridCol w:w="1420"/>
            <w:gridCol w:w="626"/>
            <w:gridCol w:w="329"/>
            <w:gridCol w:w="756"/>
            <w:gridCol w:w="54"/>
            <w:gridCol w:w="720"/>
            <w:gridCol w:w="357"/>
            <w:gridCol w:w="594"/>
            <w:gridCol w:w="57"/>
            <w:gridCol w:w="910"/>
            <w:gridCol w:w="167"/>
            <w:gridCol w:w="684"/>
            <w:gridCol w:w="236"/>
            <w:gridCol w:w="157"/>
            <w:gridCol w:w="79"/>
          </w:tblGrid>
        </w:tblGridChange>
      </w:tblGrid>
      <w:tr w:rsidR="00671A2F" w:rsidRPr="003277C6" w14:paraId="499B6025" w14:textId="642E0103" w:rsidTr="00671A2F">
        <w:trPr>
          <w:gridAfter w:val="1"/>
          <w:cnfStyle w:val="100000000000" w:firstRow="1" w:lastRow="0" w:firstColumn="0" w:lastColumn="0" w:oddVBand="0" w:evenVBand="0" w:oddHBand="0" w:evenHBand="0" w:firstRowFirstColumn="0" w:firstRowLastColumn="0" w:lastRowFirstColumn="0" w:lastRowLastColumn="0"/>
          <w:wAfter w:w="78" w:type="dxa"/>
          <w:trHeight w:val="412"/>
          <w:ins w:id="763" w:author="Aishwarya Balan" w:date="2019-02-07T12:12:00Z"/>
          <w:trPrChange w:id="764" w:author="Gaurav Shah" w:date="2019-03-20T00:16:00Z">
            <w:trPr>
              <w:gridAfter w:val="1"/>
              <w:trHeight w:val="412"/>
            </w:trPr>
          </w:trPrChange>
        </w:trPr>
        <w:tc>
          <w:tcPr>
            <w:cnfStyle w:val="001000000000" w:firstRow="0" w:lastRow="0" w:firstColumn="1" w:lastColumn="0" w:oddVBand="0" w:evenVBand="0" w:oddHBand="0" w:evenHBand="0" w:firstRowFirstColumn="0" w:firstRowLastColumn="0" w:lastRowFirstColumn="0" w:lastRowLastColumn="0"/>
            <w:tcW w:w="744" w:type="pct"/>
            <w:gridSpan w:val="2"/>
            <w:tcPrChange w:id="765" w:author="Gaurav Shah" w:date="2019-03-20T00:16:00Z">
              <w:tcPr>
                <w:tcW w:w="816" w:type="pct"/>
                <w:gridSpan w:val="3"/>
              </w:tcPr>
            </w:tcPrChange>
          </w:tcPr>
          <w:p w14:paraId="23D7F6D2" w14:textId="77777777" w:rsidR="00671A2F" w:rsidRPr="003277C6" w:rsidRDefault="00671A2F" w:rsidP="00212D85">
            <w:pPr>
              <w:pStyle w:val="BodyText"/>
              <w:cnfStyle w:val="101000000000" w:firstRow="1" w:lastRow="0" w:firstColumn="1" w:lastColumn="0" w:oddVBand="0" w:evenVBand="0" w:oddHBand="0" w:evenHBand="0" w:firstRowFirstColumn="0" w:firstRowLastColumn="0" w:lastRowFirstColumn="0" w:lastRowLastColumn="0"/>
              <w:rPr>
                <w:ins w:id="766" w:author="Aishwarya Balan" w:date="2019-02-07T12:12:00Z"/>
                <w:sz w:val="18"/>
                <w:rPrChange w:id="767" w:author="Aishwarya Balan" w:date="2019-03-04T11:52:00Z">
                  <w:rPr>
                    <w:ins w:id="768" w:author="Aishwarya Balan" w:date="2019-02-07T12:12:00Z"/>
                  </w:rPr>
                </w:rPrChange>
              </w:rPr>
            </w:pPr>
            <w:ins w:id="769" w:author="Aishwarya Balan" w:date="2019-02-07T12:12:00Z">
              <w:r w:rsidRPr="003277C6">
                <w:rPr>
                  <w:sz w:val="18"/>
                  <w:rPrChange w:id="770" w:author="Aishwarya Balan" w:date="2019-03-04T11:52:00Z">
                    <w:rPr/>
                  </w:rPrChange>
                </w:rPr>
                <w:t>Field/Button</w:t>
              </w:r>
            </w:ins>
          </w:p>
        </w:tc>
        <w:tc>
          <w:tcPr>
            <w:tcW w:w="451" w:type="pct"/>
            <w:tcPrChange w:id="771" w:author="Gaurav Shah" w:date="2019-03-20T00:16:00Z">
              <w:tcPr>
                <w:tcW w:w="507" w:type="pct"/>
                <w:gridSpan w:val="2"/>
              </w:tcPr>
            </w:tcPrChange>
          </w:tcPr>
          <w:p w14:paraId="4408B33B" w14:textId="137C163D" w:rsidR="00671A2F" w:rsidRPr="003277C6" w:rsidRDefault="00671A2F" w:rsidP="00212D85">
            <w:pPr>
              <w:pStyle w:val="BodyText"/>
              <w:cnfStyle w:val="100000000000" w:firstRow="1" w:lastRow="0" w:firstColumn="0" w:lastColumn="0" w:oddVBand="0" w:evenVBand="0" w:oddHBand="0" w:evenHBand="0" w:firstRowFirstColumn="0" w:firstRowLastColumn="0" w:lastRowFirstColumn="0" w:lastRowLastColumn="0"/>
              <w:rPr>
                <w:ins w:id="772" w:author="Aishwarya Balan" w:date="2019-02-07T12:18:00Z"/>
                <w:sz w:val="18"/>
                <w:rPrChange w:id="773" w:author="Aishwarya Balan" w:date="2019-03-04T11:52:00Z">
                  <w:rPr>
                    <w:ins w:id="774" w:author="Aishwarya Balan" w:date="2019-02-07T12:18:00Z"/>
                  </w:rPr>
                </w:rPrChange>
              </w:rPr>
            </w:pPr>
            <w:ins w:id="775" w:author="Aishwarya Balan" w:date="2019-02-07T12:18:00Z">
              <w:r w:rsidRPr="003277C6">
                <w:rPr>
                  <w:sz w:val="18"/>
                  <w:rPrChange w:id="776" w:author="Aishwarya Balan" w:date="2019-03-04T11:52:00Z">
                    <w:rPr/>
                  </w:rPrChange>
                </w:rPr>
                <w:t>Type</w:t>
              </w:r>
            </w:ins>
          </w:p>
        </w:tc>
        <w:tc>
          <w:tcPr>
            <w:tcW w:w="496" w:type="pct"/>
            <w:tcPrChange w:id="777" w:author="Gaurav Shah" w:date="2019-03-20T00:16:00Z">
              <w:tcPr>
                <w:tcW w:w="555" w:type="pct"/>
                <w:gridSpan w:val="2"/>
              </w:tcPr>
            </w:tcPrChange>
          </w:tcPr>
          <w:p w14:paraId="2F24A6B0" w14:textId="02D69B97" w:rsidR="00671A2F" w:rsidRPr="003277C6" w:rsidRDefault="00671A2F" w:rsidP="00212D85">
            <w:pPr>
              <w:pStyle w:val="BodyText"/>
              <w:cnfStyle w:val="100000000000" w:firstRow="1" w:lastRow="0" w:firstColumn="0" w:lastColumn="0" w:oddVBand="0" w:evenVBand="0" w:oddHBand="0" w:evenHBand="0" w:firstRowFirstColumn="0" w:firstRowLastColumn="0" w:lastRowFirstColumn="0" w:lastRowLastColumn="0"/>
              <w:rPr>
                <w:ins w:id="778" w:author="Aishwarya Balan" w:date="2019-02-07T12:12:00Z"/>
                <w:sz w:val="18"/>
                <w:rPrChange w:id="779" w:author="Aishwarya Balan" w:date="2019-03-04T11:52:00Z">
                  <w:rPr>
                    <w:ins w:id="780" w:author="Aishwarya Balan" w:date="2019-02-07T12:12:00Z"/>
                  </w:rPr>
                </w:rPrChange>
              </w:rPr>
            </w:pPr>
            <w:ins w:id="781" w:author="Aishwarya Balan" w:date="2019-02-07T12:18:00Z">
              <w:r w:rsidRPr="003277C6">
                <w:rPr>
                  <w:sz w:val="18"/>
                  <w:rPrChange w:id="782" w:author="Aishwarya Balan" w:date="2019-03-04T11:52:00Z">
                    <w:rPr/>
                  </w:rPrChange>
                </w:rPr>
                <w:t xml:space="preserve">UI </w:t>
              </w:r>
            </w:ins>
          </w:p>
        </w:tc>
        <w:tc>
          <w:tcPr>
            <w:tcW w:w="964" w:type="pct"/>
            <w:tcPrChange w:id="783" w:author="Gaurav Shah" w:date="2019-03-20T00:16:00Z">
              <w:tcPr>
                <w:tcW w:w="1063" w:type="pct"/>
                <w:gridSpan w:val="2"/>
              </w:tcPr>
            </w:tcPrChange>
          </w:tcPr>
          <w:p w14:paraId="2C1B83F5" w14:textId="6C78A3C9" w:rsidR="00671A2F" w:rsidRPr="003277C6" w:rsidRDefault="00671A2F" w:rsidP="00212D85">
            <w:pPr>
              <w:pStyle w:val="BodyText"/>
              <w:cnfStyle w:val="100000000000" w:firstRow="1" w:lastRow="0" w:firstColumn="0" w:lastColumn="0" w:oddVBand="0" w:evenVBand="0" w:oddHBand="0" w:evenHBand="0" w:firstRowFirstColumn="0" w:firstRowLastColumn="0" w:lastRowFirstColumn="0" w:lastRowLastColumn="0"/>
              <w:rPr>
                <w:ins w:id="784" w:author="Aishwarya Balan" w:date="2019-02-07T12:12:00Z"/>
                <w:sz w:val="18"/>
                <w:rPrChange w:id="785" w:author="Aishwarya Balan" w:date="2019-03-04T11:52:00Z">
                  <w:rPr>
                    <w:ins w:id="786" w:author="Aishwarya Balan" w:date="2019-02-07T12:12:00Z"/>
                  </w:rPr>
                </w:rPrChange>
              </w:rPr>
            </w:pPr>
            <w:ins w:id="787" w:author="Gaurav Shah" w:date="2019-03-20T00:08:00Z">
              <w:r>
                <w:rPr>
                  <w:sz w:val="18"/>
                </w:rPr>
                <w:t xml:space="preserve">Possible </w:t>
              </w:r>
            </w:ins>
            <w:ins w:id="788" w:author="Aishwarya Balan" w:date="2019-02-07T12:12:00Z">
              <w:r w:rsidRPr="003277C6">
                <w:rPr>
                  <w:sz w:val="18"/>
                  <w:rPrChange w:id="789" w:author="Aishwarya Balan" w:date="2019-03-04T11:52:00Z">
                    <w:rPr/>
                  </w:rPrChange>
                </w:rPr>
                <w:t>Values</w:t>
              </w:r>
            </w:ins>
          </w:p>
        </w:tc>
        <w:tc>
          <w:tcPr>
            <w:tcW w:w="505" w:type="pct"/>
            <w:tcPrChange w:id="790" w:author="Gaurav Shah" w:date="2019-03-20T00:16:00Z">
              <w:tcPr>
                <w:tcW w:w="566" w:type="pct"/>
                <w:gridSpan w:val="2"/>
              </w:tcPr>
            </w:tcPrChange>
          </w:tcPr>
          <w:p w14:paraId="36A21590" w14:textId="77777777" w:rsidR="00671A2F" w:rsidRPr="003277C6" w:rsidRDefault="00671A2F" w:rsidP="00212D85">
            <w:pPr>
              <w:pStyle w:val="BodyText"/>
              <w:cnfStyle w:val="100000000000" w:firstRow="1" w:lastRow="0" w:firstColumn="0" w:lastColumn="0" w:oddVBand="0" w:evenVBand="0" w:oddHBand="0" w:evenHBand="0" w:firstRowFirstColumn="0" w:firstRowLastColumn="0" w:lastRowFirstColumn="0" w:lastRowLastColumn="0"/>
              <w:rPr>
                <w:ins w:id="791" w:author="Aishwarya Balan" w:date="2019-02-07T12:12:00Z"/>
                <w:sz w:val="18"/>
                <w:rPrChange w:id="792" w:author="Aishwarya Balan" w:date="2019-03-04T11:52:00Z">
                  <w:rPr>
                    <w:ins w:id="793" w:author="Aishwarya Balan" w:date="2019-02-07T12:12:00Z"/>
                  </w:rPr>
                </w:rPrChange>
              </w:rPr>
            </w:pPr>
            <w:ins w:id="794" w:author="Aishwarya Balan" w:date="2019-02-07T12:12:00Z">
              <w:r w:rsidRPr="003277C6">
                <w:rPr>
                  <w:sz w:val="18"/>
                  <w:rPrChange w:id="795" w:author="Aishwarya Balan" w:date="2019-03-04T11:52:00Z">
                    <w:rPr/>
                  </w:rPrChange>
                </w:rPr>
                <w:t>Mandatory</w:t>
              </w:r>
            </w:ins>
          </w:p>
        </w:tc>
        <w:tc>
          <w:tcPr>
            <w:tcW w:w="816" w:type="pct"/>
            <w:gridSpan w:val="3"/>
            <w:tcPrChange w:id="796" w:author="Gaurav Shah" w:date="2019-03-20T00:16:00Z">
              <w:tcPr>
                <w:tcW w:w="931" w:type="pct"/>
                <w:gridSpan w:val="5"/>
              </w:tcPr>
            </w:tcPrChange>
          </w:tcPr>
          <w:p w14:paraId="0321FAB3" w14:textId="77777777" w:rsidR="00671A2F" w:rsidRPr="003277C6" w:rsidRDefault="00671A2F" w:rsidP="00212D85">
            <w:pPr>
              <w:pStyle w:val="BodyText"/>
              <w:cnfStyle w:val="100000000000" w:firstRow="1" w:lastRow="0" w:firstColumn="0" w:lastColumn="0" w:oddVBand="0" w:evenVBand="0" w:oddHBand="0" w:evenHBand="0" w:firstRowFirstColumn="0" w:firstRowLastColumn="0" w:lastRowFirstColumn="0" w:lastRowLastColumn="0"/>
              <w:rPr>
                <w:ins w:id="797" w:author="Aishwarya Balan" w:date="2019-02-07T12:12:00Z"/>
                <w:sz w:val="18"/>
                <w:rPrChange w:id="798" w:author="Aishwarya Balan" w:date="2019-03-04T11:52:00Z">
                  <w:rPr>
                    <w:ins w:id="799" w:author="Aishwarya Balan" w:date="2019-02-07T12:12:00Z"/>
                  </w:rPr>
                </w:rPrChange>
              </w:rPr>
            </w:pPr>
            <w:ins w:id="800" w:author="Aishwarya Balan" w:date="2019-02-07T12:12:00Z">
              <w:r w:rsidRPr="003277C6">
                <w:rPr>
                  <w:sz w:val="18"/>
                  <w:rPrChange w:id="801" w:author="Aishwarya Balan" w:date="2019-03-04T11:52:00Z">
                    <w:rPr/>
                  </w:rPrChange>
                </w:rPr>
                <w:t>Validations/Functionality</w:t>
              </w:r>
            </w:ins>
          </w:p>
        </w:tc>
        <w:tc>
          <w:tcPr>
            <w:tcW w:w="503" w:type="pct"/>
            <w:tcPrChange w:id="802" w:author="Gaurav Shah" w:date="2019-03-20T00:16:00Z">
              <w:tcPr>
                <w:tcW w:w="1" w:type="pct"/>
                <w:gridSpan w:val="2"/>
              </w:tcPr>
            </w:tcPrChange>
          </w:tcPr>
          <w:p w14:paraId="26829943" w14:textId="5628B5B4" w:rsidR="00671A2F" w:rsidRDefault="00671A2F">
            <w:pPr>
              <w:pStyle w:val="BodyText"/>
              <w:cnfStyle w:val="100000000000" w:firstRow="1" w:lastRow="0" w:firstColumn="0" w:lastColumn="0" w:oddVBand="0" w:evenVBand="0" w:oddHBand="0" w:evenHBand="0" w:firstRowFirstColumn="0" w:firstRowLastColumn="0" w:lastRowFirstColumn="0" w:lastRowLastColumn="0"/>
              <w:rPr>
                <w:ins w:id="803" w:author="Gaurav Shah" w:date="2019-03-20T00:16:00Z"/>
                <w:sz w:val="18"/>
              </w:rPr>
            </w:pPr>
            <w:ins w:id="804" w:author="Gaurav Shah" w:date="2019-03-20T00:16:00Z">
              <w:r>
                <w:rPr>
                  <w:sz w:val="18"/>
                </w:rPr>
                <w:t>Standard/UDF</w:t>
              </w:r>
            </w:ins>
          </w:p>
        </w:tc>
        <w:tc>
          <w:tcPr>
            <w:tcW w:w="522" w:type="pct"/>
            <w:gridSpan w:val="3"/>
            <w:tcPrChange w:id="805" w:author="Gaurav Shah" w:date="2019-03-20T00:16:00Z">
              <w:tcPr>
                <w:tcW w:w="561" w:type="pct"/>
                <w:gridSpan w:val="3"/>
              </w:tcPr>
            </w:tcPrChange>
          </w:tcPr>
          <w:p w14:paraId="53E9BC6F" w14:textId="17B99998" w:rsidR="00671A2F" w:rsidRPr="003277C6" w:rsidRDefault="00671A2F">
            <w:pPr>
              <w:pStyle w:val="BodyText"/>
              <w:cnfStyle w:val="100000000000" w:firstRow="1" w:lastRow="0" w:firstColumn="0" w:lastColumn="0" w:oddVBand="0" w:evenVBand="0" w:oddHBand="0" w:evenHBand="0" w:firstRowFirstColumn="0" w:firstRowLastColumn="0" w:lastRowFirstColumn="0" w:lastRowLastColumn="0"/>
              <w:rPr>
                <w:ins w:id="806" w:author="Aishwarya Balan" w:date="2019-03-04T11:41:00Z"/>
                <w:sz w:val="18"/>
                <w:rPrChange w:id="807" w:author="Aishwarya Balan" w:date="2019-03-04T11:52:00Z">
                  <w:rPr>
                    <w:ins w:id="808" w:author="Aishwarya Balan" w:date="2019-03-04T11:41:00Z"/>
                  </w:rPr>
                </w:rPrChange>
              </w:rPr>
            </w:pPr>
            <w:ins w:id="809" w:author="Aishwarya Balan" w:date="2019-03-04T11:53:00Z">
              <w:del w:id="810" w:author="Gaurav Shah" w:date="2019-03-20T00:17:00Z">
                <w:r w:rsidDel="00671A2F">
                  <w:rPr>
                    <w:sz w:val="18"/>
                  </w:rPr>
                  <w:delText>Example</w:delText>
                </w:r>
              </w:del>
            </w:ins>
            <w:ins w:id="811" w:author="Gaurav Shah" w:date="2019-03-20T00:17:00Z">
              <w:r>
                <w:rPr>
                  <w:sz w:val="18"/>
                </w:rPr>
                <w:t xml:space="preserve">API </w:t>
              </w:r>
            </w:ins>
            <w:ins w:id="812" w:author="Gaurav Shah" w:date="2019-03-20T00:22:00Z">
              <w:r>
                <w:rPr>
                  <w:sz w:val="18"/>
                </w:rPr>
                <w:t xml:space="preserve">Field </w:t>
              </w:r>
            </w:ins>
            <w:ins w:id="813" w:author="Gaurav Shah" w:date="2019-03-20T00:17:00Z">
              <w:r>
                <w:rPr>
                  <w:sz w:val="18"/>
                </w:rPr>
                <w:t>Mapping</w:t>
              </w:r>
            </w:ins>
          </w:p>
        </w:tc>
      </w:tr>
      <w:tr w:rsidR="00671A2F" w:rsidRPr="003277C6" w14:paraId="59B9B9D3" w14:textId="48EEE130" w:rsidTr="00671A2F">
        <w:trPr>
          <w:gridAfter w:val="1"/>
          <w:cnfStyle w:val="000000100000" w:firstRow="0" w:lastRow="0" w:firstColumn="0" w:lastColumn="0" w:oddVBand="0" w:evenVBand="0" w:oddHBand="1" w:evenHBand="0" w:firstRowFirstColumn="0" w:firstRowLastColumn="0" w:lastRowFirstColumn="0" w:lastRowLastColumn="0"/>
          <w:wAfter w:w="78" w:type="dxa"/>
          <w:trHeight w:val="602"/>
          <w:ins w:id="814" w:author="Aishwarya Balan" w:date="2019-02-07T12:13:00Z"/>
          <w:trPrChange w:id="815" w:author="Gaurav Shah" w:date="2019-03-20T00:16:00Z">
            <w:trPr>
              <w:gridAfter w:val="1"/>
              <w:trHeight w:val="602"/>
            </w:trPr>
          </w:trPrChange>
        </w:trPr>
        <w:tc>
          <w:tcPr>
            <w:cnfStyle w:val="001000000000" w:firstRow="0" w:lastRow="0" w:firstColumn="1" w:lastColumn="0" w:oddVBand="0" w:evenVBand="0" w:oddHBand="0" w:evenHBand="0" w:firstRowFirstColumn="0" w:firstRowLastColumn="0" w:lastRowFirstColumn="0" w:lastRowLastColumn="0"/>
            <w:tcW w:w="744" w:type="pct"/>
            <w:gridSpan w:val="2"/>
            <w:tcPrChange w:id="816" w:author="Gaurav Shah" w:date="2019-03-20T00:16:00Z">
              <w:tcPr>
                <w:tcW w:w="816" w:type="pct"/>
                <w:gridSpan w:val="3"/>
              </w:tcPr>
            </w:tcPrChange>
          </w:tcPr>
          <w:p w14:paraId="38C07C8E" w14:textId="63E8756B" w:rsidR="00671A2F" w:rsidRPr="003277C6" w:rsidRDefault="00671A2F" w:rsidP="00212D85">
            <w:pPr>
              <w:pStyle w:val="BodyText"/>
              <w:spacing w:after="0"/>
              <w:cnfStyle w:val="001000100000" w:firstRow="0" w:lastRow="0" w:firstColumn="1" w:lastColumn="0" w:oddVBand="0" w:evenVBand="0" w:oddHBand="1" w:evenHBand="0" w:firstRowFirstColumn="0" w:firstRowLastColumn="0" w:lastRowFirstColumn="0" w:lastRowLastColumn="0"/>
              <w:rPr>
                <w:ins w:id="817" w:author="Aishwarya Balan" w:date="2019-02-07T12:13:00Z"/>
                <w:sz w:val="18"/>
                <w:rPrChange w:id="818" w:author="Aishwarya Balan" w:date="2019-03-04T11:52:00Z">
                  <w:rPr>
                    <w:ins w:id="819" w:author="Aishwarya Balan" w:date="2019-02-07T12:13:00Z"/>
                  </w:rPr>
                </w:rPrChange>
              </w:rPr>
            </w:pPr>
            <w:ins w:id="820" w:author="Aishwarya Balan" w:date="2019-02-07T12:13:00Z">
              <w:r w:rsidRPr="003277C6">
                <w:rPr>
                  <w:sz w:val="18"/>
                  <w:rPrChange w:id="821" w:author="Aishwarya Balan" w:date="2019-03-04T11:52:00Z">
                    <w:rPr/>
                  </w:rPrChange>
                </w:rPr>
                <w:t xml:space="preserve">CPID </w:t>
              </w:r>
            </w:ins>
          </w:p>
        </w:tc>
        <w:tc>
          <w:tcPr>
            <w:tcW w:w="451" w:type="pct"/>
            <w:tcPrChange w:id="822" w:author="Gaurav Shah" w:date="2019-03-20T00:16:00Z">
              <w:tcPr>
                <w:tcW w:w="507" w:type="pct"/>
                <w:gridSpan w:val="2"/>
              </w:tcPr>
            </w:tcPrChange>
          </w:tcPr>
          <w:p w14:paraId="0C209F4A" w14:textId="5DB3E603" w:rsidR="00671A2F" w:rsidRPr="003277C6" w:rsidRDefault="00671A2F" w:rsidP="00212D85">
            <w:pPr>
              <w:pStyle w:val="BodyText"/>
              <w:spacing w:after="0"/>
              <w:cnfStyle w:val="000000100000" w:firstRow="0" w:lastRow="0" w:firstColumn="0" w:lastColumn="0" w:oddVBand="0" w:evenVBand="0" w:oddHBand="1" w:evenHBand="0" w:firstRowFirstColumn="0" w:firstRowLastColumn="0" w:lastRowFirstColumn="0" w:lastRowLastColumn="0"/>
              <w:rPr>
                <w:ins w:id="823" w:author="Aishwarya Balan" w:date="2019-02-07T12:18:00Z"/>
                <w:sz w:val="18"/>
                <w:rPrChange w:id="824" w:author="Aishwarya Balan" w:date="2019-03-04T11:52:00Z">
                  <w:rPr>
                    <w:ins w:id="825" w:author="Aishwarya Balan" w:date="2019-02-07T12:18:00Z"/>
                  </w:rPr>
                </w:rPrChange>
              </w:rPr>
            </w:pPr>
            <w:ins w:id="826" w:author="Aishwarya Balan" w:date="2019-02-07T12:19:00Z">
              <w:r w:rsidRPr="003277C6">
                <w:rPr>
                  <w:sz w:val="18"/>
                  <w:rPrChange w:id="827" w:author="Aishwarya Balan" w:date="2019-03-04T11:52:00Z">
                    <w:rPr/>
                  </w:rPrChange>
                </w:rPr>
                <w:t xml:space="preserve">Number </w:t>
              </w:r>
            </w:ins>
          </w:p>
        </w:tc>
        <w:tc>
          <w:tcPr>
            <w:tcW w:w="496" w:type="pct"/>
            <w:tcPrChange w:id="828" w:author="Gaurav Shah" w:date="2019-03-20T00:16:00Z">
              <w:tcPr>
                <w:tcW w:w="555" w:type="pct"/>
                <w:gridSpan w:val="2"/>
              </w:tcPr>
            </w:tcPrChange>
          </w:tcPr>
          <w:p w14:paraId="4B7731EC" w14:textId="1BA633FF" w:rsidR="00671A2F" w:rsidRPr="003277C6" w:rsidRDefault="00671A2F" w:rsidP="00212D85">
            <w:pPr>
              <w:pStyle w:val="BodyText"/>
              <w:spacing w:after="0"/>
              <w:cnfStyle w:val="000000100000" w:firstRow="0" w:lastRow="0" w:firstColumn="0" w:lastColumn="0" w:oddVBand="0" w:evenVBand="0" w:oddHBand="1" w:evenHBand="0" w:firstRowFirstColumn="0" w:firstRowLastColumn="0" w:lastRowFirstColumn="0" w:lastRowLastColumn="0"/>
              <w:rPr>
                <w:ins w:id="829" w:author="Aishwarya Balan" w:date="2019-02-07T12:13:00Z"/>
                <w:sz w:val="18"/>
                <w:rPrChange w:id="830" w:author="Aishwarya Balan" w:date="2019-03-04T11:52:00Z">
                  <w:rPr>
                    <w:ins w:id="831" w:author="Aishwarya Balan" w:date="2019-02-07T12:13:00Z"/>
                  </w:rPr>
                </w:rPrChange>
              </w:rPr>
            </w:pPr>
            <w:ins w:id="832" w:author="Aishwarya Balan" w:date="2019-02-07T12:19:00Z">
              <w:del w:id="833" w:author="Gaurav Shah" w:date="2019-03-20T00:15:00Z">
                <w:r w:rsidRPr="003277C6" w:rsidDel="00671A2F">
                  <w:rPr>
                    <w:sz w:val="18"/>
                    <w:rPrChange w:id="834" w:author="Aishwarya Balan" w:date="2019-03-04T11:52:00Z">
                      <w:rPr/>
                    </w:rPrChange>
                  </w:rPr>
                  <w:delText>No Display</w:delText>
                </w:r>
              </w:del>
            </w:ins>
            <w:ins w:id="835" w:author="Gaurav Shah" w:date="2019-03-20T00:15:00Z">
              <w:r>
                <w:rPr>
                  <w:sz w:val="18"/>
                </w:rPr>
                <w:t>Hidden</w:t>
              </w:r>
            </w:ins>
            <w:ins w:id="836" w:author="Aishwarya Balan" w:date="2019-02-07T12:19:00Z">
              <w:r w:rsidRPr="003277C6">
                <w:rPr>
                  <w:sz w:val="18"/>
                  <w:rPrChange w:id="837" w:author="Aishwarya Balan" w:date="2019-03-04T11:52:00Z">
                    <w:rPr/>
                  </w:rPrChange>
                </w:rPr>
                <w:t xml:space="preserve"> </w:t>
              </w:r>
            </w:ins>
          </w:p>
        </w:tc>
        <w:tc>
          <w:tcPr>
            <w:tcW w:w="964" w:type="pct"/>
            <w:tcPrChange w:id="838" w:author="Gaurav Shah" w:date="2019-03-20T00:16:00Z">
              <w:tcPr>
                <w:tcW w:w="1063" w:type="pct"/>
                <w:gridSpan w:val="2"/>
              </w:tcPr>
            </w:tcPrChange>
          </w:tcPr>
          <w:p w14:paraId="36C2F883" w14:textId="3202F53F" w:rsidR="00671A2F" w:rsidRPr="003277C6" w:rsidRDefault="00671A2F">
            <w:pPr>
              <w:pStyle w:val="BodyText"/>
              <w:spacing w:after="0"/>
              <w:cnfStyle w:val="000000100000" w:firstRow="0" w:lastRow="0" w:firstColumn="0" w:lastColumn="0" w:oddVBand="0" w:evenVBand="0" w:oddHBand="1" w:evenHBand="0" w:firstRowFirstColumn="0" w:firstRowLastColumn="0" w:lastRowFirstColumn="0" w:lastRowLastColumn="0"/>
              <w:rPr>
                <w:ins w:id="839" w:author="Aishwarya Balan" w:date="2019-02-07T12:13:00Z"/>
                <w:sz w:val="18"/>
                <w:rPrChange w:id="840" w:author="Aishwarya Balan" w:date="2019-03-04T11:52:00Z">
                  <w:rPr>
                    <w:ins w:id="841" w:author="Aishwarya Balan" w:date="2019-02-07T12:13:00Z"/>
                  </w:rPr>
                </w:rPrChange>
              </w:rPr>
              <w:pPrChange w:id="842" w:author="Aishwarya Balan" w:date="2019-02-07T12:19:00Z">
                <w:pPr>
                  <w:pStyle w:val="BodyText"/>
                  <w:spacing w:after="0"/>
                  <w:ind w:left="360"/>
                  <w:cnfStyle w:val="000000100000" w:firstRow="0" w:lastRow="0" w:firstColumn="0" w:lastColumn="0" w:oddVBand="0" w:evenVBand="0" w:oddHBand="1" w:evenHBand="0" w:firstRowFirstColumn="0" w:firstRowLastColumn="0" w:lastRowFirstColumn="0" w:lastRowLastColumn="0"/>
                </w:pPr>
              </w:pPrChange>
            </w:pPr>
            <w:ins w:id="843" w:author="Gaurav Shah" w:date="2019-03-20T00:06:00Z">
              <w:r>
                <w:rPr>
                  <w:sz w:val="18"/>
                </w:rPr>
                <w:t>Outhouse: It will be the CP Ref. No. provided by External source</w:t>
              </w:r>
            </w:ins>
            <w:ins w:id="844" w:author="Aishwarya Balan" w:date="2019-02-07T12:19:00Z">
              <w:del w:id="845" w:author="Gaurav Shah" w:date="2019-03-20T00:06:00Z">
                <w:r w:rsidRPr="003277C6" w:rsidDel="00A34731">
                  <w:rPr>
                    <w:sz w:val="18"/>
                    <w:rPrChange w:id="846" w:author="Aishwarya Balan" w:date="2019-03-04T11:52:00Z">
                      <w:rPr/>
                    </w:rPrChange>
                  </w:rPr>
                  <w:delText>Auto</w:delText>
                </w:r>
              </w:del>
            </w:ins>
            <w:ins w:id="847" w:author="Aishwarya Balan" w:date="2019-02-07T12:20:00Z">
              <w:del w:id="848" w:author="Gaurav Shah" w:date="2019-03-20T00:06:00Z">
                <w:r w:rsidRPr="003277C6" w:rsidDel="00A34731">
                  <w:rPr>
                    <w:sz w:val="18"/>
                    <w:rPrChange w:id="849" w:author="Aishwarya Balan" w:date="2019-03-04T11:52:00Z">
                      <w:rPr/>
                    </w:rPrChange>
                  </w:rPr>
                  <w:delText xml:space="preserve">generated </w:delText>
                </w:r>
              </w:del>
            </w:ins>
          </w:p>
        </w:tc>
        <w:tc>
          <w:tcPr>
            <w:tcW w:w="505" w:type="pct"/>
            <w:tcPrChange w:id="850" w:author="Gaurav Shah" w:date="2019-03-20T00:16:00Z">
              <w:tcPr>
                <w:tcW w:w="566" w:type="pct"/>
                <w:gridSpan w:val="2"/>
              </w:tcPr>
            </w:tcPrChange>
          </w:tcPr>
          <w:p w14:paraId="70C481E5" w14:textId="21F76225" w:rsidR="00671A2F" w:rsidRPr="003277C6" w:rsidRDefault="00671A2F">
            <w:pPr>
              <w:pStyle w:val="BodyText"/>
              <w:spacing w:after="0"/>
              <w:cnfStyle w:val="000000100000" w:firstRow="0" w:lastRow="0" w:firstColumn="0" w:lastColumn="0" w:oddVBand="0" w:evenVBand="0" w:oddHBand="1" w:evenHBand="0" w:firstRowFirstColumn="0" w:firstRowLastColumn="0" w:lastRowFirstColumn="0" w:lastRowLastColumn="0"/>
              <w:rPr>
                <w:ins w:id="851" w:author="Aishwarya Balan" w:date="2019-02-07T12:13:00Z"/>
                <w:sz w:val="18"/>
                <w:rPrChange w:id="852" w:author="Aishwarya Balan" w:date="2019-03-04T11:52:00Z">
                  <w:rPr>
                    <w:ins w:id="853" w:author="Aishwarya Balan" w:date="2019-02-07T12:13:00Z"/>
                  </w:rPr>
                </w:rPrChange>
              </w:rPr>
              <w:pPrChange w:id="854" w:author="Gaurav Shah" w:date="2019-03-20T00:24:00Z">
                <w:pPr>
                  <w:pStyle w:val="BodyText"/>
                  <w:spacing w:after="0"/>
                  <w:ind w:left="360"/>
                  <w:cnfStyle w:val="000000100000" w:firstRow="0" w:lastRow="0" w:firstColumn="0" w:lastColumn="0" w:oddVBand="0" w:evenVBand="0" w:oddHBand="1" w:evenHBand="0" w:firstRowFirstColumn="0" w:firstRowLastColumn="0" w:lastRowFirstColumn="0" w:lastRowLastColumn="0"/>
                </w:pPr>
              </w:pPrChange>
            </w:pPr>
            <w:ins w:id="855" w:author="Aishwarya Balan" w:date="2019-02-07T12:23:00Z">
              <w:r w:rsidRPr="003277C6">
                <w:rPr>
                  <w:sz w:val="18"/>
                  <w:rPrChange w:id="856" w:author="Aishwarya Balan" w:date="2019-03-04T11:52:00Z">
                    <w:rPr/>
                  </w:rPrChange>
                </w:rPr>
                <w:t>Yes</w:t>
              </w:r>
            </w:ins>
          </w:p>
        </w:tc>
        <w:tc>
          <w:tcPr>
            <w:tcW w:w="816" w:type="pct"/>
            <w:gridSpan w:val="3"/>
            <w:tcPrChange w:id="857" w:author="Gaurav Shah" w:date="2019-03-20T00:16:00Z">
              <w:tcPr>
                <w:tcW w:w="931" w:type="pct"/>
                <w:gridSpan w:val="5"/>
              </w:tcPr>
            </w:tcPrChange>
          </w:tcPr>
          <w:p w14:paraId="3DB812E5" w14:textId="5954794C" w:rsidR="00671A2F" w:rsidRPr="003277C6" w:rsidRDefault="00671A2F" w:rsidP="00212D85">
            <w:pPr>
              <w:pStyle w:val="BodyText"/>
              <w:spacing w:after="0"/>
              <w:cnfStyle w:val="000000100000" w:firstRow="0" w:lastRow="0" w:firstColumn="0" w:lastColumn="0" w:oddVBand="0" w:evenVBand="0" w:oddHBand="1" w:evenHBand="0" w:firstRowFirstColumn="0" w:firstRowLastColumn="0" w:lastRowFirstColumn="0" w:lastRowLastColumn="0"/>
              <w:rPr>
                <w:ins w:id="858" w:author="Aishwarya Balan" w:date="2019-02-07T12:13:00Z"/>
                <w:sz w:val="18"/>
                <w:rPrChange w:id="859" w:author="Aishwarya Balan" w:date="2019-03-04T11:52:00Z">
                  <w:rPr>
                    <w:ins w:id="860" w:author="Aishwarya Balan" w:date="2019-02-07T12:13:00Z"/>
                  </w:rPr>
                </w:rPrChange>
              </w:rPr>
            </w:pPr>
            <w:ins w:id="861" w:author="Aishwarya Balan" w:date="2019-02-07T12:24:00Z">
              <w:del w:id="862" w:author="Gaurav Shah" w:date="2019-03-20T00:07:00Z">
                <w:r w:rsidRPr="003277C6" w:rsidDel="00A34731">
                  <w:rPr>
                    <w:sz w:val="18"/>
                    <w:rPrChange w:id="863" w:author="Aishwarya Balan" w:date="2019-03-04T11:52:00Z">
                      <w:rPr/>
                    </w:rPrChange>
                  </w:rPr>
                  <w:delText>To capture unique records.</w:delText>
                </w:r>
              </w:del>
            </w:ins>
          </w:p>
        </w:tc>
        <w:tc>
          <w:tcPr>
            <w:tcW w:w="503" w:type="pct"/>
            <w:tcPrChange w:id="864" w:author="Gaurav Shah" w:date="2019-03-20T00:16:00Z">
              <w:tcPr>
                <w:tcW w:w="1" w:type="pct"/>
                <w:gridSpan w:val="2"/>
              </w:tcPr>
            </w:tcPrChange>
          </w:tcPr>
          <w:p w14:paraId="2517FE44" w14:textId="0E4FB424" w:rsidR="00671A2F" w:rsidRPr="003277C6" w:rsidRDefault="00671A2F">
            <w:pPr>
              <w:pStyle w:val="BodyText"/>
              <w:spacing w:after="0"/>
              <w:cnfStyle w:val="000000100000" w:firstRow="0" w:lastRow="0" w:firstColumn="0" w:lastColumn="0" w:oddVBand="0" w:evenVBand="0" w:oddHBand="1" w:evenHBand="0" w:firstRowFirstColumn="0" w:firstRowLastColumn="0" w:lastRowFirstColumn="0" w:lastRowLastColumn="0"/>
              <w:rPr>
                <w:ins w:id="865" w:author="Gaurav Shah" w:date="2019-03-20T00:16:00Z"/>
                <w:sz w:val="18"/>
              </w:rPr>
              <w:pPrChange w:id="866" w:author="Gaurav Shah" w:date="2019-03-20T00:17:00Z">
                <w:pPr>
                  <w:pStyle w:val="BodyText"/>
                  <w:spacing w:after="0"/>
                  <w:ind w:right="1454"/>
                  <w:cnfStyle w:val="000000100000" w:firstRow="0" w:lastRow="0" w:firstColumn="0" w:lastColumn="0" w:oddVBand="0" w:evenVBand="0" w:oddHBand="1" w:evenHBand="0" w:firstRowFirstColumn="0" w:firstRowLastColumn="0" w:lastRowFirstColumn="0" w:lastRowLastColumn="0"/>
                </w:pPr>
              </w:pPrChange>
            </w:pPr>
            <w:ins w:id="867" w:author="Gaurav Shah" w:date="2019-03-20T00:17:00Z">
              <w:r>
                <w:rPr>
                  <w:sz w:val="18"/>
                </w:rPr>
                <w:t>Standard</w:t>
              </w:r>
            </w:ins>
          </w:p>
        </w:tc>
        <w:tc>
          <w:tcPr>
            <w:tcW w:w="522" w:type="pct"/>
            <w:gridSpan w:val="3"/>
            <w:tcPrChange w:id="868" w:author="Gaurav Shah" w:date="2019-03-20T00:16:00Z">
              <w:tcPr>
                <w:tcW w:w="561" w:type="pct"/>
                <w:gridSpan w:val="3"/>
              </w:tcPr>
            </w:tcPrChange>
          </w:tcPr>
          <w:p w14:paraId="0F41D9BD" w14:textId="24BB7830" w:rsidR="00671A2F" w:rsidRPr="003277C6" w:rsidRDefault="00671A2F">
            <w:pPr>
              <w:pStyle w:val="BodyText"/>
              <w:spacing w:after="0"/>
              <w:cnfStyle w:val="000000100000" w:firstRow="0" w:lastRow="0" w:firstColumn="0" w:lastColumn="0" w:oddVBand="0" w:evenVBand="0" w:oddHBand="1" w:evenHBand="0" w:firstRowFirstColumn="0" w:firstRowLastColumn="0" w:lastRowFirstColumn="0" w:lastRowLastColumn="0"/>
              <w:rPr>
                <w:ins w:id="869" w:author="Aishwarya Balan" w:date="2019-03-04T11:41:00Z"/>
                <w:sz w:val="18"/>
                <w:rPrChange w:id="870" w:author="Aishwarya Balan" w:date="2019-03-04T11:52:00Z">
                  <w:rPr>
                    <w:ins w:id="871" w:author="Aishwarya Balan" w:date="2019-03-04T11:41:00Z"/>
                  </w:rPr>
                </w:rPrChange>
              </w:rPr>
            </w:pPr>
            <w:ins w:id="872" w:author="Gaurav Shah" w:date="2019-03-20T00:22:00Z">
              <w:r w:rsidRPr="00671A2F">
                <w:rPr>
                  <w:sz w:val="18"/>
                </w:rPr>
                <w:t xml:space="preserve">Business Partner </w:t>
              </w:r>
              <w:r>
                <w:rPr>
                  <w:sz w:val="18"/>
                </w:rPr>
                <w:t>Ref. No.</w:t>
              </w:r>
            </w:ins>
          </w:p>
        </w:tc>
      </w:tr>
      <w:tr w:rsidR="00671A2F" w:rsidRPr="003277C6" w:rsidDel="00A34731" w14:paraId="72064154" w14:textId="4A166CB0" w:rsidTr="00671A2F">
        <w:trPr>
          <w:gridAfter w:val="1"/>
          <w:wAfter w:w="78" w:type="dxa"/>
          <w:trHeight w:val="602"/>
          <w:ins w:id="873" w:author="Aishwarya Balan" w:date="2019-02-07T12:13:00Z"/>
          <w:del w:id="874" w:author="Gaurav Shah" w:date="2019-03-20T00:07:00Z"/>
          <w:trPrChange w:id="875" w:author="Gaurav Shah" w:date="2019-03-20T00:16:00Z">
            <w:trPr>
              <w:gridAfter w:val="1"/>
              <w:trHeight w:val="602"/>
            </w:trPr>
          </w:trPrChange>
        </w:trPr>
        <w:tc>
          <w:tcPr>
            <w:cnfStyle w:val="001000000000" w:firstRow="0" w:lastRow="0" w:firstColumn="1" w:lastColumn="0" w:oddVBand="0" w:evenVBand="0" w:oddHBand="0" w:evenHBand="0" w:firstRowFirstColumn="0" w:firstRowLastColumn="0" w:lastRowFirstColumn="0" w:lastRowLastColumn="0"/>
            <w:tcW w:w="744" w:type="pct"/>
            <w:gridSpan w:val="2"/>
            <w:tcPrChange w:id="876" w:author="Gaurav Shah" w:date="2019-03-20T00:16:00Z">
              <w:tcPr>
                <w:tcW w:w="816" w:type="pct"/>
                <w:gridSpan w:val="3"/>
              </w:tcPr>
            </w:tcPrChange>
          </w:tcPr>
          <w:p w14:paraId="04643FEB" w14:textId="7CB38FCB" w:rsidR="00671A2F" w:rsidRPr="003277C6" w:rsidDel="00A34731" w:rsidRDefault="00671A2F" w:rsidP="00212D85">
            <w:pPr>
              <w:pStyle w:val="BodyText"/>
              <w:spacing w:after="0"/>
              <w:rPr>
                <w:ins w:id="877" w:author="Aishwarya Balan" w:date="2019-02-07T12:13:00Z"/>
                <w:del w:id="878" w:author="Gaurav Shah" w:date="2019-03-20T00:07:00Z"/>
                <w:sz w:val="18"/>
                <w:rPrChange w:id="879" w:author="Aishwarya Balan" w:date="2019-03-04T11:52:00Z">
                  <w:rPr>
                    <w:ins w:id="880" w:author="Aishwarya Balan" w:date="2019-02-07T12:13:00Z"/>
                    <w:del w:id="881" w:author="Gaurav Shah" w:date="2019-03-20T00:07:00Z"/>
                  </w:rPr>
                </w:rPrChange>
              </w:rPr>
            </w:pPr>
            <w:ins w:id="882" w:author="Aishwarya Balan" w:date="2019-02-07T12:19:00Z">
              <w:del w:id="883" w:author="Gaurav Shah" w:date="2019-03-20T00:07:00Z">
                <w:r w:rsidRPr="003277C6" w:rsidDel="00A34731">
                  <w:rPr>
                    <w:sz w:val="18"/>
                    <w:rPrChange w:id="884" w:author="Aishwarya Balan" w:date="2019-03-04T11:52:00Z">
                      <w:rPr/>
                    </w:rPrChange>
                  </w:rPr>
                  <w:delText xml:space="preserve">CRM Source </w:delText>
                </w:r>
              </w:del>
            </w:ins>
          </w:p>
        </w:tc>
        <w:tc>
          <w:tcPr>
            <w:tcW w:w="451" w:type="pct"/>
            <w:tcPrChange w:id="885" w:author="Gaurav Shah" w:date="2019-03-20T00:16:00Z">
              <w:tcPr>
                <w:tcW w:w="507" w:type="pct"/>
                <w:gridSpan w:val="2"/>
              </w:tcPr>
            </w:tcPrChange>
          </w:tcPr>
          <w:p w14:paraId="372AEF0D" w14:textId="178C94D6" w:rsidR="00671A2F" w:rsidRPr="003277C6" w:rsidDel="00A34731" w:rsidRDefault="00671A2F" w:rsidP="00212D85">
            <w:pPr>
              <w:pStyle w:val="BodyText"/>
              <w:spacing w:after="0"/>
              <w:cnfStyle w:val="000000000000" w:firstRow="0" w:lastRow="0" w:firstColumn="0" w:lastColumn="0" w:oddVBand="0" w:evenVBand="0" w:oddHBand="0" w:evenHBand="0" w:firstRowFirstColumn="0" w:firstRowLastColumn="0" w:lastRowFirstColumn="0" w:lastRowLastColumn="0"/>
              <w:rPr>
                <w:ins w:id="886" w:author="Aishwarya Balan" w:date="2019-02-07T12:18:00Z"/>
                <w:del w:id="887" w:author="Gaurav Shah" w:date="2019-03-20T00:07:00Z"/>
                <w:sz w:val="18"/>
                <w:rPrChange w:id="888" w:author="Aishwarya Balan" w:date="2019-03-04T11:52:00Z">
                  <w:rPr>
                    <w:ins w:id="889" w:author="Aishwarya Balan" w:date="2019-02-07T12:18:00Z"/>
                    <w:del w:id="890" w:author="Gaurav Shah" w:date="2019-03-20T00:07:00Z"/>
                  </w:rPr>
                </w:rPrChange>
              </w:rPr>
            </w:pPr>
            <w:ins w:id="891" w:author="Aishwarya Balan" w:date="2019-02-07T12:19:00Z">
              <w:del w:id="892" w:author="Gaurav Shah" w:date="2019-03-20T00:07:00Z">
                <w:r w:rsidRPr="003277C6" w:rsidDel="00A34731">
                  <w:rPr>
                    <w:sz w:val="18"/>
                    <w:rPrChange w:id="893" w:author="Aishwarya Balan" w:date="2019-03-04T11:52:00Z">
                      <w:rPr/>
                    </w:rPrChange>
                  </w:rPr>
                  <w:delText xml:space="preserve">String </w:delText>
                </w:r>
              </w:del>
            </w:ins>
          </w:p>
        </w:tc>
        <w:tc>
          <w:tcPr>
            <w:tcW w:w="496" w:type="pct"/>
            <w:tcPrChange w:id="894" w:author="Gaurav Shah" w:date="2019-03-20T00:16:00Z">
              <w:tcPr>
                <w:tcW w:w="555" w:type="pct"/>
                <w:gridSpan w:val="2"/>
              </w:tcPr>
            </w:tcPrChange>
          </w:tcPr>
          <w:p w14:paraId="14F4BA38" w14:textId="53744CEB" w:rsidR="00671A2F" w:rsidRPr="003277C6" w:rsidDel="00A34731" w:rsidRDefault="00671A2F" w:rsidP="00212D85">
            <w:pPr>
              <w:pStyle w:val="BodyText"/>
              <w:spacing w:after="0"/>
              <w:cnfStyle w:val="000000000000" w:firstRow="0" w:lastRow="0" w:firstColumn="0" w:lastColumn="0" w:oddVBand="0" w:evenVBand="0" w:oddHBand="0" w:evenHBand="0" w:firstRowFirstColumn="0" w:firstRowLastColumn="0" w:lastRowFirstColumn="0" w:lastRowLastColumn="0"/>
              <w:rPr>
                <w:ins w:id="895" w:author="Aishwarya Balan" w:date="2019-02-07T12:13:00Z"/>
                <w:del w:id="896" w:author="Gaurav Shah" w:date="2019-03-20T00:07:00Z"/>
                <w:sz w:val="18"/>
                <w:rPrChange w:id="897" w:author="Aishwarya Balan" w:date="2019-03-04T11:52:00Z">
                  <w:rPr>
                    <w:ins w:id="898" w:author="Aishwarya Balan" w:date="2019-02-07T12:13:00Z"/>
                    <w:del w:id="899" w:author="Gaurav Shah" w:date="2019-03-20T00:07:00Z"/>
                  </w:rPr>
                </w:rPrChange>
              </w:rPr>
            </w:pPr>
            <w:ins w:id="900" w:author="Aishwarya Balan" w:date="2019-02-07T12:19:00Z">
              <w:del w:id="901" w:author="Gaurav Shah" w:date="2019-03-20T00:07:00Z">
                <w:r w:rsidRPr="003277C6" w:rsidDel="00A34731">
                  <w:rPr>
                    <w:sz w:val="18"/>
                    <w:rPrChange w:id="902" w:author="Aishwarya Balan" w:date="2019-03-04T11:52:00Z">
                      <w:rPr/>
                    </w:rPrChange>
                  </w:rPr>
                  <w:delText xml:space="preserve">Display </w:delText>
                </w:r>
              </w:del>
            </w:ins>
          </w:p>
        </w:tc>
        <w:tc>
          <w:tcPr>
            <w:tcW w:w="964" w:type="pct"/>
            <w:tcPrChange w:id="903" w:author="Gaurav Shah" w:date="2019-03-20T00:16:00Z">
              <w:tcPr>
                <w:tcW w:w="1063" w:type="pct"/>
                <w:gridSpan w:val="2"/>
              </w:tcPr>
            </w:tcPrChange>
          </w:tcPr>
          <w:p w14:paraId="0B98B164" w14:textId="2FB7B7ED" w:rsidR="00671A2F" w:rsidRPr="003277C6" w:rsidDel="00A34731" w:rsidRDefault="00671A2F" w:rsidP="00212D85">
            <w:pPr>
              <w:pStyle w:val="BodyText"/>
              <w:spacing w:after="0"/>
              <w:ind w:left="360"/>
              <w:cnfStyle w:val="000000000000" w:firstRow="0" w:lastRow="0" w:firstColumn="0" w:lastColumn="0" w:oddVBand="0" w:evenVBand="0" w:oddHBand="0" w:evenHBand="0" w:firstRowFirstColumn="0" w:firstRowLastColumn="0" w:lastRowFirstColumn="0" w:lastRowLastColumn="0"/>
              <w:rPr>
                <w:ins w:id="904" w:author="Aishwarya Balan" w:date="2019-02-07T12:13:00Z"/>
                <w:del w:id="905" w:author="Gaurav Shah" w:date="2019-03-20T00:07:00Z"/>
                <w:sz w:val="18"/>
                <w:rPrChange w:id="906" w:author="Aishwarya Balan" w:date="2019-03-04T11:52:00Z">
                  <w:rPr>
                    <w:ins w:id="907" w:author="Aishwarya Balan" w:date="2019-02-07T12:13:00Z"/>
                    <w:del w:id="908" w:author="Gaurav Shah" w:date="2019-03-20T00:07:00Z"/>
                  </w:rPr>
                </w:rPrChange>
              </w:rPr>
            </w:pPr>
          </w:p>
        </w:tc>
        <w:tc>
          <w:tcPr>
            <w:tcW w:w="505" w:type="pct"/>
            <w:tcPrChange w:id="909" w:author="Gaurav Shah" w:date="2019-03-20T00:16:00Z">
              <w:tcPr>
                <w:tcW w:w="566" w:type="pct"/>
                <w:gridSpan w:val="2"/>
              </w:tcPr>
            </w:tcPrChange>
          </w:tcPr>
          <w:p w14:paraId="7BDA01E5" w14:textId="4A8B90A3" w:rsidR="00671A2F" w:rsidRPr="003277C6" w:rsidDel="00A34731" w:rsidRDefault="00671A2F" w:rsidP="00212D85">
            <w:pPr>
              <w:pStyle w:val="BodyText"/>
              <w:spacing w:after="0"/>
              <w:ind w:left="360"/>
              <w:cnfStyle w:val="000000000000" w:firstRow="0" w:lastRow="0" w:firstColumn="0" w:lastColumn="0" w:oddVBand="0" w:evenVBand="0" w:oddHBand="0" w:evenHBand="0" w:firstRowFirstColumn="0" w:firstRowLastColumn="0" w:lastRowFirstColumn="0" w:lastRowLastColumn="0"/>
              <w:rPr>
                <w:ins w:id="910" w:author="Aishwarya Balan" w:date="2019-02-07T12:13:00Z"/>
                <w:del w:id="911" w:author="Gaurav Shah" w:date="2019-03-20T00:07:00Z"/>
                <w:sz w:val="18"/>
                <w:rPrChange w:id="912" w:author="Aishwarya Balan" w:date="2019-03-04T11:52:00Z">
                  <w:rPr>
                    <w:ins w:id="913" w:author="Aishwarya Balan" w:date="2019-02-07T12:13:00Z"/>
                    <w:del w:id="914" w:author="Gaurav Shah" w:date="2019-03-20T00:07:00Z"/>
                  </w:rPr>
                </w:rPrChange>
              </w:rPr>
            </w:pPr>
            <w:ins w:id="915" w:author="Aishwarya Balan" w:date="2019-02-07T12:23:00Z">
              <w:del w:id="916" w:author="Gaurav Shah" w:date="2019-03-20T00:07:00Z">
                <w:r w:rsidRPr="003277C6" w:rsidDel="00A34731">
                  <w:rPr>
                    <w:sz w:val="18"/>
                    <w:rPrChange w:id="917" w:author="Aishwarya Balan" w:date="2019-03-04T11:52:00Z">
                      <w:rPr/>
                    </w:rPrChange>
                  </w:rPr>
                  <w:delText>Yes</w:delText>
                </w:r>
              </w:del>
            </w:ins>
          </w:p>
        </w:tc>
        <w:tc>
          <w:tcPr>
            <w:tcW w:w="816" w:type="pct"/>
            <w:gridSpan w:val="3"/>
            <w:tcPrChange w:id="918" w:author="Gaurav Shah" w:date="2019-03-20T00:16:00Z">
              <w:tcPr>
                <w:tcW w:w="931" w:type="pct"/>
                <w:gridSpan w:val="5"/>
              </w:tcPr>
            </w:tcPrChange>
          </w:tcPr>
          <w:p w14:paraId="7587B3B6" w14:textId="4F6E579E" w:rsidR="00671A2F" w:rsidRPr="003277C6" w:rsidDel="00A34731" w:rsidRDefault="00671A2F" w:rsidP="00212D85">
            <w:pPr>
              <w:pStyle w:val="BodyText"/>
              <w:spacing w:after="0"/>
              <w:cnfStyle w:val="000000000000" w:firstRow="0" w:lastRow="0" w:firstColumn="0" w:lastColumn="0" w:oddVBand="0" w:evenVBand="0" w:oddHBand="0" w:evenHBand="0" w:firstRowFirstColumn="0" w:firstRowLastColumn="0" w:lastRowFirstColumn="0" w:lastRowLastColumn="0"/>
              <w:rPr>
                <w:ins w:id="919" w:author="Aishwarya Balan" w:date="2019-02-07T12:13:00Z"/>
                <w:del w:id="920" w:author="Gaurav Shah" w:date="2019-03-20T00:07:00Z"/>
                <w:sz w:val="18"/>
                <w:rPrChange w:id="921" w:author="Aishwarya Balan" w:date="2019-03-04T11:52:00Z">
                  <w:rPr>
                    <w:ins w:id="922" w:author="Aishwarya Balan" w:date="2019-02-07T12:13:00Z"/>
                    <w:del w:id="923" w:author="Gaurav Shah" w:date="2019-03-20T00:07:00Z"/>
                  </w:rPr>
                </w:rPrChange>
              </w:rPr>
            </w:pPr>
            <w:ins w:id="924" w:author="Aishwarya Balan" w:date="2019-02-07T12:24:00Z">
              <w:del w:id="925" w:author="Gaurav Shah" w:date="2019-03-20T00:07:00Z">
                <w:r w:rsidRPr="003277C6" w:rsidDel="00A34731">
                  <w:rPr>
                    <w:sz w:val="18"/>
                    <w:rPrChange w:id="926" w:author="Aishwarya Balan" w:date="2019-03-04T11:52:00Z">
                      <w:rPr/>
                    </w:rPrChange>
                  </w:rPr>
                  <w:delText>To capture the source of information</w:delText>
                </w:r>
              </w:del>
            </w:ins>
            <w:ins w:id="927" w:author="Aishwarya Balan" w:date="2019-02-07T12:25:00Z">
              <w:del w:id="928" w:author="Gaurav Shah" w:date="2019-03-20T00:07:00Z">
                <w:r w:rsidRPr="003277C6" w:rsidDel="00A34731">
                  <w:rPr>
                    <w:sz w:val="18"/>
                    <w:rPrChange w:id="929" w:author="Aishwarya Balan" w:date="2019-03-04T11:52:00Z">
                      <w:rPr/>
                    </w:rPrChange>
                  </w:rPr>
                  <w:delText xml:space="preserve">. </w:delText>
                </w:r>
              </w:del>
            </w:ins>
          </w:p>
        </w:tc>
        <w:tc>
          <w:tcPr>
            <w:tcW w:w="503" w:type="pct"/>
            <w:tcPrChange w:id="930" w:author="Gaurav Shah" w:date="2019-03-20T00:16:00Z">
              <w:tcPr>
                <w:tcW w:w="1" w:type="pct"/>
                <w:gridSpan w:val="2"/>
              </w:tcPr>
            </w:tcPrChange>
          </w:tcPr>
          <w:p w14:paraId="3475CBE5" w14:textId="77777777" w:rsidR="00671A2F" w:rsidRPr="003277C6" w:rsidDel="00A34731" w:rsidRDefault="00671A2F">
            <w:pPr>
              <w:pStyle w:val="BodyText"/>
              <w:spacing w:after="0"/>
              <w:cnfStyle w:val="000000000000" w:firstRow="0" w:lastRow="0" w:firstColumn="0" w:lastColumn="0" w:oddVBand="0" w:evenVBand="0" w:oddHBand="0" w:evenHBand="0" w:firstRowFirstColumn="0" w:firstRowLastColumn="0" w:lastRowFirstColumn="0" w:lastRowLastColumn="0"/>
              <w:rPr>
                <w:ins w:id="931" w:author="Gaurav Shah" w:date="2019-03-20T00:16:00Z"/>
                <w:sz w:val="18"/>
              </w:rPr>
            </w:pPr>
          </w:p>
        </w:tc>
        <w:tc>
          <w:tcPr>
            <w:tcW w:w="522" w:type="pct"/>
            <w:gridSpan w:val="3"/>
            <w:tcPrChange w:id="932" w:author="Gaurav Shah" w:date="2019-03-20T00:16:00Z">
              <w:tcPr>
                <w:tcW w:w="561" w:type="pct"/>
                <w:gridSpan w:val="3"/>
              </w:tcPr>
            </w:tcPrChange>
          </w:tcPr>
          <w:p w14:paraId="0F669826" w14:textId="248243F5" w:rsidR="00671A2F" w:rsidRPr="00671A2F" w:rsidDel="00A34731" w:rsidRDefault="00671A2F">
            <w:pPr>
              <w:pStyle w:val="BodyText"/>
              <w:spacing w:after="0"/>
              <w:cnfStyle w:val="000000000000" w:firstRow="0" w:lastRow="0" w:firstColumn="0" w:lastColumn="0" w:oddVBand="0" w:evenVBand="0" w:oddHBand="0" w:evenHBand="0" w:firstRowFirstColumn="0" w:firstRowLastColumn="0" w:lastRowFirstColumn="0" w:lastRowLastColumn="0"/>
              <w:rPr>
                <w:ins w:id="933" w:author="Aishwarya Balan" w:date="2019-03-04T11:41:00Z"/>
                <w:del w:id="934" w:author="Gaurav Shah" w:date="2019-03-20T00:07:00Z"/>
                <w:sz w:val="18"/>
                <w:rPrChange w:id="935" w:author="Gaurav Shah" w:date="2019-03-20T00:18:00Z">
                  <w:rPr>
                    <w:ins w:id="936" w:author="Aishwarya Balan" w:date="2019-03-04T11:41:00Z"/>
                    <w:del w:id="937" w:author="Gaurav Shah" w:date="2019-03-20T00:07:00Z"/>
                  </w:rPr>
                </w:rPrChange>
              </w:rPr>
            </w:pPr>
            <w:ins w:id="938" w:author="Aishwarya Balan" w:date="2019-03-04T11:42:00Z">
              <w:del w:id="939" w:author="Gaurav Shah" w:date="2019-03-20T00:07:00Z">
                <w:r w:rsidRPr="00671A2F" w:rsidDel="00A34731">
                  <w:rPr>
                    <w:sz w:val="18"/>
                    <w:rPrChange w:id="940" w:author="Gaurav Shah" w:date="2019-03-20T00:18:00Z">
                      <w:rPr/>
                    </w:rPrChange>
                  </w:rPr>
                  <w:delText xml:space="preserve">First Metals </w:delText>
                </w:r>
              </w:del>
            </w:ins>
          </w:p>
        </w:tc>
      </w:tr>
      <w:tr w:rsidR="00671A2F" w:rsidRPr="003277C6" w14:paraId="581352E1" w14:textId="6DE79C61" w:rsidTr="00671A2F">
        <w:trPr>
          <w:gridAfter w:val="1"/>
          <w:cnfStyle w:val="000000100000" w:firstRow="0" w:lastRow="0" w:firstColumn="0" w:lastColumn="0" w:oddVBand="0" w:evenVBand="0" w:oddHBand="1" w:evenHBand="0" w:firstRowFirstColumn="0" w:firstRowLastColumn="0" w:lastRowFirstColumn="0" w:lastRowLastColumn="0"/>
          <w:wAfter w:w="78" w:type="dxa"/>
          <w:trHeight w:val="602"/>
          <w:ins w:id="941" w:author="Aishwarya Balan" w:date="2019-02-07T12:12:00Z"/>
          <w:trPrChange w:id="942" w:author="Gaurav Shah" w:date="2019-03-20T00:16:00Z">
            <w:trPr>
              <w:gridAfter w:val="1"/>
              <w:trHeight w:val="602"/>
            </w:trPr>
          </w:trPrChange>
        </w:trPr>
        <w:tc>
          <w:tcPr>
            <w:cnfStyle w:val="001000000000" w:firstRow="0" w:lastRow="0" w:firstColumn="1" w:lastColumn="0" w:oddVBand="0" w:evenVBand="0" w:oddHBand="0" w:evenHBand="0" w:firstRowFirstColumn="0" w:firstRowLastColumn="0" w:lastRowFirstColumn="0" w:lastRowLastColumn="0"/>
            <w:tcW w:w="744" w:type="pct"/>
            <w:gridSpan w:val="2"/>
            <w:tcPrChange w:id="943" w:author="Gaurav Shah" w:date="2019-03-20T00:16:00Z">
              <w:tcPr>
                <w:tcW w:w="816" w:type="pct"/>
                <w:gridSpan w:val="3"/>
              </w:tcPr>
            </w:tcPrChange>
          </w:tcPr>
          <w:p w14:paraId="68C45158" w14:textId="77777777" w:rsidR="00671A2F" w:rsidRPr="003277C6" w:rsidRDefault="00671A2F">
            <w:pPr>
              <w:pStyle w:val="BodyText"/>
              <w:spacing w:after="0"/>
              <w:cnfStyle w:val="001000100000" w:firstRow="0" w:lastRow="0" w:firstColumn="1" w:lastColumn="0" w:oddVBand="0" w:evenVBand="0" w:oddHBand="1" w:evenHBand="0" w:firstRowFirstColumn="0" w:firstRowLastColumn="0" w:lastRowFirstColumn="0" w:lastRowLastColumn="0"/>
              <w:rPr>
                <w:ins w:id="944" w:author="Aishwarya Balan" w:date="2019-02-07T12:12:00Z"/>
                <w:sz w:val="18"/>
                <w:rPrChange w:id="945" w:author="Aishwarya Balan" w:date="2019-03-04T11:52:00Z">
                  <w:rPr>
                    <w:ins w:id="946" w:author="Aishwarya Balan" w:date="2019-02-07T12:12:00Z"/>
                  </w:rPr>
                </w:rPrChange>
              </w:rPr>
            </w:pPr>
            <w:ins w:id="947" w:author="Aishwarya Balan" w:date="2019-02-07T12:12:00Z">
              <w:r w:rsidRPr="003277C6">
                <w:rPr>
                  <w:sz w:val="18"/>
                  <w:rPrChange w:id="948" w:author="Aishwarya Balan" w:date="2019-03-04T11:52:00Z">
                    <w:rPr/>
                  </w:rPrChange>
                </w:rPr>
                <w:t>Counterparty Group</w:t>
              </w:r>
            </w:ins>
          </w:p>
        </w:tc>
        <w:tc>
          <w:tcPr>
            <w:tcW w:w="451" w:type="pct"/>
            <w:tcPrChange w:id="949" w:author="Gaurav Shah" w:date="2019-03-20T00:16:00Z">
              <w:tcPr>
                <w:tcW w:w="507" w:type="pct"/>
                <w:gridSpan w:val="2"/>
              </w:tcPr>
            </w:tcPrChange>
          </w:tcPr>
          <w:p w14:paraId="74CB164D" w14:textId="6C3DDE9F" w:rsidR="00671A2F" w:rsidRPr="003277C6" w:rsidRDefault="00671A2F" w:rsidP="00212D85">
            <w:pPr>
              <w:pStyle w:val="BodyText"/>
              <w:spacing w:after="0"/>
              <w:cnfStyle w:val="000000100000" w:firstRow="0" w:lastRow="0" w:firstColumn="0" w:lastColumn="0" w:oddVBand="0" w:evenVBand="0" w:oddHBand="1" w:evenHBand="0" w:firstRowFirstColumn="0" w:firstRowLastColumn="0" w:lastRowFirstColumn="0" w:lastRowLastColumn="0"/>
              <w:rPr>
                <w:ins w:id="950" w:author="Aishwarya Balan" w:date="2019-02-07T12:18:00Z"/>
                <w:sz w:val="18"/>
                <w:rPrChange w:id="951" w:author="Aishwarya Balan" w:date="2019-03-04T11:52:00Z">
                  <w:rPr>
                    <w:ins w:id="952" w:author="Aishwarya Balan" w:date="2019-02-07T12:18:00Z"/>
                  </w:rPr>
                </w:rPrChange>
              </w:rPr>
            </w:pPr>
            <w:ins w:id="953" w:author="Aishwarya Balan" w:date="2019-02-07T12:22:00Z">
              <w:r w:rsidRPr="003277C6">
                <w:rPr>
                  <w:sz w:val="18"/>
                  <w:rPrChange w:id="954" w:author="Aishwarya Balan" w:date="2019-03-04T11:52:00Z">
                    <w:rPr/>
                  </w:rPrChange>
                </w:rPr>
                <w:t xml:space="preserve">String </w:t>
              </w:r>
            </w:ins>
          </w:p>
        </w:tc>
        <w:tc>
          <w:tcPr>
            <w:tcW w:w="496" w:type="pct"/>
            <w:tcPrChange w:id="955" w:author="Gaurav Shah" w:date="2019-03-20T00:16:00Z">
              <w:tcPr>
                <w:tcW w:w="555" w:type="pct"/>
                <w:gridSpan w:val="2"/>
              </w:tcPr>
            </w:tcPrChange>
          </w:tcPr>
          <w:p w14:paraId="4E718F02" w14:textId="052197D9" w:rsidR="00671A2F" w:rsidRPr="003277C6" w:rsidRDefault="00671A2F" w:rsidP="00212D85">
            <w:pPr>
              <w:pStyle w:val="BodyText"/>
              <w:spacing w:after="0"/>
              <w:cnfStyle w:val="000000100000" w:firstRow="0" w:lastRow="0" w:firstColumn="0" w:lastColumn="0" w:oddVBand="0" w:evenVBand="0" w:oddHBand="1" w:evenHBand="0" w:firstRowFirstColumn="0" w:firstRowLastColumn="0" w:lastRowFirstColumn="0" w:lastRowLastColumn="0"/>
              <w:rPr>
                <w:ins w:id="956" w:author="Aishwarya Balan" w:date="2019-02-07T12:12:00Z"/>
                <w:sz w:val="18"/>
                <w:rPrChange w:id="957" w:author="Aishwarya Balan" w:date="2019-03-04T11:52:00Z">
                  <w:rPr>
                    <w:ins w:id="958" w:author="Aishwarya Balan" w:date="2019-02-07T12:12:00Z"/>
                  </w:rPr>
                </w:rPrChange>
              </w:rPr>
            </w:pPr>
            <w:ins w:id="959" w:author="Aishwarya Balan" w:date="2019-02-07T12:12:00Z">
              <w:r w:rsidRPr="003277C6">
                <w:rPr>
                  <w:sz w:val="18"/>
                  <w:rPrChange w:id="960" w:author="Aishwarya Balan" w:date="2019-03-04T11:52:00Z">
                    <w:rPr/>
                  </w:rPrChange>
                </w:rPr>
                <w:t>Display</w:t>
              </w:r>
            </w:ins>
          </w:p>
        </w:tc>
        <w:tc>
          <w:tcPr>
            <w:tcW w:w="964" w:type="pct"/>
            <w:tcPrChange w:id="961" w:author="Gaurav Shah" w:date="2019-03-20T00:16:00Z">
              <w:tcPr>
                <w:tcW w:w="1063" w:type="pct"/>
                <w:gridSpan w:val="2"/>
              </w:tcPr>
            </w:tcPrChange>
          </w:tcPr>
          <w:p w14:paraId="75882B19" w14:textId="77777777" w:rsidR="00671A2F" w:rsidRPr="003277C6" w:rsidRDefault="00671A2F" w:rsidP="00212D85">
            <w:pPr>
              <w:pStyle w:val="BodyText"/>
              <w:spacing w:after="0"/>
              <w:ind w:left="360"/>
              <w:cnfStyle w:val="000000100000" w:firstRow="0" w:lastRow="0" w:firstColumn="0" w:lastColumn="0" w:oddVBand="0" w:evenVBand="0" w:oddHBand="1" w:evenHBand="0" w:firstRowFirstColumn="0" w:firstRowLastColumn="0" w:lastRowFirstColumn="0" w:lastRowLastColumn="0"/>
              <w:rPr>
                <w:ins w:id="962" w:author="Aishwarya Balan" w:date="2019-02-07T12:12:00Z"/>
                <w:sz w:val="18"/>
                <w:rPrChange w:id="963" w:author="Aishwarya Balan" w:date="2019-03-04T11:52:00Z">
                  <w:rPr>
                    <w:ins w:id="964" w:author="Aishwarya Balan" w:date="2019-02-07T12:12:00Z"/>
                  </w:rPr>
                </w:rPrChange>
              </w:rPr>
            </w:pPr>
          </w:p>
        </w:tc>
        <w:tc>
          <w:tcPr>
            <w:tcW w:w="505" w:type="pct"/>
            <w:tcPrChange w:id="965" w:author="Gaurav Shah" w:date="2019-03-20T00:16:00Z">
              <w:tcPr>
                <w:tcW w:w="566" w:type="pct"/>
                <w:gridSpan w:val="2"/>
              </w:tcPr>
            </w:tcPrChange>
          </w:tcPr>
          <w:p w14:paraId="03EA4317" w14:textId="77777777" w:rsidR="00671A2F" w:rsidRPr="003277C6" w:rsidDel="00F43703" w:rsidRDefault="00671A2F">
            <w:pPr>
              <w:pStyle w:val="BodyText"/>
              <w:spacing w:after="0"/>
              <w:cnfStyle w:val="000000100000" w:firstRow="0" w:lastRow="0" w:firstColumn="0" w:lastColumn="0" w:oddVBand="0" w:evenVBand="0" w:oddHBand="1" w:evenHBand="0" w:firstRowFirstColumn="0" w:firstRowLastColumn="0" w:lastRowFirstColumn="0" w:lastRowLastColumn="0"/>
              <w:rPr>
                <w:ins w:id="966" w:author="Aishwarya Balan" w:date="2019-02-07T12:12:00Z"/>
                <w:sz w:val="18"/>
                <w:rPrChange w:id="967" w:author="Aishwarya Balan" w:date="2019-03-04T11:52:00Z">
                  <w:rPr>
                    <w:ins w:id="968" w:author="Aishwarya Balan" w:date="2019-02-07T12:12:00Z"/>
                  </w:rPr>
                </w:rPrChange>
              </w:rPr>
              <w:pPrChange w:id="969" w:author="Gaurav Shah" w:date="2019-03-20T00:24:00Z">
                <w:pPr>
                  <w:pStyle w:val="BodyText"/>
                  <w:spacing w:after="0"/>
                  <w:ind w:left="360"/>
                  <w:cnfStyle w:val="000000100000" w:firstRow="0" w:lastRow="0" w:firstColumn="0" w:lastColumn="0" w:oddVBand="0" w:evenVBand="0" w:oddHBand="1" w:evenHBand="0" w:firstRowFirstColumn="0" w:firstRowLastColumn="0" w:lastRowFirstColumn="0" w:lastRowLastColumn="0"/>
                </w:pPr>
              </w:pPrChange>
            </w:pPr>
            <w:ins w:id="970" w:author="Aishwarya Balan" w:date="2019-02-07T12:12:00Z">
              <w:r w:rsidRPr="003277C6">
                <w:rPr>
                  <w:sz w:val="18"/>
                  <w:rPrChange w:id="971" w:author="Aishwarya Balan" w:date="2019-03-04T11:52:00Z">
                    <w:rPr/>
                  </w:rPrChange>
                </w:rPr>
                <w:t>Yes</w:t>
              </w:r>
            </w:ins>
          </w:p>
        </w:tc>
        <w:tc>
          <w:tcPr>
            <w:tcW w:w="816" w:type="pct"/>
            <w:gridSpan w:val="3"/>
            <w:tcPrChange w:id="972" w:author="Gaurav Shah" w:date="2019-03-20T00:16:00Z">
              <w:tcPr>
                <w:tcW w:w="931" w:type="pct"/>
                <w:gridSpan w:val="5"/>
              </w:tcPr>
            </w:tcPrChange>
          </w:tcPr>
          <w:p w14:paraId="4D1C7723" w14:textId="77777777" w:rsidR="00671A2F" w:rsidRPr="003277C6" w:rsidRDefault="00671A2F" w:rsidP="00212D85">
            <w:pPr>
              <w:pStyle w:val="BodyText"/>
              <w:spacing w:after="0"/>
              <w:cnfStyle w:val="000000100000" w:firstRow="0" w:lastRow="0" w:firstColumn="0" w:lastColumn="0" w:oddVBand="0" w:evenVBand="0" w:oddHBand="1" w:evenHBand="0" w:firstRowFirstColumn="0" w:firstRowLastColumn="0" w:lastRowFirstColumn="0" w:lastRowLastColumn="0"/>
              <w:rPr>
                <w:ins w:id="973" w:author="Aishwarya Balan" w:date="2019-02-07T12:12:00Z"/>
                <w:sz w:val="18"/>
                <w:rPrChange w:id="974" w:author="Aishwarya Balan" w:date="2019-03-04T11:52:00Z">
                  <w:rPr>
                    <w:ins w:id="975" w:author="Aishwarya Balan" w:date="2019-02-07T12:12:00Z"/>
                  </w:rPr>
                </w:rPrChange>
              </w:rPr>
            </w:pPr>
            <w:ins w:id="976" w:author="Aishwarya Balan" w:date="2019-02-07T12:12:00Z">
              <w:r w:rsidRPr="003277C6">
                <w:rPr>
                  <w:sz w:val="18"/>
                  <w:rPrChange w:id="977" w:author="Aishwarya Balan" w:date="2019-03-04T11:52:00Z">
                    <w:rPr/>
                  </w:rPrChange>
                </w:rPr>
                <w:t xml:space="preserve">This is fetched from PTM </w:t>
              </w:r>
              <w:r w:rsidRPr="003277C6">
                <w:rPr>
                  <w:sz w:val="18"/>
                  <w:rPrChange w:id="978" w:author="Aishwarya Balan" w:date="2019-03-04T11:52:00Z">
                    <w:rPr/>
                  </w:rPrChange>
                </w:rPr>
                <w:lastRenderedPageBreak/>
                <w:t>(CTRM) Master Data</w:t>
              </w:r>
            </w:ins>
          </w:p>
        </w:tc>
        <w:tc>
          <w:tcPr>
            <w:tcW w:w="503" w:type="pct"/>
            <w:tcPrChange w:id="979" w:author="Gaurav Shah" w:date="2019-03-20T00:16:00Z">
              <w:tcPr>
                <w:tcW w:w="1" w:type="pct"/>
                <w:gridSpan w:val="2"/>
              </w:tcPr>
            </w:tcPrChange>
          </w:tcPr>
          <w:p w14:paraId="1821C441" w14:textId="038AB381" w:rsidR="00671A2F" w:rsidRPr="003277C6" w:rsidRDefault="00671A2F">
            <w:pPr>
              <w:pStyle w:val="BodyText"/>
              <w:spacing w:after="0"/>
              <w:cnfStyle w:val="000000100000" w:firstRow="0" w:lastRow="0" w:firstColumn="0" w:lastColumn="0" w:oddVBand="0" w:evenVBand="0" w:oddHBand="1" w:evenHBand="0" w:firstRowFirstColumn="0" w:firstRowLastColumn="0" w:lastRowFirstColumn="0" w:lastRowLastColumn="0"/>
              <w:rPr>
                <w:ins w:id="980" w:author="Gaurav Shah" w:date="2019-03-20T00:16:00Z"/>
                <w:sz w:val="18"/>
              </w:rPr>
            </w:pPr>
            <w:ins w:id="981" w:author="Gaurav Shah" w:date="2019-03-20T00:18:00Z">
              <w:r>
                <w:rPr>
                  <w:sz w:val="18"/>
                </w:rPr>
                <w:lastRenderedPageBreak/>
                <w:t>Standard</w:t>
              </w:r>
            </w:ins>
          </w:p>
        </w:tc>
        <w:tc>
          <w:tcPr>
            <w:tcW w:w="522" w:type="pct"/>
            <w:gridSpan w:val="3"/>
            <w:tcPrChange w:id="982" w:author="Gaurav Shah" w:date="2019-03-20T00:16:00Z">
              <w:tcPr>
                <w:tcW w:w="561" w:type="pct"/>
                <w:gridSpan w:val="3"/>
              </w:tcPr>
            </w:tcPrChange>
          </w:tcPr>
          <w:p w14:paraId="69672661" w14:textId="3415A396" w:rsidR="00671A2F" w:rsidRPr="003277C6" w:rsidRDefault="00671A2F">
            <w:pPr>
              <w:pStyle w:val="BodyText"/>
              <w:spacing w:after="0"/>
              <w:cnfStyle w:val="000000100000" w:firstRow="0" w:lastRow="0" w:firstColumn="0" w:lastColumn="0" w:oddVBand="0" w:evenVBand="0" w:oddHBand="1" w:evenHBand="0" w:firstRowFirstColumn="0" w:firstRowLastColumn="0" w:lastRowFirstColumn="0" w:lastRowLastColumn="0"/>
              <w:rPr>
                <w:ins w:id="983" w:author="Aishwarya Balan" w:date="2019-03-04T11:41:00Z"/>
                <w:sz w:val="18"/>
                <w:rPrChange w:id="984" w:author="Aishwarya Balan" w:date="2019-03-04T11:52:00Z">
                  <w:rPr>
                    <w:ins w:id="985" w:author="Aishwarya Balan" w:date="2019-03-04T11:41:00Z"/>
                  </w:rPr>
                </w:rPrChange>
              </w:rPr>
            </w:pPr>
            <w:ins w:id="986" w:author="Gaurav Shah" w:date="2019-03-20T00:22:00Z">
              <w:r w:rsidRPr="00671A2F">
                <w:rPr>
                  <w:sz w:val="18"/>
                </w:rPr>
                <w:t xml:space="preserve">Business Partner </w:t>
              </w:r>
              <w:r w:rsidRPr="00671A2F">
                <w:rPr>
                  <w:sz w:val="18"/>
                </w:rPr>
                <w:lastRenderedPageBreak/>
                <w:t>Group Name</w:t>
              </w:r>
            </w:ins>
            <w:ins w:id="987" w:author="Aishwarya Balan" w:date="2019-03-04T11:42:00Z">
              <w:del w:id="988" w:author="Gaurav Shah" w:date="2019-03-20T00:22:00Z">
                <w:r w:rsidRPr="003277C6" w:rsidDel="00671A2F">
                  <w:rPr>
                    <w:sz w:val="18"/>
                    <w:rPrChange w:id="989" w:author="Aishwarya Balan" w:date="2019-03-04T11:52:00Z">
                      <w:rPr/>
                    </w:rPrChange>
                  </w:rPr>
                  <w:delText>First Africa Metals</w:delText>
                </w:r>
              </w:del>
            </w:ins>
          </w:p>
        </w:tc>
      </w:tr>
      <w:tr w:rsidR="00671A2F" w:rsidRPr="003277C6" w14:paraId="24EB399E" w14:textId="35383BDE" w:rsidTr="00671A2F">
        <w:trPr>
          <w:gridAfter w:val="1"/>
          <w:wAfter w:w="78" w:type="dxa"/>
          <w:trHeight w:val="412"/>
          <w:ins w:id="990" w:author="Aishwarya Balan" w:date="2019-02-07T12:12:00Z"/>
          <w:trPrChange w:id="991" w:author="Gaurav Shah" w:date="2019-03-20T00:16:00Z">
            <w:trPr>
              <w:gridAfter w:val="1"/>
              <w:trHeight w:val="412"/>
            </w:trPr>
          </w:trPrChange>
        </w:trPr>
        <w:tc>
          <w:tcPr>
            <w:cnfStyle w:val="001000000000" w:firstRow="0" w:lastRow="0" w:firstColumn="1" w:lastColumn="0" w:oddVBand="0" w:evenVBand="0" w:oddHBand="0" w:evenHBand="0" w:firstRowFirstColumn="0" w:firstRowLastColumn="0" w:lastRowFirstColumn="0" w:lastRowLastColumn="0"/>
            <w:tcW w:w="744" w:type="pct"/>
            <w:gridSpan w:val="2"/>
            <w:tcPrChange w:id="992" w:author="Gaurav Shah" w:date="2019-03-20T00:16:00Z">
              <w:tcPr>
                <w:tcW w:w="816" w:type="pct"/>
                <w:gridSpan w:val="3"/>
              </w:tcPr>
            </w:tcPrChange>
          </w:tcPr>
          <w:p w14:paraId="785F616B" w14:textId="77777777" w:rsidR="00671A2F" w:rsidRPr="003277C6" w:rsidRDefault="00671A2F" w:rsidP="00212D85">
            <w:pPr>
              <w:pStyle w:val="BodyText"/>
              <w:spacing w:after="0"/>
              <w:rPr>
                <w:ins w:id="993" w:author="Aishwarya Balan" w:date="2019-02-07T12:12:00Z"/>
                <w:sz w:val="18"/>
                <w:rPrChange w:id="994" w:author="Aishwarya Balan" w:date="2019-03-04T11:52:00Z">
                  <w:rPr>
                    <w:ins w:id="995" w:author="Aishwarya Balan" w:date="2019-02-07T12:12:00Z"/>
                  </w:rPr>
                </w:rPrChange>
              </w:rPr>
            </w:pPr>
            <w:ins w:id="996" w:author="Aishwarya Balan" w:date="2019-02-07T12:12:00Z">
              <w:r w:rsidRPr="003277C6">
                <w:rPr>
                  <w:sz w:val="18"/>
                  <w:rPrChange w:id="997" w:author="Aishwarya Balan" w:date="2019-03-04T11:52:00Z">
                    <w:rPr/>
                  </w:rPrChange>
                </w:rPr>
                <w:lastRenderedPageBreak/>
                <w:t>Counterparty Name</w:t>
              </w:r>
            </w:ins>
          </w:p>
        </w:tc>
        <w:tc>
          <w:tcPr>
            <w:tcW w:w="451" w:type="pct"/>
            <w:tcPrChange w:id="998" w:author="Gaurav Shah" w:date="2019-03-20T00:16:00Z">
              <w:tcPr>
                <w:tcW w:w="507" w:type="pct"/>
                <w:gridSpan w:val="2"/>
              </w:tcPr>
            </w:tcPrChange>
          </w:tcPr>
          <w:p w14:paraId="247994AE" w14:textId="7A0134FA" w:rsidR="00671A2F" w:rsidRPr="003277C6" w:rsidRDefault="00671A2F" w:rsidP="00212D85">
            <w:pPr>
              <w:pStyle w:val="BodyText"/>
              <w:spacing w:after="0"/>
              <w:cnfStyle w:val="000000000000" w:firstRow="0" w:lastRow="0" w:firstColumn="0" w:lastColumn="0" w:oddVBand="0" w:evenVBand="0" w:oddHBand="0" w:evenHBand="0" w:firstRowFirstColumn="0" w:firstRowLastColumn="0" w:lastRowFirstColumn="0" w:lastRowLastColumn="0"/>
              <w:rPr>
                <w:ins w:id="999" w:author="Aishwarya Balan" w:date="2019-02-07T12:18:00Z"/>
                <w:sz w:val="18"/>
                <w:rPrChange w:id="1000" w:author="Aishwarya Balan" w:date="2019-03-04T11:52:00Z">
                  <w:rPr>
                    <w:ins w:id="1001" w:author="Aishwarya Balan" w:date="2019-02-07T12:18:00Z"/>
                  </w:rPr>
                </w:rPrChange>
              </w:rPr>
            </w:pPr>
            <w:ins w:id="1002" w:author="Aishwarya Balan" w:date="2019-02-07T12:22:00Z">
              <w:r w:rsidRPr="003277C6">
                <w:rPr>
                  <w:sz w:val="18"/>
                  <w:rPrChange w:id="1003" w:author="Aishwarya Balan" w:date="2019-03-04T11:52:00Z">
                    <w:rPr/>
                  </w:rPrChange>
                </w:rPr>
                <w:t xml:space="preserve">String </w:t>
              </w:r>
            </w:ins>
          </w:p>
        </w:tc>
        <w:tc>
          <w:tcPr>
            <w:tcW w:w="496" w:type="pct"/>
            <w:tcPrChange w:id="1004" w:author="Gaurav Shah" w:date="2019-03-20T00:16:00Z">
              <w:tcPr>
                <w:tcW w:w="555" w:type="pct"/>
                <w:gridSpan w:val="2"/>
              </w:tcPr>
            </w:tcPrChange>
          </w:tcPr>
          <w:p w14:paraId="7E294459" w14:textId="2E238A33" w:rsidR="00671A2F" w:rsidRPr="003277C6" w:rsidRDefault="00671A2F" w:rsidP="00212D85">
            <w:pPr>
              <w:pStyle w:val="BodyText"/>
              <w:spacing w:after="0"/>
              <w:cnfStyle w:val="000000000000" w:firstRow="0" w:lastRow="0" w:firstColumn="0" w:lastColumn="0" w:oddVBand="0" w:evenVBand="0" w:oddHBand="0" w:evenHBand="0" w:firstRowFirstColumn="0" w:firstRowLastColumn="0" w:lastRowFirstColumn="0" w:lastRowLastColumn="0"/>
              <w:rPr>
                <w:ins w:id="1005" w:author="Aishwarya Balan" w:date="2019-02-07T12:12:00Z"/>
                <w:sz w:val="18"/>
                <w:rPrChange w:id="1006" w:author="Aishwarya Balan" w:date="2019-03-04T11:52:00Z">
                  <w:rPr>
                    <w:ins w:id="1007" w:author="Aishwarya Balan" w:date="2019-02-07T12:12:00Z"/>
                  </w:rPr>
                </w:rPrChange>
              </w:rPr>
            </w:pPr>
            <w:ins w:id="1008" w:author="Aishwarya Balan" w:date="2019-02-07T12:12:00Z">
              <w:r w:rsidRPr="003277C6">
                <w:rPr>
                  <w:sz w:val="18"/>
                  <w:rPrChange w:id="1009" w:author="Aishwarya Balan" w:date="2019-03-04T11:52:00Z">
                    <w:rPr/>
                  </w:rPrChange>
                </w:rPr>
                <w:t>Display</w:t>
              </w:r>
            </w:ins>
          </w:p>
        </w:tc>
        <w:tc>
          <w:tcPr>
            <w:tcW w:w="964" w:type="pct"/>
            <w:tcPrChange w:id="1010" w:author="Gaurav Shah" w:date="2019-03-20T00:16:00Z">
              <w:tcPr>
                <w:tcW w:w="1063" w:type="pct"/>
                <w:gridSpan w:val="2"/>
              </w:tcPr>
            </w:tcPrChange>
          </w:tcPr>
          <w:p w14:paraId="102FFB8D" w14:textId="77777777" w:rsidR="00671A2F" w:rsidRPr="003277C6" w:rsidRDefault="00671A2F" w:rsidP="00212D85">
            <w:pPr>
              <w:pStyle w:val="BodyText"/>
              <w:spacing w:after="0"/>
              <w:ind w:left="360"/>
              <w:cnfStyle w:val="000000000000" w:firstRow="0" w:lastRow="0" w:firstColumn="0" w:lastColumn="0" w:oddVBand="0" w:evenVBand="0" w:oddHBand="0" w:evenHBand="0" w:firstRowFirstColumn="0" w:firstRowLastColumn="0" w:lastRowFirstColumn="0" w:lastRowLastColumn="0"/>
              <w:rPr>
                <w:ins w:id="1011" w:author="Aishwarya Balan" w:date="2019-02-07T12:12:00Z"/>
                <w:sz w:val="18"/>
                <w:rPrChange w:id="1012" w:author="Aishwarya Balan" w:date="2019-03-04T11:52:00Z">
                  <w:rPr>
                    <w:ins w:id="1013" w:author="Aishwarya Balan" w:date="2019-02-07T12:12:00Z"/>
                  </w:rPr>
                </w:rPrChange>
              </w:rPr>
            </w:pPr>
          </w:p>
        </w:tc>
        <w:tc>
          <w:tcPr>
            <w:tcW w:w="505" w:type="pct"/>
            <w:tcPrChange w:id="1014" w:author="Gaurav Shah" w:date="2019-03-20T00:16:00Z">
              <w:tcPr>
                <w:tcW w:w="566" w:type="pct"/>
                <w:gridSpan w:val="2"/>
              </w:tcPr>
            </w:tcPrChange>
          </w:tcPr>
          <w:p w14:paraId="1BD21562" w14:textId="77777777" w:rsidR="00671A2F" w:rsidRPr="003277C6" w:rsidRDefault="00671A2F">
            <w:pPr>
              <w:pStyle w:val="BodyText"/>
              <w:spacing w:after="0"/>
              <w:cnfStyle w:val="000000000000" w:firstRow="0" w:lastRow="0" w:firstColumn="0" w:lastColumn="0" w:oddVBand="0" w:evenVBand="0" w:oddHBand="0" w:evenHBand="0" w:firstRowFirstColumn="0" w:firstRowLastColumn="0" w:lastRowFirstColumn="0" w:lastRowLastColumn="0"/>
              <w:rPr>
                <w:ins w:id="1015" w:author="Aishwarya Balan" w:date="2019-02-07T12:12:00Z"/>
                <w:sz w:val="18"/>
                <w:rPrChange w:id="1016" w:author="Aishwarya Balan" w:date="2019-03-04T11:52:00Z">
                  <w:rPr>
                    <w:ins w:id="1017" w:author="Aishwarya Balan" w:date="2019-02-07T12:12:00Z"/>
                  </w:rPr>
                </w:rPrChange>
              </w:rPr>
              <w:pPrChange w:id="1018" w:author="Gaurav Shah" w:date="2019-03-20T00:24:00Z">
                <w:pPr>
                  <w:pStyle w:val="BodyText"/>
                  <w:spacing w:after="0"/>
                  <w:ind w:left="360"/>
                  <w:cnfStyle w:val="000000000000" w:firstRow="0" w:lastRow="0" w:firstColumn="0" w:lastColumn="0" w:oddVBand="0" w:evenVBand="0" w:oddHBand="0" w:evenHBand="0" w:firstRowFirstColumn="0" w:firstRowLastColumn="0" w:lastRowFirstColumn="0" w:lastRowLastColumn="0"/>
                </w:pPr>
              </w:pPrChange>
            </w:pPr>
            <w:ins w:id="1019" w:author="Aishwarya Balan" w:date="2019-02-07T12:12:00Z">
              <w:r w:rsidRPr="003277C6">
                <w:rPr>
                  <w:sz w:val="18"/>
                  <w:rPrChange w:id="1020" w:author="Aishwarya Balan" w:date="2019-03-04T11:52:00Z">
                    <w:rPr/>
                  </w:rPrChange>
                </w:rPr>
                <w:t>Yes</w:t>
              </w:r>
            </w:ins>
          </w:p>
        </w:tc>
        <w:tc>
          <w:tcPr>
            <w:tcW w:w="816" w:type="pct"/>
            <w:gridSpan w:val="3"/>
            <w:tcPrChange w:id="1021" w:author="Gaurav Shah" w:date="2019-03-20T00:16:00Z">
              <w:tcPr>
                <w:tcW w:w="931" w:type="pct"/>
                <w:gridSpan w:val="5"/>
              </w:tcPr>
            </w:tcPrChange>
          </w:tcPr>
          <w:p w14:paraId="658B1D2D" w14:textId="77777777" w:rsidR="00671A2F" w:rsidRPr="003277C6" w:rsidRDefault="00671A2F" w:rsidP="00212D85">
            <w:pPr>
              <w:pStyle w:val="BodyText"/>
              <w:spacing w:after="0"/>
              <w:cnfStyle w:val="000000000000" w:firstRow="0" w:lastRow="0" w:firstColumn="0" w:lastColumn="0" w:oddVBand="0" w:evenVBand="0" w:oddHBand="0" w:evenHBand="0" w:firstRowFirstColumn="0" w:firstRowLastColumn="0" w:lastRowFirstColumn="0" w:lastRowLastColumn="0"/>
              <w:rPr>
                <w:ins w:id="1022" w:author="Aishwarya Balan" w:date="2019-02-07T12:12:00Z"/>
                <w:sz w:val="18"/>
                <w:rPrChange w:id="1023" w:author="Aishwarya Balan" w:date="2019-03-04T11:52:00Z">
                  <w:rPr>
                    <w:ins w:id="1024" w:author="Aishwarya Balan" w:date="2019-02-07T12:12:00Z"/>
                  </w:rPr>
                </w:rPrChange>
              </w:rPr>
            </w:pPr>
            <w:ins w:id="1025" w:author="Aishwarya Balan" w:date="2019-02-07T12:12:00Z">
              <w:r w:rsidRPr="003277C6">
                <w:rPr>
                  <w:sz w:val="18"/>
                  <w:rPrChange w:id="1026" w:author="Aishwarya Balan" w:date="2019-03-04T11:52:00Z">
                    <w:rPr/>
                  </w:rPrChange>
                </w:rPr>
                <w:t>This is fetched from PTM (CTRM) Master Data</w:t>
              </w:r>
            </w:ins>
          </w:p>
        </w:tc>
        <w:tc>
          <w:tcPr>
            <w:tcW w:w="503" w:type="pct"/>
            <w:tcPrChange w:id="1027" w:author="Gaurav Shah" w:date="2019-03-20T00:16:00Z">
              <w:tcPr>
                <w:tcW w:w="1" w:type="pct"/>
                <w:gridSpan w:val="2"/>
              </w:tcPr>
            </w:tcPrChange>
          </w:tcPr>
          <w:p w14:paraId="6384B168" w14:textId="7B151554" w:rsidR="00671A2F" w:rsidRPr="003277C6" w:rsidRDefault="00671A2F">
            <w:pPr>
              <w:pStyle w:val="BodyText"/>
              <w:spacing w:after="0"/>
              <w:cnfStyle w:val="000000000000" w:firstRow="0" w:lastRow="0" w:firstColumn="0" w:lastColumn="0" w:oddVBand="0" w:evenVBand="0" w:oddHBand="0" w:evenHBand="0" w:firstRowFirstColumn="0" w:firstRowLastColumn="0" w:lastRowFirstColumn="0" w:lastRowLastColumn="0"/>
              <w:rPr>
                <w:ins w:id="1028" w:author="Gaurav Shah" w:date="2019-03-20T00:16:00Z"/>
                <w:sz w:val="18"/>
              </w:rPr>
              <w:pPrChange w:id="1029" w:author="Gaurav Shah" w:date="2019-03-20T00:17:00Z">
                <w:pPr>
                  <w:pStyle w:val="BodyText"/>
                  <w:spacing w:after="0"/>
                  <w:ind w:right="1454"/>
                  <w:cnfStyle w:val="000000000000" w:firstRow="0" w:lastRow="0" w:firstColumn="0" w:lastColumn="0" w:oddVBand="0" w:evenVBand="0" w:oddHBand="0" w:evenHBand="0" w:firstRowFirstColumn="0" w:firstRowLastColumn="0" w:lastRowFirstColumn="0" w:lastRowLastColumn="0"/>
                </w:pPr>
              </w:pPrChange>
            </w:pPr>
            <w:ins w:id="1030" w:author="Gaurav Shah" w:date="2019-03-20T00:18:00Z">
              <w:r>
                <w:rPr>
                  <w:sz w:val="18"/>
                </w:rPr>
                <w:t>Standard</w:t>
              </w:r>
            </w:ins>
          </w:p>
        </w:tc>
        <w:tc>
          <w:tcPr>
            <w:tcW w:w="522" w:type="pct"/>
            <w:gridSpan w:val="3"/>
            <w:tcPrChange w:id="1031" w:author="Gaurav Shah" w:date="2019-03-20T00:16:00Z">
              <w:tcPr>
                <w:tcW w:w="561" w:type="pct"/>
                <w:gridSpan w:val="3"/>
              </w:tcPr>
            </w:tcPrChange>
          </w:tcPr>
          <w:p w14:paraId="495D8B50" w14:textId="08E74812" w:rsidR="00671A2F" w:rsidRPr="003277C6" w:rsidRDefault="00671A2F">
            <w:pPr>
              <w:pStyle w:val="BodyText"/>
              <w:spacing w:after="0"/>
              <w:cnfStyle w:val="000000000000" w:firstRow="0" w:lastRow="0" w:firstColumn="0" w:lastColumn="0" w:oddVBand="0" w:evenVBand="0" w:oddHBand="0" w:evenHBand="0" w:firstRowFirstColumn="0" w:firstRowLastColumn="0" w:lastRowFirstColumn="0" w:lastRowLastColumn="0"/>
              <w:rPr>
                <w:ins w:id="1032" w:author="Aishwarya Balan" w:date="2019-03-04T11:41:00Z"/>
                <w:sz w:val="18"/>
                <w:rPrChange w:id="1033" w:author="Aishwarya Balan" w:date="2019-03-04T11:52:00Z">
                  <w:rPr>
                    <w:ins w:id="1034" w:author="Aishwarya Balan" w:date="2019-03-04T11:41:00Z"/>
                  </w:rPr>
                </w:rPrChange>
              </w:rPr>
            </w:pPr>
            <w:ins w:id="1035" w:author="Gaurav Shah" w:date="2019-03-20T00:22:00Z">
              <w:r w:rsidRPr="00671A2F">
                <w:rPr>
                  <w:sz w:val="18"/>
                </w:rPr>
                <w:t>Business Partner Short Name</w:t>
              </w:r>
            </w:ins>
          </w:p>
        </w:tc>
      </w:tr>
      <w:tr w:rsidR="00671A2F" w:rsidRPr="003277C6" w14:paraId="3BF73C9D" w14:textId="24B669D6" w:rsidTr="00671A2F">
        <w:trPr>
          <w:gridAfter w:val="1"/>
          <w:cnfStyle w:val="000000100000" w:firstRow="0" w:lastRow="0" w:firstColumn="0" w:lastColumn="0" w:oddVBand="0" w:evenVBand="0" w:oddHBand="1" w:evenHBand="0" w:firstRowFirstColumn="0" w:firstRowLastColumn="0" w:lastRowFirstColumn="0" w:lastRowLastColumn="0"/>
          <w:wAfter w:w="78" w:type="dxa"/>
          <w:trHeight w:val="396"/>
          <w:ins w:id="1036" w:author="Aishwarya Balan" w:date="2019-02-28T18:31:00Z"/>
          <w:trPrChange w:id="1037" w:author="Gaurav Shah" w:date="2019-03-20T00:16:00Z">
            <w:trPr>
              <w:gridAfter w:val="1"/>
              <w:trHeight w:val="396"/>
            </w:trPr>
          </w:trPrChange>
        </w:trPr>
        <w:tc>
          <w:tcPr>
            <w:cnfStyle w:val="001000000000" w:firstRow="0" w:lastRow="0" w:firstColumn="1" w:lastColumn="0" w:oddVBand="0" w:evenVBand="0" w:oddHBand="0" w:evenHBand="0" w:firstRowFirstColumn="0" w:firstRowLastColumn="0" w:lastRowFirstColumn="0" w:lastRowLastColumn="0"/>
            <w:tcW w:w="744" w:type="pct"/>
            <w:gridSpan w:val="2"/>
            <w:tcPrChange w:id="1038" w:author="Gaurav Shah" w:date="2019-03-20T00:16:00Z">
              <w:tcPr>
                <w:tcW w:w="816" w:type="pct"/>
                <w:gridSpan w:val="3"/>
              </w:tcPr>
            </w:tcPrChange>
          </w:tcPr>
          <w:p w14:paraId="0AAF6977" w14:textId="0DCA28BA" w:rsidR="00671A2F" w:rsidRPr="003277C6" w:rsidRDefault="00671A2F" w:rsidP="00212D85">
            <w:pPr>
              <w:pStyle w:val="BodyText"/>
              <w:spacing w:after="0"/>
              <w:cnfStyle w:val="001000100000" w:firstRow="0" w:lastRow="0" w:firstColumn="1" w:lastColumn="0" w:oddVBand="0" w:evenVBand="0" w:oddHBand="1" w:evenHBand="0" w:firstRowFirstColumn="0" w:firstRowLastColumn="0" w:lastRowFirstColumn="0" w:lastRowLastColumn="0"/>
              <w:rPr>
                <w:ins w:id="1039" w:author="Aishwarya Balan" w:date="2019-02-28T18:31:00Z"/>
                <w:sz w:val="18"/>
                <w:rPrChange w:id="1040" w:author="Aishwarya Balan" w:date="2019-03-04T11:52:00Z">
                  <w:rPr>
                    <w:ins w:id="1041" w:author="Aishwarya Balan" w:date="2019-02-28T18:31:00Z"/>
                  </w:rPr>
                </w:rPrChange>
              </w:rPr>
            </w:pPr>
            <w:ins w:id="1042" w:author="Aishwarya Balan" w:date="2019-02-28T18:31:00Z">
              <w:r w:rsidRPr="003277C6">
                <w:rPr>
                  <w:sz w:val="18"/>
                  <w:rPrChange w:id="1043" w:author="Aishwarya Balan" w:date="2019-03-04T11:52:00Z">
                    <w:rPr/>
                  </w:rPrChange>
                </w:rPr>
                <w:t>Cr</w:t>
              </w:r>
            </w:ins>
            <w:ins w:id="1044" w:author="Aishwarya Balan" w:date="2019-02-28T18:32:00Z">
              <w:r w:rsidRPr="003277C6">
                <w:rPr>
                  <w:sz w:val="18"/>
                  <w:rPrChange w:id="1045" w:author="Aishwarya Balan" w:date="2019-03-04T11:52:00Z">
                    <w:rPr/>
                  </w:rPrChange>
                </w:rPr>
                <w:t>edit Limit Level</w:t>
              </w:r>
            </w:ins>
          </w:p>
        </w:tc>
        <w:tc>
          <w:tcPr>
            <w:tcW w:w="451" w:type="pct"/>
            <w:tcPrChange w:id="1046" w:author="Gaurav Shah" w:date="2019-03-20T00:16:00Z">
              <w:tcPr>
                <w:tcW w:w="507" w:type="pct"/>
                <w:gridSpan w:val="2"/>
              </w:tcPr>
            </w:tcPrChange>
          </w:tcPr>
          <w:p w14:paraId="066DBE7E" w14:textId="5D5910F1" w:rsidR="00671A2F" w:rsidRPr="003277C6" w:rsidRDefault="00671A2F" w:rsidP="00212D85">
            <w:pPr>
              <w:pStyle w:val="BodyText"/>
              <w:spacing w:after="0"/>
              <w:cnfStyle w:val="000000100000" w:firstRow="0" w:lastRow="0" w:firstColumn="0" w:lastColumn="0" w:oddVBand="0" w:evenVBand="0" w:oddHBand="1" w:evenHBand="0" w:firstRowFirstColumn="0" w:firstRowLastColumn="0" w:lastRowFirstColumn="0" w:lastRowLastColumn="0"/>
              <w:rPr>
                <w:ins w:id="1047" w:author="Aishwarya Balan" w:date="2019-02-28T18:31:00Z"/>
                <w:sz w:val="18"/>
                <w:rPrChange w:id="1048" w:author="Aishwarya Balan" w:date="2019-03-04T11:52:00Z">
                  <w:rPr>
                    <w:ins w:id="1049" w:author="Aishwarya Balan" w:date="2019-02-28T18:31:00Z"/>
                  </w:rPr>
                </w:rPrChange>
              </w:rPr>
            </w:pPr>
            <w:ins w:id="1050" w:author="Aishwarya Balan" w:date="2019-02-28T18:35:00Z">
              <w:r w:rsidRPr="003277C6">
                <w:rPr>
                  <w:sz w:val="18"/>
                  <w:rPrChange w:id="1051" w:author="Aishwarya Balan" w:date="2019-03-04T11:52:00Z">
                    <w:rPr/>
                  </w:rPrChange>
                </w:rPr>
                <w:t xml:space="preserve">String </w:t>
              </w:r>
            </w:ins>
          </w:p>
        </w:tc>
        <w:tc>
          <w:tcPr>
            <w:tcW w:w="496" w:type="pct"/>
            <w:tcPrChange w:id="1052" w:author="Gaurav Shah" w:date="2019-03-20T00:16:00Z">
              <w:tcPr>
                <w:tcW w:w="555" w:type="pct"/>
                <w:gridSpan w:val="2"/>
              </w:tcPr>
            </w:tcPrChange>
          </w:tcPr>
          <w:p w14:paraId="3B31AD75" w14:textId="760E7D3A" w:rsidR="00671A2F" w:rsidRPr="003277C6" w:rsidRDefault="00671A2F" w:rsidP="00212D85">
            <w:pPr>
              <w:pStyle w:val="BodyText"/>
              <w:spacing w:after="0"/>
              <w:cnfStyle w:val="000000100000" w:firstRow="0" w:lastRow="0" w:firstColumn="0" w:lastColumn="0" w:oddVBand="0" w:evenVBand="0" w:oddHBand="1" w:evenHBand="0" w:firstRowFirstColumn="0" w:firstRowLastColumn="0" w:lastRowFirstColumn="0" w:lastRowLastColumn="0"/>
              <w:rPr>
                <w:ins w:id="1053" w:author="Aishwarya Balan" w:date="2019-02-28T18:31:00Z"/>
                <w:sz w:val="18"/>
                <w:rPrChange w:id="1054" w:author="Aishwarya Balan" w:date="2019-03-04T11:52:00Z">
                  <w:rPr>
                    <w:ins w:id="1055" w:author="Aishwarya Balan" w:date="2019-02-28T18:31:00Z"/>
                  </w:rPr>
                </w:rPrChange>
              </w:rPr>
            </w:pPr>
            <w:ins w:id="1056" w:author="Aishwarya Balan" w:date="2019-02-28T18:35:00Z">
              <w:r w:rsidRPr="003277C6">
                <w:rPr>
                  <w:sz w:val="18"/>
                  <w:rPrChange w:id="1057" w:author="Aishwarya Balan" w:date="2019-03-04T11:52:00Z">
                    <w:rPr/>
                  </w:rPrChange>
                </w:rPr>
                <w:t xml:space="preserve">Display </w:t>
              </w:r>
            </w:ins>
          </w:p>
        </w:tc>
        <w:tc>
          <w:tcPr>
            <w:tcW w:w="964" w:type="pct"/>
            <w:tcPrChange w:id="1058" w:author="Gaurav Shah" w:date="2019-03-20T00:16:00Z">
              <w:tcPr>
                <w:tcW w:w="1063" w:type="pct"/>
                <w:gridSpan w:val="2"/>
              </w:tcPr>
            </w:tcPrChange>
          </w:tcPr>
          <w:p w14:paraId="7BD8387E" w14:textId="20F97648" w:rsidR="00671A2F" w:rsidRPr="003277C6" w:rsidRDefault="00671A2F">
            <w:pPr>
              <w:pStyle w:val="BodyText"/>
              <w:spacing w:after="0"/>
              <w:cnfStyle w:val="000000100000" w:firstRow="0" w:lastRow="0" w:firstColumn="0" w:lastColumn="0" w:oddVBand="0" w:evenVBand="0" w:oddHBand="1" w:evenHBand="0" w:firstRowFirstColumn="0" w:firstRowLastColumn="0" w:lastRowFirstColumn="0" w:lastRowLastColumn="0"/>
              <w:rPr>
                <w:ins w:id="1059" w:author="Aishwarya Balan" w:date="2019-02-28T18:31:00Z"/>
                <w:sz w:val="18"/>
                <w:rPrChange w:id="1060" w:author="Aishwarya Balan" w:date="2019-03-04T11:52:00Z">
                  <w:rPr>
                    <w:ins w:id="1061" w:author="Aishwarya Balan" w:date="2019-02-28T18:31:00Z"/>
                  </w:rPr>
                </w:rPrChange>
              </w:rPr>
              <w:pPrChange w:id="1062" w:author="Gaurav Shah" w:date="2019-03-20T00:08:00Z">
                <w:pPr>
                  <w:pStyle w:val="BodyText"/>
                  <w:spacing w:after="0"/>
                  <w:ind w:left="360"/>
                  <w:cnfStyle w:val="000000100000" w:firstRow="0" w:lastRow="0" w:firstColumn="0" w:lastColumn="0" w:oddVBand="0" w:evenVBand="0" w:oddHBand="1" w:evenHBand="0" w:firstRowFirstColumn="0" w:firstRowLastColumn="0" w:lastRowFirstColumn="0" w:lastRowLastColumn="0"/>
                </w:pPr>
              </w:pPrChange>
            </w:pPr>
            <w:ins w:id="1063" w:author="Gaurav Shah" w:date="2019-03-20T00:08:00Z">
              <w:r>
                <w:rPr>
                  <w:sz w:val="18"/>
                </w:rPr>
                <w:t>Group/Counterparty</w:t>
              </w:r>
            </w:ins>
          </w:p>
        </w:tc>
        <w:tc>
          <w:tcPr>
            <w:tcW w:w="505" w:type="pct"/>
            <w:tcPrChange w:id="1064" w:author="Gaurav Shah" w:date="2019-03-20T00:16:00Z">
              <w:tcPr>
                <w:tcW w:w="566" w:type="pct"/>
                <w:gridSpan w:val="2"/>
              </w:tcPr>
            </w:tcPrChange>
          </w:tcPr>
          <w:p w14:paraId="30FC358E" w14:textId="6EC8DF8F" w:rsidR="00671A2F" w:rsidRPr="003277C6" w:rsidRDefault="00671A2F">
            <w:pPr>
              <w:pStyle w:val="BodyText"/>
              <w:spacing w:after="0"/>
              <w:cnfStyle w:val="000000100000" w:firstRow="0" w:lastRow="0" w:firstColumn="0" w:lastColumn="0" w:oddVBand="0" w:evenVBand="0" w:oddHBand="1" w:evenHBand="0" w:firstRowFirstColumn="0" w:firstRowLastColumn="0" w:lastRowFirstColumn="0" w:lastRowLastColumn="0"/>
              <w:rPr>
                <w:ins w:id="1065" w:author="Aishwarya Balan" w:date="2019-02-28T18:31:00Z"/>
                <w:sz w:val="18"/>
                <w:rPrChange w:id="1066" w:author="Aishwarya Balan" w:date="2019-03-04T11:52:00Z">
                  <w:rPr>
                    <w:ins w:id="1067" w:author="Aishwarya Balan" w:date="2019-02-28T18:31:00Z"/>
                  </w:rPr>
                </w:rPrChange>
              </w:rPr>
              <w:pPrChange w:id="1068" w:author="Gaurav Shah" w:date="2019-03-20T00:24:00Z">
                <w:pPr>
                  <w:pStyle w:val="BodyText"/>
                  <w:spacing w:after="0"/>
                  <w:ind w:left="360"/>
                  <w:cnfStyle w:val="000000100000" w:firstRow="0" w:lastRow="0" w:firstColumn="0" w:lastColumn="0" w:oddVBand="0" w:evenVBand="0" w:oddHBand="1" w:evenHBand="0" w:firstRowFirstColumn="0" w:firstRowLastColumn="0" w:lastRowFirstColumn="0" w:lastRowLastColumn="0"/>
                </w:pPr>
              </w:pPrChange>
            </w:pPr>
            <w:ins w:id="1069" w:author="Aishwarya Balan" w:date="2019-03-04T12:04:00Z">
              <w:r>
                <w:rPr>
                  <w:sz w:val="18"/>
                </w:rPr>
                <w:t>Yes</w:t>
              </w:r>
            </w:ins>
          </w:p>
        </w:tc>
        <w:tc>
          <w:tcPr>
            <w:tcW w:w="816" w:type="pct"/>
            <w:gridSpan w:val="3"/>
            <w:tcPrChange w:id="1070" w:author="Gaurav Shah" w:date="2019-03-20T00:16:00Z">
              <w:tcPr>
                <w:tcW w:w="931" w:type="pct"/>
                <w:gridSpan w:val="5"/>
              </w:tcPr>
            </w:tcPrChange>
          </w:tcPr>
          <w:p w14:paraId="569F651F" w14:textId="5FACB6B3" w:rsidR="00671A2F" w:rsidRPr="00702380" w:rsidRDefault="00671A2F">
            <w:pPr>
              <w:pStyle w:val="BodyText"/>
              <w:cnfStyle w:val="000000100000" w:firstRow="0" w:lastRow="0" w:firstColumn="0" w:lastColumn="0" w:oddVBand="0" w:evenVBand="0" w:oddHBand="1" w:evenHBand="0" w:firstRowFirstColumn="0" w:firstRowLastColumn="0" w:lastRowFirstColumn="0" w:lastRowLastColumn="0"/>
              <w:rPr>
                <w:ins w:id="1071" w:author="Aishwarya Balan" w:date="2019-02-28T18:31:00Z"/>
                <w:sz w:val="18"/>
                <w:lang w:val="en-IN"/>
                <w:rPrChange w:id="1072" w:author="Aishwarya Balan" w:date="2019-03-04T12:06:00Z">
                  <w:rPr>
                    <w:ins w:id="1073" w:author="Aishwarya Balan" w:date="2019-02-28T18:31:00Z"/>
                  </w:rPr>
                </w:rPrChange>
              </w:rPr>
              <w:pPrChange w:id="1074" w:author="Aishwarya Balan" w:date="2019-03-04T12:06:00Z">
                <w:pPr>
                  <w:pStyle w:val="BodyText"/>
                  <w:spacing w:after="0"/>
                  <w:cnfStyle w:val="000000100000" w:firstRow="0" w:lastRow="0" w:firstColumn="0" w:lastColumn="0" w:oddVBand="0" w:evenVBand="0" w:oddHBand="1" w:evenHBand="0" w:firstRowFirstColumn="0" w:firstRowLastColumn="0" w:lastRowFirstColumn="0" w:lastRowLastColumn="0"/>
                </w:pPr>
              </w:pPrChange>
            </w:pPr>
            <w:ins w:id="1075" w:author="Aishwarya Balan" w:date="2019-03-04T12:06:00Z">
              <w:del w:id="1076" w:author="Gaurav Shah" w:date="2019-03-20T00:23:00Z">
                <w:r w:rsidRPr="00702380" w:rsidDel="00671A2F">
                  <w:rPr>
                    <w:sz w:val="18"/>
                    <w:lang w:val="en-IN"/>
                  </w:rPr>
                  <w:delText xml:space="preserve">Valid values is Group or Counterparty. </w:delText>
                </w:r>
              </w:del>
              <w:r w:rsidRPr="00702380">
                <w:rPr>
                  <w:sz w:val="18"/>
                  <w:lang w:val="en-IN"/>
                </w:rPr>
                <w:t>If Counterparty Group is not maintained for a CP, it will be defaulted to Counterparty Level, else it will be Group.</w:t>
              </w:r>
            </w:ins>
          </w:p>
        </w:tc>
        <w:tc>
          <w:tcPr>
            <w:tcW w:w="503" w:type="pct"/>
            <w:tcPrChange w:id="1077" w:author="Gaurav Shah" w:date="2019-03-20T00:16:00Z">
              <w:tcPr>
                <w:tcW w:w="1" w:type="pct"/>
                <w:gridSpan w:val="2"/>
              </w:tcPr>
            </w:tcPrChange>
          </w:tcPr>
          <w:p w14:paraId="55B232BA" w14:textId="72E043EE" w:rsidR="00671A2F" w:rsidRPr="003277C6" w:rsidRDefault="00671A2F">
            <w:pPr>
              <w:pStyle w:val="BodyText"/>
              <w:spacing w:after="0"/>
              <w:cnfStyle w:val="000000100000" w:firstRow="0" w:lastRow="0" w:firstColumn="0" w:lastColumn="0" w:oddVBand="0" w:evenVBand="0" w:oddHBand="1" w:evenHBand="0" w:firstRowFirstColumn="0" w:firstRowLastColumn="0" w:lastRowFirstColumn="0" w:lastRowLastColumn="0"/>
              <w:rPr>
                <w:ins w:id="1078" w:author="Gaurav Shah" w:date="2019-03-20T00:16:00Z"/>
                <w:sz w:val="18"/>
              </w:rPr>
              <w:pPrChange w:id="1079" w:author="Gaurav Shah" w:date="2019-03-20T00:17:00Z">
                <w:pPr>
                  <w:pStyle w:val="BodyText"/>
                  <w:spacing w:after="0"/>
                  <w:ind w:right="1454"/>
                  <w:cnfStyle w:val="000000100000" w:firstRow="0" w:lastRow="0" w:firstColumn="0" w:lastColumn="0" w:oddVBand="0" w:evenVBand="0" w:oddHBand="1" w:evenHBand="0" w:firstRowFirstColumn="0" w:firstRowLastColumn="0" w:lastRowFirstColumn="0" w:lastRowLastColumn="0"/>
                </w:pPr>
              </w:pPrChange>
            </w:pPr>
            <w:ins w:id="1080" w:author="Gaurav Shah" w:date="2019-03-20T00:18:00Z">
              <w:r>
                <w:rPr>
                  <w:sz w:val="18"/>
                </w:rPr>
                <w:t>Standard</w:t>
              </w:r>
            </w:ins>
          </w:p>
        </w:tc>
        <w:tc>
          <w:tcPr>
            <w:tcW w:w="522" w:type="pct"/>
            <w:gridSpan w:val="3"/>
            <w:tcPrChange w:id="1081" w:author="Gaurav Shah" w:date="2019-03-20T00:16:00Z">
              <w:tcPr>
                <w:tcW w:w="561" w:type="pct"/>
                <w:gridSpan w:val="3"/>
              </w:tcPr>
            </w:tcPrChange>
          </w:tcPr>
          <w:p w14:paraId="0506EE31" w14:textId="7496BBDE" w:rsidR="00671A2F" w:rsidRPr="003277C6" w:rsidRDefault="00671A2F">
            <w:pPr>
              <w:pStyle w:val="BodyText"/>
              <w:spacing w:after="0"/>
              <w:cnfStyle w:val="000000100000" w:firstRow="0" w:lastRow="0" w:firstColumn="0" w:lastColumn="0" w:oddVBand="0" w:evenVBand="0" w:oddHBand="1" w:evenHBand="0" w:firstRowFirstColumn="0" w:firstRowLastColumn="0" w:lastRowFirstColumn="0" w:lastRowLastColumn="0"/>
              <w:rPr>
                <w:ins w:id="1082" w:author="Aishwarya Balan" w:date="2019-03-04T11:41:00Z"/>
                <w:sz w:val="18"/>
                <w:rPrChange w:id="1083" w:author="Aishwarya Balan" w:date="2019-03-04T11:52:00Z">
                  <w:rPr>
                    <w:ins w:id="1084" w:author="Aishwarya Balan" w:date="2019-03-04T11:41:00Z"/>
                  </w:rPr>
                </w:rPrChange>
              </w:rPr>
            </w:pPr>
          </w:p>
        </w:tc>
      </w:tr>
      <w:tr w:rsidR="00671A2F" w:rsidRPr="003277C6" w14:paraId="0E9BBE6D" w14:textId="75EC9129" w:rsidTr="00671A2F">
        <w:trPr>
          <w:gridAfter w:val="1"/>
          <w:wAfter w:w="78" w:type="dxa"/>
          <w:trHeight w:val="396"/>
          <w:ins w:id="1085" w:author="Aishwarya Balan" w:date="2019-02-28T18:31:00Z"/>
          <w:trPrChange w:id="1086" w:author="Gaurav Shah" w:date="2019-03-20T00:16:00Z">
            <w:trPr>
              <w:gridAfter w:val="1"/>
              <w:trHeight w:val="396"/>
            </w:trPr>
          </w:trPrChange>
        </w:trPr>
        <w:tc>
          <w:tcPr>
            <w:cnfStyle w:val="001000000000" w:firstRow="0" w:lastRow="0" w:firstColumn="1" w:lastColumn="0" w:oddVBand="0" w:evenVBand="0" w:oddHBand="0" w:evenHBand="0" w:firstRowFirstColumn="0" w:firstRowLastColumn="0" w:lastRowFirstColumn="0" w:lastRowLastColumn="0"/>
            <w:tcW w:w="744" w:type="pct"/>
            <w:gridSpan w:val="2"/>
            <w:tcPrChange w:id="1087" w:author="Gaurav Shah" w:date="2019-03-20T00:16:00Z">
              <w:tcPr>
                <w:tcW w:w="816" w:type="pct"/>
                <w:gridSpan w:val="3"/>
              </w:tcPr>
            </w:tcPrChange>
          </w:tcPr>
          <w:p w14:paraId="234549D2" w14:textId="5669A0DB" w:rsidR="00671A2F" w:rsidRPr="003277C6" w:rsidRDefault="00671A2F" w:rsidP="00212D85">
            <w:pPr>
              <w:pStyle w:val="BodyText"/>
              <w:spacing w:after="0"/>
              <w:rPr>
                <w:ins w:id="1088" w:author="Aishwarya Balan" w:date="2019-02-28T18:31:00Z"/>
                <w:sz w:val="18"/>
                <w:rPrChange w:id="1089" w:author="Aishwarya Balan" w:date="2019-03-04T11:52:00Z">
                  <w:rPr>
                    <w:ins w:id="1090" w:author="Aishwarya Balan" w:date="2019-02-28T18:31:00Z"/>
                  </w:rPr>
                </w:rPrChange>
              </w:rPr>
            </w:pPr>
            <w:ins w:id="1091" w:author="Aishwarya Balan" w:date="2019-02-28T18:32:00Z">
              <w:r w:rsidRPr="003277C6">
                <w:rPr>
                  <w:sz w:val="18"/>
                  <w:rPrChange w:id="1092" w:author="Aishwarya Balan" w:date="2019-03-04T11:52:00Z">
                    <w:rPr/>
                  </w:rPrChange>
                </w:rPr>
                <w:t>Buyer/Seller</w:t>
              </w:r>
            </w:ins>
          </w:p>
        </w:tc>
        <w:tc>
          <w:tcPr>
            <w:tcW w:w="451" w:type="pct"/>
            <w:tcPrChange w:id="1093" w:author="Gaurav Shah" w:date="2019-03-20T00:16:00Z">
              <w:tcPr>
                <w:tcW w:w="507" w:type="pct"/>
                <w:gridSpan w:val="2"/>
              </w:tcPr>
            </w:tcPrChange>
          </w:tcPr>
          <w:p w14:paraId="342DBC01" w14:textId="696DAAB0" w:rsidR="00671A2F" w:rsidRPr="003277C6" w:rsidRDefault="00671A2F" w:rsidP="00212D85">
            <w:pPr>
              <w:pStyle w:val="BodyText"/>
              <w:spacing w:after="0"/>
              <w:cnfStyle w:val="000000000000" w:firstRow="0" w:lastRow="0" w:firstColumn="0" w:lastColumn="0" w:oddVBand="0" w:evenVBand="0" w:oddHBand="0" w:evenHBand="0" w:firstRowFirstColumn="0" w:firstRowLastColumn="0" w:lastRowFirstColumn="0" w:lastRowLastColumn="0"/>
              <w:rPr>
                <w:ins w:id="1094" w:author="Aishwarya Balan" w:date="2019-02-28T18:31:00Z"/>
                <w:sz w:val="18"/>
                <w:rPrChange w:id="1095" w:author="Aishwarya Balan" w:date="2019-03-04T11:52:00Z">
                  <w:rPr>
                    <w:ins w:id="1096" w:author="Aishwarya Balan" w:date="2019-02-28T18:31:00Z"/>
                  </w:rPr>
                </w:rPrChange>
              </w:rPr>
            </w:pPr>
            <w:ins w:id="1097" w:author="Aishwarya Balan" w:date="2019-02-28T18:36:00Z">
              <w:r w:rsidRPr="003277C6">
                <w:rPr>
                  <w:sz w:val="18"/>
                  <w:rPrChange w:id="1098" w:author="Aishwarya Balan" w:date="2019-03-04T11:52:00Z">
                    <w:rPr/>
                  </w:rPrChange>
                </w:rPr>
                <w:t xml:space="preserve">String </w:t>
              </w:r>
            </w:ins>
          </w:p>
        </w:tc>
        <w:tc>
          <w:tcPr>
            <w:tcW w:w="496" w:type="pct"/>
            <w:tcPrChange w:id="1099" w:author="Gaurav Shah" w:date="2019-03-20T00:16:00Z">
              <w:tcPr>
                <w:tcW w:w="555" w:type="pct"/>
                <w:gridSpan w:val="2"/>
              </w:tcPr>
            </w:tcPrChange>
          </w:tcPr>
          <w:p w14:paraId="59924D7A" w14:textId="2A95C793" w:rsidR="00671A2F" w:rsidRPr="003277C6" w:rsidRDefault="00671A2F" w:rsidP="00212D85">
            <w:pPr>
              <w:pStyle w:val="BodyText"/>
              <w:spacing w:after="0"/>
              <w:cnfStyle w:val="000000000000" w:firstRow="0" w:lastRow="0" w:firstColumn="0" w:lastColumn="0" w:oddVBand="0" w:evenVBand="0" w:oddHBand="0" w:evenHBand="0" w:firstRowFirstColumn="0" w:firstRowLastColumn="0" w:lastRowFirstColumn="0" w:lastRowLastColumn="0"/>
              <w:rPr>
                <w:ins w:id="1100" w:author="Aishwarya Balan" w:date="2019-02-28T18:31:00Z"/>
                <w:sz w:val="18"/>
                <w:rPrChange w:id="1101" w:author="Aishwarya Balan" w:date="2019-03-04T11:52:00Z">
                  <w:rPr>
                    <w:ins w:id="1102" w:author="Aishwarya Balan" w:date="2019-02-28T18:31:00Z"/>
                  </w:rPr>
                </w:rPrChange>
              </w:rPr>
            </w:pPr>
            <w:ins w:id="1103" w:author="Aishwarya Balan" w:date="2019-02-28T18:36:00Z">
              <w:r w:rsidRPr="003277C6">
                <w:rPr>
                  <w:sz w:val="18"/>
                  <w:rPrChange w:id="1104" w:author="Aishwarya Balan" w:date="2019-03-04T11:52:00Z">
                    <w:rPr/>
                  </w:rPrChange>
                </w:rPr>
                <w:t>Display</w:t>
              </w:r>
            </w:ins>
          </w:p>
        </w:tc>
        <w:tc>
          <w:tcPr>
            <w:tcW w:w="964" w:type="pct"/>
            <w:tcPrChange w:id="1105" w:author="Gaurav Shah" w:date="2019-03-20T00:16:00Z">
              <w:tcPr>
                <w:tcW w:w="1063" w:type="pct"/>
                <w:gridSpan w:val="2"/>
              </w:tcPr>
            </w:tcPrChange>
          </w:tcPr>
          <w:p w14:paraId="5CB3165D" w14:textId="02F3CB38" w:rsidR="00671A2F" w:rsidRPr="003277C6" w:rsidRDefault="00671A2F">
            <w:pPr>
              <w:pStyle w:val="BodyText"/>
              <w:spacing w:after="0"/>
              <w:cnfStyle w:val="000000000000" w:firstRow="0" w:lastRow="0" w:firstColumn="0" w:lastColumn="0" w:oddVBand="0" w:evenVBand="0" w:oddHBand="0" w:evenHBand="0" w:firstRowFirstColumn="0" w:firstRowLastColumn="0" w:lastRowFirstColumn="0" w:lastRowLastColumn="0"/>
              <w:rPr>
                <w:ins w:id="1106" w:author="Aishwarya Balan" w:date="2019-02-28T18:31:00Z"/>
                <w:sz w:val="18"/>
                <w:rPrChange w:id="1107" w:author="Aishwarya Balan" w:date="2019-03-04T11:52:00Z">
                  <w:rPr>
                    <w:ins w:id="1108" w:author="Aishwarya Balan" w:date="2019-02-28T18:31:00Z"/>
                  </w:rPr>
                </w:rPrChange>
              </w:rPr>
              <w:pPrChange w:id="1109" w:author="Gaurav Shah" w:date="2019-03-20T00:08:00Z">
                <w:pPr>
                  <w:pStyle w:val="BodyText"/>
                  <w:spacing w:after="0"/>
                  <w:ind w:left="360"/>
                  <w:cnfStyle w:val="000000000000" w:firstRow="0" w:lastRow="0" w:firstColumn="0" w:lastColumn="0" w:oddVBand="0" w:evenVBand="0" w:oddHBand="0" w:evenHBand="0" w:firstRowFirstColumn="0" w:firstRowLastColumn="0" w:lastRowFirstColumn="0" w:lastRowLastColumn="0"/>
                </w:pPr>
              </w:pPrChange>
            </w:pPr>
            <w:ins w:id="1110" w:author="Gaurav Shah" w:date="2019-03-20T00:09:00Z">
              <w:r>
                <w:rPr>
                  <w:sz w:val="18"/>
                </w:rPr>
                <w:t>Buyer/Seller/Both</w:t>
              </w:r>
            </w:ins>
          </w:p>
        </w:tc>
        <w:tc>
          <w:tcPr>
            <w:tcW w:w="505" w:type="pct"/>
            <w:tcPrChange w:id="1111" w:author="Gaurav Shah" w:date="2019-03-20T00:16:00Z">
              <w:tcPr>
                <w:tcW w:w="566" w:type="pct"/>
                <w:gridSpan w:val="2"/>
              </w:tcPr>
            </w:tcPrChange>
          </w:tcPr>
          <w:p w14:paraId="5D6DCDD7" w14:textId="77777777" w:rsidR="00671A2F" w:rsidRPr="003277C6" w:rsidRDefault="00671A2F" w:rsidP="00212D85">
            <w:pPr>
              <w:pStyle w:val="BodyText"/>
              <w:spacing w:after="0"/>
              <w:ind w:left="360"/>
              <w:cnfStyle w:val="000000000000" w:firstRow="0" w:lastRow="0" w:firstColumn="0" w:lastColumn="0" w:oddVBand="0" w:evenVBand="0" w:oddHBand="0" w:evenHBand="0" w:firstRowFirstColumn="0" w:firstRowLastColumn="0" w:lastRowFirstColumn="0" w:lastRowLastColumn="0"/>
              <w:rPr>
                <w:ins w:id="1112" w:author="Aishwarya Balan" w:date="2019-02-28T18:31:00Z"/>
                <w:sz w:val="18"/>
                <w:rPrChange w:id="1113" w:author="Aishwarya Balan" w:date="2019-03-04T11:52:00Z">
                  <w:rPr>
                    <w:ins w:id="1114" w:author="Aishwarya Balan" w:date="2019-02-28T18:31:00Z"/>
                  </w:rPr>
                </w:rPrChange>
              </w:rPr>
            </w:pPr>
          </w:p>
        </w:tc>
        <w:tc>
          <w:tcPr>
            <w:tcW w:w="816" w:type="pct"/>
            <w:gridSpan w:val="3"/>
            <w:tcPrChange w:id="1115" w:author="Gaurav Shah" w:date="2019-03-20T00:16:00Z">
              <w:tcPr>
                <w:tcW w:w="931" w:type="pct"/>
                <w:gridSpan w:val="5"/>
              </w:tcPr>
            </w:tcPrChange>
          </w:tcPr>
          <w:p w14:paraId="587EAC10" w14:textId="0C404D23" w:rsidR="00671A2F" w:rsidRPr="003277C6" w:rsidRDefault="00671A2F" w:rsidP="00212D85">
            <w:pPr>
              <w:pStyle w:val="BodyText"/>
              <w:spacing w:after="0"/>
              <w:cnfStyle w:val="000000000000" w:firstRow="0" w:lastRow="0" w:firstColumn="0" w:lastColumn="0" w:oddVBand="0" w:evenVBand="0" w:oddHBand="0" w:evenHBand="0" w:firstRowFirstColumn="0" w:firstRowLastColumn="0" w:lastRowFirstColumn="0" w:lastRowLastColumn="0"/>
              <w:rPr>
                <w:ins w:id="1116" w:author="Aishwarya Balan" w:date="2019-02-28T18:31:00Z"/>
                <w:sz w:val="18"/>
                <w:rPrChange w:id="1117" w:author="Aishwarya Balan" w:date="2019-03-04T11:52:00Z">
                  <w:rPr>
                    <w:ins w:id="1118" w:author="Aishwarya Balan" w:date="2019-02-28T18:31:00Z"/>
                  </w:rPr>
                </w:rPrChange>
              </w:rPr>
            </w:pPr>
            <w:ins w:id="1119" w:author="Aishwarya Balan" w:date="2019-02-28T18:36:00Z">
              <w:r w:rsidRPr="003277C6">
                <w:rPr>
                  <w:sz w:val="18"/>
                  <w:rPrChange w:id="1120" w:author="Aishwarya Balan" w:date="2019-03-04T11:52:00Z">
                    <w:rPr/>
                  </w:rPrChange>
                </w:rPr>
                <w:t xml:space="preserve">Buyer, Seller and Both </w:t>
              </w:r>
            </w:ins>
          </w:p>
        </w:tc>
        <w:tc>
          <w:tcPr>
            <w:tcW w:w="503" w:type="pct"/>
            <w:tcPrChange w:id="1121" w:author="Gaurav Shah" w:date="2019-03-20T00:16:00Z">
              <w:tcPr>
                <w:tcW w:w="1" w:type="pct"/>
                <w:gridSpan w:val="2"/>
              </w:tcPr>
            </w:tcPrChange>
          </w:tcPr>
          <w:p w14:paraId="2A8D00AE" w14:textId="209AEA96" w:rsidR="00671A2F" w:rsidRPr="003277C6" w:rsidRDefault="00671A2F">
            <w:pPr>
              <w:pStyle w:val="BodyText"/>
              <w:spacing w:after="0"/>
              <w:cnfStyle w:val="000000000000" w:firstRow="0" w:lastRow="0" w:firstColumn="0" w:lastColumn="0" w:oddVBand="0" w:evenVBand="0" w:oddHBand="0" w:evenHBand="0" w:firstRowFirstColumn="0" w:firstRowLastColumn="0" w:lastRowFirstColumn="0" w:lastRowLastColumn="0"/>
              <w:rPr>
                <w:ins w:id="1122" w:author="Gaurav Shah" w:date="2019-03-20T00:16:00Z"/>
                <w:sz w:val="18"/>
              </w:rPr>
              <w:pPrChange w:id="1123" w:author="Gaurav Shah" w:date="2019-03-20T00:18:00Z">
                <w:pPr>
                  <w:pStyle w:val="BodyText"/>
                  <w:spacing w:after="0"/>
                  <w:ind w:right="1454"/>
                  <w:cnfStyle w:val="000000000000" w:firstRow="0" w:lastRow="0" w:firstColumn="0" w:lastColumn="0" w:oddVBand="0" w:evenVBand="0" w:oddHBand="0" w:evenHBand="0" w:firstRowFirstColumn="0" w:firstRowLastColumn="0" w:lastRowFirstColumn="0" w:lastRowLastColumn="0"/>
                </w:pPr>
              </w:pPrChange>
            </w:pPr>
            <w:ins w:id="1124" w:author="Gaurav Shah" w:date="2019-03-20T00:18:00Z">
              <w:r>
                <w:rPr>
                  <w:sz w:val="18"/>
                </w:rPr>
                <w:t>Standard</w:t>
              </w:r>
            </w:ins>
          </w:p>
        </w:tc>
        <w:tc>
          <w:tcPr>
            <w:tcW w:w="522" w:type="pct"/>
            <w:gridSpan w:val="3"/>
            <w:tcPrChange w:id="1125" w:author="Gaurav Shah" w:date="2019-03-20T00:16:00Z">
              <w:tcPr>
                <w:tcW w:w="561" w:type="pct"/>
                <w:gridSpan w:val="3"/>
              </w:tcPr>
            </w:tcPrChange>
          </w:tcPr>
          <w:p w14:paraId="0F89B70D" w14:textId="20FE13C3" w:rsidR="00671A2F" w:rsidRPr="003277C6" w:rsidRDefault="00671A2F">
            <w:pPr>
              <w:pStyle w:val="BodyText"/>
              <w:spacing w:after="0"/>
              <w:cnfStyle w:val="000000000000" w:firstRow="0" w:lastRow="0" w:firstColumn="0" w:lastColumn="0" w:oddVBand="0" w:evenVBand="0" w:oddHBand="0" w:evenHBand="0" w:firstRowFirstColumn="0" w:firstRowLastColumn="0" w:lastRowFirstColumn="0" w:lastRowLastColumn="0"/>
              <w:rPr>
                <w:ins w:id="1126" w:author="Aishwarya Balan" w:date="2019-03-04T11:41:00Z"/>
                <w:sz w:val="18"/>
                <w:rPrChange w:id="1127" w:author="Aishwarya Balan" w:date="2019-03-04T11:52:00Z">
                  <w:rPr>
                    <w:ins w:id="1128" w:author="Aishwarya Balan" w:date="2019-03-04T11:41:00Z"/>
                  </w:rPr>
                </w:rPrChange>
              </w:rPr>
            </w:pPr>
            <w:ins w:id="1129" w:author="Gaurav Shah" w:date="2019-03-20T00:23:00Z">
              <w:r>
                <w:rPr>
                  <w:sz w:val="18"/>
                </w:rPr>
                <w:t>Derived from List of Roles</w:t>
              </w:r>
            </w:ins>
          </w:p>
        </w:tc>
      </w:tr>
      <w:tr w:rsidR="00671A2F" w:rsidRPr="003277C6" w14:paraId="0F69487E" w14:textId="31402997" w:rsidTr="00671A2F">
        <w:trPr>
          <w:gridAfter w:val="1"/>
          <w:cnfStyle w:val="000000100000" w:firstRow="0" w:lastRow="0" w:firstColumn="0" w:lastColumn="0" w:oddVBand="0" w:evenVBand="0" w:oddHBand="1" w:evenHBand="0" w:firstRowFirstColumn="0" w:firstRowLastColumn="0" w:lastRowFirstColumn="0" w:lastRowLastColumn="0"/>
          <w:wAfter w:w="78" w:type="dxa"/>
          <w:trHeight w:val="396"/>
          <w:ins w:id="1130" w:author="Aishwarya Balan" w:date="2019-02-07T12:12:00Z"/>
          <w:trPrChange w:id="1131" w:author="Gaurav Shah" w:date="2019-03-20T00:16:00Z">
            <w:trPr>
              <w:gridAfter w:val="1"/>
              <w:trHeight w:val="396"/>
            </w:trPr>
          </w:trPrChange>
        </w:trPr>
        <w:tc>
          <w:tcPr>
            <w:cnfStyle w:val="001000000000" w:firstRow="0" w:lastRow="0" w:firstColumn="1" w:lastColumn="0" w:oddVBand="0" w:evenVBand="0" w:oddHBand="0" w:evenHBand="0" w:firstRowFirstColumn="0" w:firstRowLastColumn="0" w:lastRowFirstColumn="0" w:lastRowLastColumn="0"/>
            <w:tcW w:w="744" w:type="pct"/>
            <w:gridSpan w:val="2"/>
            <w:tcPrChange w:id="1132" w:author="Gaurav Shah" w:date="2019-03-20T00:16:00Z">
              <w:tcPr>
                <w:tcW w:w="816" w:type="pct"/>
                <w:gridSpan w:val="3"/>
              </w:tcPr>
            </w:tcPrChange>
          </w:tcPr>
          <w:p w14:paraId="6F0E15F2" w14:textId="77777777" w:rsidR="00671A2F" w:rsidRPr="00455516" w:rsidRDefault="00671A2F" w:rsidP="00212D85">
            <w:pPr>
              <w:pStyle w:val="BodyText"/>
              <w:spacing w:after="0"/>
              <w:cnfStyle w:val="001000100000" w:firstRow="0" w:lastRow="0" w:firstColumn="1" w:lastColumn="0" w:oddVBand="0" w:evenVBand="0" w:oddHBand="1" w:evenHBand="0" w:firstRowFirstColumn="0" w:firstRowLastColumn="0" w:lastRowFirstColumn="0" w:lastRowLastColumn="0"/>
              <w:rPr>
                <w:ins w:id="1133" w:author="Aishwarya Balan" w:date="2019-02-07T12:12:00Z"/>
                <w:color w:val="C00000"/>
                <w:sz w:val="18"/>
                <w:rPrChange w:id="1134" w:author="Aishwarya Balan" w:date="2019-05-29T12:12:00Z">
                  <w:rPr>
                    <w:ins w:id="1135" w:author="Aishwarya Balan" w:date="2019-02-07T12:12:00Z"/>
                  </w:rPr>
                </w:rPrChange>
              </w:rPr>
            </w:pPr>
            <w:ins w:id="1136" w:author="Aishwarya Balan" w:date="2019-02-07T12:12:00Z">
              <w:r w:rsidRPr="00455516">
                <w:rPr>
                  <w:color w:val="C00000"/>
                  <w:sz w:val="18"/>
                  <w:rPrChange w:id="1137" w:author="Aishwarya Balan" w:date="2019-05-29T12:12:00Z">
                    <w:rPr/>
                  </w:rPrChange>
                </w:rPr>
                <w:t>CRM Status</w:t>
              </w:r>
            </w:ins>
          </w:p>
        </w:tc>
        <w:tc>
          <w:tcPr>
            <w:tcW w:w="451" w:type="pct"/>
            <w:tcPrChange w:id="1138" w:author="Gaurav Shah" w:date="2019-03-20T00:16:00Z">
              <w:tcPr>
                <w:tcW w:w="507" w:type="pct"/>
                <w:gridSpan w:val="2"/>
              </w:tcPr>
            </w:tcPrChange>
          </w:tcPr>
          <w:p w14:paraId="0DF255BD" w14:textId="33F1A9EE" w:rsidR="00671A2F" w:rsidRPr="00455516" w:rsidRDefault="00671A2F" w:rsidP="00212D85">
            <w:pPr>
              <w:pStyle w:val="BodyText"/>
              <w:spacing w:after="0"/>
              <w:cnfStyle w:val="000000100000" w:firstRow="0" w:lastRow="0" w:firstColumn="0" w:lastColumn="0" w:oddVBand="0" w:evenVBand="0" w:oddHBand="1" w:evenHBand="0" w:firstRowFirstColumn="0" w:firstRowLastColumn="0" w:lastRowFirstColumn="0" w:lastRowLastColumn="0"/>
              <w:rPr>
                <w:ins w:id="1139" w:author="Aishwarya Balan" w:date="2019-02-07T12:18:00Z"/>
                <w:color w:val="C00000"/>
                <w:sz w:val="18"/>
                <w:rPrChange w:id="1140" w:author="Aishwarya Balan" w:date="2019-05-29T12:12:00Z">
                  <w:rPr>
                    <w:ins w:id="1141" w:author="Aishwarya Balan" w:date="2019-02-07T12:18:00Z"/>
                  </w:rPr>
                </w:rPrChange>
              </w:rPr>
            </w:pPr>
            <w:ins w:id="1142" w:author="Aishwarya Balan" w:date="2019-02-07T12:22:00Z">
              <w:r w:rsidRPr="00455516">
                <w:rPr>
                  <w:color w:val="C00000"/>
                  <w:sz w:val="18"/>
                  <w:rPrChange w:id="1143" w:author="Aishwarya Balan" w:date="2019-05-29T12:12:00Z">
                    <w:rPr/>
                  </w:rPrChange>
                </w:rPr>
                <w:t xml:space="preserve">String </w:t>
              </w:r>
            </w:ins>
          </w:p>
        </w:tc>
        <w:tc>
          <w:tcPr>
            <w:tcW w:w="496" w:type="pct"/>
            <w:tcPrChange w:id="1144" w:author="Gaurav Shah" w:date="2019-03-20T00:16:00Z">
              <w:tcPr>
                <w:tcW w:w="555" w:type="pct"/>
                <w:gridSpan w:val="2"/>
              </w:tcPr>
            </w:tcPrChange>
          </w:tcPr>
          <w:p w14:paraId="0A6CE3EC" w14:textId="67499BFE" w:rsidR="00671A2F" w:rsidRPr="00455516" w:rsidRDefault="00671A2F" w:rsidP="00212D85">
            <w:pPr>
              <w:pStyle w:val="BodyText"/>
              <w:spacing w:after="0"/>
              <w:cnfStyle w:val="000000100000" w:firstRow="0" w:lastRow="0" w:firstColumn="0" w:lastColumn="0" w:oddVBand="0" w:evenVBand="0" w:oddHBand="1" w:evenHBand="0" w:firstRowFirstColumn="0" w:firstRowLastColumn="0" w:lastRowFirstColumn="0" w:lastRowLastColumn="0"/>
              <w:rPr>
                <w:ins w:id="1145" w:author="Aishwarya Balan" w:date="2019-02-07T12:12:00Z"/>
                <w:color w:val="C00000"/>
                <w:sz w:val="18"/>
                <w:rPrChange w:id="1146" w:author="Aishwarya Balan" w:date="2019-05-29T12:12:00Z">
                  <w:rPr>
                    <w:ins w:id="1147" w:author="Aishwarya Balan" w:date="2019-02-07T12:12:00Z"/>
                  </w:rPr>
                </w:rPrChange>
              </w:rPr>
            </w:pPr>
            <w:ins w:id="1148" w:author="Aishwarya Balan" w:date="2019-02-07T12:12:00Z">
              <w:r w:rsidRPr="00455516">
                <w:rPr>
                  <w:color w:val="C00000"/>
                  <w:sz w:val="18"/>
                  <w:rPrChange w:id="1149" w:author="Aishwarya Balan" w:date="2019-05-29T12:12:00Z">
                    <w:rPr/>
                  </w:rPrChange>
                </w:rPr>
                <w:t>Display</w:t>
              </w:r>
            </w:ins>
          </w:p>
        </w:tc>
        <w:tc>
          <w:tcPr>
            <w:tcW w:w="964" w:type="pct"/>
            <w:tcPrChange w:id="1150" w:author="Gaurav Shah" w:date="2019-03-20T00:16:00Z">
              <w:tcPr>
                <w:tcW w:w="1063" w:type="pct"/>
                <w:gridSpan w:val="2"/>
              </w:tcPr>
            </w:tcPrChange>
          </w:tcPr>
          <w:p w14:paraId="5C44158B" w14:textId="77777777" w:rsidR="00671A2F" w:rsidRDefault="00671A2F">
            <w:pPr>
              <w:pStyle w:val="BodyText"/>
              <w:spacing w:after="0"/>
              <w:cnfStyle w:val="000000100000" w:firstRow="0" w:lastRow="0" w:firstColumn="0" w:lastColumn="0" w:oddVBand="0" w:evenVBand="0" w:oddHBand="1" w:evenHBand="0" w:firstRowFirstColumn="0" w:firstRowLastColumn="0" w:lastRowFirstColumn="0" w:lastRowLastColumn="0"/>
              <w:rPr>
                <w:ins w:id="1151" w:author="Aishwarya Balan" w:date="2019-05-29T12:12:00Z"/>
                <w:color w:val="C00000"/>
                <w:sz w:val="18"/>
              </w:rPr>
            </w:pPr>
            <w:ins w:id="1152" w:author="Gaurav Shah" w:date="2019-03-20T00:09:00Z">
              <w:r w:rsidRPr="00455516">
                <w:rPr>
                  <w:color w:val="C00000"/>
                  <w:sz w:val="18"/>
                  <w:rPrChange w:id="1153" w:author="Aishwarya Balan" w:date="2019-05-29T12:12:00Z">
                    <w:rPr>
                      <w:sz w:val="18"/>
                    </w:rPr>
                  </w:rPrChange>
                </w:rPr>
                <w:t>Active</w:t>
              </w:r>
            </w:ins>
            <w:ins w:id="1154" w:author="Gaurav Shah" w:date="2019-03-20T00:24:00Z">
              <w:r w:rsidRPr="00455516">
                <w:rPr>
                  <w:color w:val="C00000"/>
                  <w:sz w:val="18"/>
                  <w:rPrChange w:id="1155" w:author="Aishwarya Balan" w:date="2019-05-29T12:12:00Z">
                    <w:rPr>
                      <w:sz w:val="18"/>
                    </w:rPr>
                  </w:rPrChange>
                </w:rPr>
                <w:t>/Inactive</w:t>
              </w:r>
            </w:ins>
          </w:p>
          <w:p w14:paraId="0E7083B8" w14:textId="124A9086" w:rsidR="00546E1F" w:rsidRPr="00455516" w:rsidRDefault="00546E1F">
            <w:pPr>
              <w:pStyle w:val="BodyText"/>
              <w:spacing w:after="0"/>
              <w:cnfStyle w:val="000000100000" w:firstRow="0" w:lastRow="0" w:firstColumn="0" w:lastColumn="0" w:oddVBand="0" w:evenVBand="0" w:oddHBand="1" w:evenHBand="0" w:firstRowFirstColumn="0" w:firstRowLastColumn="0" w:lastRowFirstColumn="0" w:lastRowLastColumn="0"/>
              <w:rPr>
                <w:ins w:id="1156" w:author="Aishwarya Balan" w:date="2019-02-07T12:12:00Z"/>
                <w:color w:val="C00000"/>
                <w:sz w:val="18"/>
                <w:rPrChange w:id="1157" w:author="Aishwarya Balan" w:date="2019-05-29T12:12:00Z">
                  <w:rPr>
                    <w:ins w:id="1158" w:author="Aishwarya Balan" w:date="2019-02-07T12:12:00Z"/>
                  </w:rPr>
                </w:rPrChange>
              </w:rPr>
              <w:pPrChange w:id="1159" w:author="Gaurav Shah" w:date="2019-03-20T00:09:00Z">
                <w:pPr>
                  <w:pStyle w:val="BodyText"/>
                  <w:spacing w:after="0"/>
                  <w:ind w:left="360"/>
                  <w:cnfStyle w:val="000000100000" w:firstRow="0" w:lastRow="0" w:firstColumn="0" w:lastColumn="0" w:oddVBand="0" w:evenVBand="0" w:oddHBand="1" w:evenHBand="0" w:firstRowFirstColumn="0" w:firstRowLastColumn="0" w:lastRowFirstColumn="0" w:lastRowLastColumn="0"/>
                </w:pPr>
              </w:pPrChange>
            </w:pPr>
            <w:ins w:id="1160" w:author="Aishwarya Balan" w:date="2019-05-29T12:13:00Z">
              <w:r w:rsidRPr="00546E1F">
                <w:rPr>
                  <w:b/>
                  <w:color w:val="C00000"/>
                  <w:sz w:val="18"/>
                  <w:rPrChange w:id="1161" w:author="Aishwarya Balan" w:date="2019-05-29T12:14:00Z">
                    <w:rPr>
                      <w:color w:val="C00000"/>
                      <w:sz w:val="18"/>
                    </w:rPr>
                  </w:rPrChange>
                </w:rPr>
                <w:t>Note:</w:t>
              </w:r>
              <w:r>
                <w:rPr>
                  <w:color w:val="C00000"/>
                  <w:sz w:val="18"/>
                </w:rPr>
                <w:t xml:space="preserve"> By </w:t>
              </w:r>
            </w:ins>
            <w:ins w:id="1162" w:author="Aishwarya Balan" w:date="2019-05-29T12:14:00Z">
              <w:r>
                <w:rPr>
                  <w:color w:val="C00000"/>
                  <w:sz w:val="18"/>
                </w:rPr>
                <w:t>default,</w:t>
              </w:r>
            </w:ins>
            <w:ins w:id="1163" w:author="Aishwarya Balan" w:date="2019-05-29T12:13:00Z">
              <w:r>
                <w:rPr>
                  <w:color w:val="C00000"/>
                  <w:sz w:val="18"/>
                </w:rPr>
                <w:t xml:space="preserve"> the status is Active.</w:t>
              </w:r>
            </w:ins>
          </w:p>
        </w:tc>
        <w:tc>
          <w:tcPr>
            <w:tcW w:w="505" w:type="pct"/>
            <w:tcPrChange w:id="1164" w:author="Gaurav Shah" w:date="2019-03-20T00:16:00Z">
              <w:tcPr>
                <w:tcW w:w="566" w:type="pct"/>
                <w:gridSpan w:val="2"/>
              </w:tcPr>
            </w:tcPrChange>
          </w:tcPr>
          <w:p w14:paraId="0D79D90D" w14:textId="3E4264A2" w:rsidR="00671A2F" w:rsidRPr="00455516" w:rsidRDefault="00671A2F">
            <w:pPr>
              <w:pStyle w:val="BodyText"/>
              <w:spacing w:after="0"/>
              <w:cnfStyle w:val="000000100000" w:firstRow="0" w:lastRow="0" w:firstColumn="0" w:lastColumn="0" w:oddVBand="0" w:evenVBand="0" w:oddHBand="1" w:evenHBand="0" w:firstRowFirstColumn="0" w:firstRowLastColumn="0" w:lastRowFirstColumn="0" w:lastRowLastColumn="0"/>
              <w:rPr>
                <w:ins w:id="1165" w:author="Aishwarya Balan" w:date="2019-02-07T12:12:00Z"/>
                <w:color w:val="C00000"/>
                <w:sz w:val="18"/>
                <w:rPrChange w:id="1166" w:author="Aishwarya Balan" w:date="2019-05-29T12:12:00Z">
                  <w:rPr>
                    <w:ins w:id="1167" w:author="Aishwarya Balan" w:date="2019-02-07T12:12:00Z"/>
                  </w:rPr>
                </w:rPrChange>
              </w:rPr>
              <w:pPrChange w:id="1168" w:author="Gaurav Shah" w:date="2019-03-20T00:24:00Z">
                <w:pPr>
                  <w:pStyle w:val="BodyText"/>
                  <w:spacing w:after="0"/>
                  <w:ind w:left="360"/>
                  <w:cnfStyle w:val="000000100000" w:firstRow="0" w:lastRow="0" w:firstColumn="0" w:lastColumn="0" w:oddVBand="0" w:evenVBand="0" w:oddHBand="1" w:evenHBand="0" w:firstRowFirstColumn="0" w:firstRowLastColumn="0" w:lastRowFirstColumn="0" w:lastRowLastColumn="0"/>
                </w:pPr>
              </w:pPrChange>
            </w:pPr>
            <w:ins w:id="1169" w:author="Aishwarya Balan" w:date="2019-02-07T12:12:00Z">
              <w:r w:rsidRPr="00455516">
                <w:rPr>
                  <w:color w:val="C00000"/>
                  <w:sz w:val="18"/>
                  <w:rPrChange w:id="1170" w:author="Aishwarya Balan" w:date="2019-05-29T12:12:00Z">
                    <w:rPr/>
                  </w:rPrChange>
                </w:rPr>
                <w:t>Yes</w:t>
              </w:r>
            </w:ins>
          </w:p>
        </w:tc>
        <w:tc>
          <w:tcPr>
            <w:tcW w:w="816" w:type="pct"/>
            <w:gridSpan w:val="3"/>
            <w:tcPrChange w:id="1171" w:author="Gaurav Shah" w:date="2019-03-20T00:16:00Z">
              <w:tcPr>
                <w:tcW w:w="931" w:type="pct"/>
                <w:gridSpan w:val="5"/>
              </w:tcPr>
            </w:tcPrChange>
          </w:tcPr>
          <w:p w14:paraId="16888BD6" w14:textId="0146A7A9" w:rsidR="00671A2F" w:rsidRPr="00455516" w:rsidRDefault="00671A2F" w:rsidP="00212D85">
            <w:pPr>
              <w:pStyle w:val="BodyText"/>
              <w:spacing w:after="0"/>
              <w:cnfStyle w:val="000000100000" w:firstRow="0" w:lastRow="0" w:firstColumn="0" w:lastColumn="0" w:oddVBand="0" w:evenVBand="0" w:oddHBand="1" w:evenHBand="0" w:firstRowFirstColumn="0" w:firstRowLastColumn="0" w:lastRowFirstColumn="0" w:lastRowLastColumn="0"/>
              <w:rPr>
                <w:ins w:id="1172" w:author="Aishwarya Balan" w:date="2019-02-07T12:12:00Z"/>
                <w:color w:val="C00000"/>
                <w:sz w:val="18"/>
                <w:rPrChange w:id="1173" w:author="Aishwarya Balan" w:date="2019-05-29T12:12:00Z">
                  <w:rPr>
                    <w:ins w:id="1174" w:author="Aishwarya Balan" w:date="2019-02-07T12:12:00Z"/>
                  </w:rPr>
                </w:rPrChange>
              </w:rPr>
            </w:pPr>
            <w:ins w:id="1175" w:author="Aishwarya Balan" w:date="2019-02-07T12:12:00Z">
              <w:del w:id="1176" w:author="Gaurav Shah" w:date="2019-03-20T00:24:00Z">
                <w:r w:rsidRPr="00455516" w:rsidDel="00671A2F">
                  <w:rPr>
                    <w:color w:val="C00000"/>
                    <w:sz w:val="18"/>
                    <w:rPrChange w:id="1177" w:author="Aishwarya Balan" w:date="2019-05-29T12:12:00Z">
                      <w:rPr/>
                    </w:rPrChange>
                  </w:rPr>
                  <w:delText>This is fetched from PTM (CTRM) Master Data</w:delText>
                </w:r>
              </w:del>
            </w:ins>
            <w:ins w:id="1178" w:author="Gaurav Shah" w:date="2019-03-20T00:24:00Z">
              <w:r w:rsidRPr="00455516">
                <w:rPr>
                  <w:color w:val="C00000"/>
                  <w:sz w:val="18"/>
                  <w:rPrChange w:id="1179" w:author="Aishwarya Balan" w:date="2019-05-29T12:12:00Z">
                    <w:rPr>
                      <w:sz w:val="18"/>
                    </w:rPr>
                  </w:rPrChange>
                </w:rPr>
                <w:t>Is Active = Y, then “Active”, else “Inactive”</w:t>
              </w:r>
            </w:ins>
          </w:p>
        </w:tc>
        <w:tc>
          <w:tcPr>
            <w:tcW w:w="503" w:type="pct"/>
            <w:tcPrChange w:id="1180" w:author="Gaurav Shah" w:date="2019-03-20T00:16:00Z">
              <w:tcPr>
                <w:tcW w:w="1" w:type="pct"/>
                <w:gridSpan w:val="2"/>
              </w:tcPr>
            </w:tcPrChange>
          </w:tcPr>
          <w:p w14:paraId="3E80BB24" w14:textId="72265056" w:rsidR="00671A2F" w:rsidRPr="00455516" w:rsidRDefault="00671A2F">
            <w:pPr>
              <w:pStyle w:val="BodyText"/>
              <w:spacing w:after="0"/>
              <w:cnfStyle w:val="000000100000" w:firstRow="0" w:lastRow="0" w:firstColumn="0" w:lastColumn="0" w:oddVBand="0" w:evenVBand="0" w:oddHBand="1" w:evenHBand="0" w:firstRowFirstColumn="0" w:firstRowLastColumn="0" w:lastRowFirstColumn="0" w:lastRowLastColumn="0"/>
              <w:rPr>
                <w:ins w:id="1181" w:author="Gaurav Shah" w:date="2019-03-20T00:16:00Z"/>
                <w:color w:val="C00000"/>
                <w:sz w:val="18"/>
                <w:rPrChange w:id="1182" w:author="Aishwarya Balan" w:date="2019-05-29T12:12:00Z">
                  <w:rPr>
                    <w:ins w:id="1183" w:author="Gaurav Shah" w:date="2019-03-20T00:16:00Z"/>
                    <w:sz w:val="18"/>
                  </w:rPr>
                </w:rPrChange>
              </w:rPr>
            </w:pPr>
            <w:ins w:id="1184" w:author="Gaurav Shah" w:date="2019-03-20T00:18:00Z">
              <w:r w:rsidRPr="00455516">
                <w:rPr>
                  <w:color w:val="C00000"/>
                  <w:sz w:val="18"/>
                  <w:rPrChange w:id="1185" w:author="Aishwarya Balan" w:date="2019-05-29T12:12:00Z">
                    <w:rPr>
                      <w:sz w:val="18"/>
                    </w:rPr>
                  </w:rPrChange>
                </w:rPr>
                <w:t>Standard</w:t>
              </w:r>
            </w:ins>
          </w:p>
        </w:tc>
        <w:tc>
          <w:tcPr>
            <w:tcW w:w="522" w:type="pct"/>
            <w:gridSpan w:val="3"/>
            <w:tcPrChange w:id="1186" w:author="Gaurav Shah" w:date="2019-03-20T00:16:00Z">
              <w:tcPr>
                <w:tcW w:w="561" w:type="pct"/>
                <w:gridSpan w:val="3"/>
              </w:tcPr>
            </w:tcPrChange>
          </w:tcPr>
          <w:p w14:paraId="058864B8" w14:textId="0E5ACA82" w:rsidR="00671A2F" w:rsidRPr="00455516" w:rsidRDefault="00671A2F">
            <w:pPr>
              <w:pStyle w:val="BodyText"/>
              <w:spacing w:after="0"/>
              <w:cnfStyle w:val="000000100000" w:firstRow="0" w:lastRow="0" w:firstColumn="0" w:lastColumn="0" w:oddVBand="0" w:evenVBand="0" w:oddHBand="1" w:evenHBand="0" w:firstRowFirstColumn="0" w:firstRowLastColumn="0" w:lastRowFirstColumn="0" w:lastRowLastColumn="0"/>
              <w:rPr>
                <w:ins w:id="1187" w:author="Aishwarya Balan" w:date="2019-03-04T11:41:00Z"/>
                <w:color w:val="C00000"/>
                <w:sz w:val="18"/>
                <w:rPrChange w:id="1188" w:author="Aishwarya Balan" w:date="2019-05-29T12:12:00Z">
                  <w:rPr>
                    <w:ins w:id="1189" w:author="Aishwarya Balan" w:date="2019-03-04T11:41:00Z"/>
                  </w:rPr>
                </w:rPrChange>
              </w:rPr>
            </w:pPr>
            <w:ins w:id="1190" w:author="Aishwarya Balan" w:date="2019-03-04T11:43:00Z">
              <w:del w:id="1191" w:author="Gaurav Shah" w:date="2019-03-20T00:24:00Z">
                <w:r w:rsidRPr="00455516" w:rsidDel="00671A2F">
                  <w:rPr>
                    <w:color w:val="C00000"/>
                    <w:sz w:val="18"/>
                    <w:rPrChange w:id="1192" w:author="Aishwarya Balan" w:date="2019-05-29T12:12:00Z">
                      <w:rPr/>
                    </w:rPrChange>
                  </w:rPr>
                  <w:delText xml:space="preserve">Active </w:delText>
                </w:r>
              </w:del>
            </w:ins>
            <w:ins w:id="1193" w:author="Gaurav Shah" w:date="2019-03-20T00:24:00Z">
              <w:r w:rsidRPr="00455516">
                <w:rPr>
                  <w:color w:val="C00000"/>
                  <w:sz w:val="18"/>
                  <w:rPrChange w:id="1194" w:author="Aishwarya Balan" w:date="2019-05-29T12:12:00Z">
                    <w:rPr>
                      <w:sz w:val="18"/>
                    </w:rPr>
                  </w:rPrChange>
                </w:rPr>
                <w:t>Is Active</w:t>
              </w:r>
            </w:ins>
          </w:p>
        </w:tc>
      </w:tr>
      <w:tr w:rsidR="00671A2F" w:rsidRPr="003277C6" w14:paraId="051DED45" w14:textId="5C8C98AB" w:rsidTr="00671A2F">
        <w:trPr>
          <w:gridAfter w:val="1"/>
          <w:wAfter w:w="78" w:type="dxa"/>
          <w:trHeight w:val="396"/>
          <w:ins w:id="1195" w:author="Aishwarya Balan" w:date="2019-02-28T18:32:00Z"/>
          <w:trPrChange w:id="1196" w:author="Gaurav Shah" w:date="2019-03-20T00:16:00Z">
            <w:trPr>
              <w:gridAfter w:val="1"/>
              <w:trHeight w:val="396"/>
            </w:trPr>
          </w:trPrChange>
        </w:trPr>
        <w:tc>
          <w:tcPr>
            <w:cnfStyle w:val="001000000000" w:firstRow="0" w:lastRow="0" w:firstColumn="1" w:lastColumn="0" w:oddVBand="0" w:evenVBand="0" w:oddHBand="0" w:evenHBand="0" w:firstRowFirstColumn="0" w:firstRowLastColumn="0" w:lastRowFirstColumn="0" w:lastRowLastColumn="0"/>
            <w:tcW w:w="744" w:type="pct"/>
            <w:gridSpan w:val="2"/>
            <w:tcPrChange w:id="1197" w:author="Gaurav Shah" w:date="2019-03-20T00:16:00Z">
              <w:tcPr>
                <w:tcW w:w="816" w:type="pct"/>
                <w:gridSpan w:val="3"/>
              </w:tcPr>
            </w:tcPrChange>
          </w:tcPr>
          <w:p w14:paraId="1E9B8D83" w14:textId="510443B2" w:rsidR="00671A2F" w:rsidRPr="003277C6" w:rsidRDefault="00671A2F" w:rsidP="00212D85">
            <w:pPr>
              <w:pStyle w:val="BodyText"/>
              <w:spacing w:after="0"/>
              <w:rPr>
                <w:ins w:id="1198" w:author="Aishwarya Balan" w:date="2019-02-28T18:32:00Z"/>
                <w:sz w:val="18"/>
                <w:rPrChange w:id="1199" w:author="Aishwarya Balan" w:date="2019-03-04T11:52:00Z">
                  <w:rPr>
                    <w:ins w:id="1200" w:author="Aishwarya Balan" w:date="2019-02-28T18:32:00Z"/>
                  </w:rPr>
                </w:rPrChange>
              </w:rPr>
            </w:pPr>
            <w:ins w:id="1201" w:author="Aishwarya Balan" w:date="2019-02-28T18:32:00Z">
              <w:r w:rsidRPr="003277C6">
                <w:rPr>
                  <w:sz w:val="18"/>
                  <w:rPrChange w:id="1202" w:author="Aishwarya Balan" w:date="2019-03-04T11:52:00Z">
                    <w:rPr/>
                  </w:rPrChange>
                </w:rPr>
                <w:t>Currency</w:t>
              </w:r>
            </w:ins>
          </w:p>
        </w:tc>
        <w:tc>
          <w:tcPr>
            <w:tcW w:w="451" w:type="pct"/>
            <w:tcPrChange w:id="1203" w:author="Gaurav Shah" w:date="2019-03-20T00:16:00Z">
              <w:tcPr>
                <w:tcW w:w="507" w:type="pct"/>
                <w:gridSpan w:val="2"/>
              </w:tcPr>
            </w:tcPrChange>
          </w:tcPr>
          <w:p w14:paraId="5090A345" w14:textId="6CC4D597" w:rsidR="00671A2F" w:rsidRPr="003277C6" w:rsidRDefault="00671A2F" w:rsidP="00212D85">
            <w:pPr>
              <w:pStyle w:val="BodyText"/>
              <w:spacing w:after="0"/>
              <w:cnfStyle w:val="000000000000" w:firstRow="0" w:lastRow="0" w:firstColumn="0" w:lastColumn="0" w:oddVBand="0" w:evenVBand="0" w:oddHBand="0" w:evenHBand="0" w:firstRowFirstColumn="0" w:firstRowLastColumn="0" w:lastRowFirstColumn="0" w:lastRowLastColumn="0"/>
              <w:rPr>
                <w:ins w:id="1204" w:author="Aishwarya Balan" w:date="2019-02-28T18:32:00Z"/>
                <w:sz w:val="18"/>
                <w:rPrChange w:id="1205" w:author="Aishwarya Balan" w:date="2019-03-04T11:52:00Z">
                  <w:rPr>
                    <w:ins w:id="1206" w:author="Aishwarya Balan" w:date="2019-02-28T18:32:00Z"/>
                  </w:rPr>
                </w:rPrChange>
              </w:rPr>
            </w:pPr>
            <w:ins w:id="1207" w:author="Aishwarya Balan" w:date="2019-02-28T18:40:00Z">
              <w:r w:rsidRPr="003277C6">
                <w:rPr>
                  <w:sz w:val="18"/>
                  <w:rPrChange w:id="1208" w:author="Aishwarya Balan" w:date="2019-03-04T11:52:00Z">
                    <w:rPr/>
                  </w:rPrChange>
                </w:rPr>
                <w:t xml:space="preserve">String </w:t>
              </w:r>
            </w:ins>
          </w:p>
        </w:tc>
        <w:tc>
          <w:tcPr>
            <w:tcW w:w="496" w:type="pct"/>
            <w:tcPrChange w:id="1209" w:author="Gaurav Shah" w:date="2019-03-20T00:16:00Z">
              <w:tcPr>
                <w:tcW w:w="555" w:type="pct"/>
                <w:gridSpan w:val="2"/>
              </w:tcPr>
            </w:tcPrChange>
          </w:tcPr>
          <w:p w14:paraId="57D46F3F" w14:textId="23D2DC94" w:rsidR="00671A2F" w:rsidRPr="003277C6" w:rsidRDefault="00671A2F" w:rsidP="00212D85">
            <w:pPr>
              <w:pStyle w:val="BodyText"/>
              <w:spacing w:after="0"/>
              <w:cnfStyle w:val="000000000000" w:firstRow="0" w:lastRow="0" w:firstColumn="0" w:lastColumn="0" w:oddVBand="0" w:evenVBand="0" w:oddHBand="0" w:evenHBand="0" w:firstRowFirstColumn="0" w:firstRowLastColumn="0" w:lastRowFirstColumn="0" w:lastRowLastColumn="0"/>
              <w:rPr>
                <w:ins w:id="1210" w:author="Aishwarya Balan" w:date="2019-02-28T18:32:00Z"/>
                <w:sz w:val="18"/>
                <w:rPrChange w:id="1211" w:author="Aishwarya Balan" w:date="2019-03-04T11:52:00Z">
                  <w:rPr>
                    <w:ins w:id="1212" w:author="Aishwarya Balan" w:date="2019-02-28T18:32:00Z"/>
                  </w:rPr>
                </w:rPrChange>
              </w:rPr>
            </w:pPr>
            <w:ins w:id="1213" w:author="Aishwarya Balan" w:date="2019-02-28T18:40:00Z">
              <w:r w:rsidRPr="003277C6">
                <w:rPr>
                  <w:sz w:val="18"/>
                  <w:rPrChange w:id="1214" w:author="Aishwarya Balan" w:date="2019-03-04T11:52:00Z">
                    <w:rPr/>
                  </w:rPrChange>
                </w:rPr>
                <w:t xml:space="preserve">Display </w:t>
              </w:r>
            </w:ins>
          </w:p>
        </w:tc>
        <w:tc>
          <w:tcPr>
            <w:tcW w:w="964" w:type="pct"/>
            <w:tcPrChange w:id="1215" w:author="Gaurav Shah" w:date="2019-03-20T00:16:00Z">
              <w:tcPr>
                <w:tcW w:w="1063" w:type="pct"/>
                <w:gridSpan w:val="2"/>
              </w:tcPr>
            </w:tcPrChange>
          </w:tcPr>
          <w:p w14:paraId="0BBCB448" w14:textId="69AFABF8" w:rsidR="00671A2F" w:rsidRPr="003277C6" w:rsidRDefault="00671A2F">
            <w:pPr>
              <w:pStyle w:val="BodyText"/>
              <w:spacing w:after="0"/>
              <w:cnfStyle w:val="000000000000" w:firstRow="0" w:lastRow="0" w:firstColumn="0" w:lastColumn="0" w:oddVBand="0" w:evenVBand="0" w:oddHBand="0" w:evenHBand="0" w:firstRowFirstColumn="0" w:firstRowLastColumn="0" w:lastRowFirstColumn="0" w:lastRowLastColumn="0"/>
              <w:rPr>
                <w:ins w:id="1216" w:author="Aishwarya Balan" w:date="2019-02-28T18:32:00Z"/>
                <w:sz w:val="18"/>
                <w:rPrChange w:id="1217" w:author="Aishwarya Balan" w:date="2019-03-04T11:52:00Z">
                  <w:rPr>
                    <w:ins w:id="1218" w:author="Aishwarya Balan" w:date="2019-02-28T18:32:00Z"/>
                  </w:rPr>
                </w:rPrChange>
              </w:rPr>
              <w:pPrChange w:id="1219" w:author="Gaurav Shah" w:date="2019-03-20T00:09:00Z">
                <w:pPr>
                  <w:pStyle w:val="BodyText"/>
                  <w:spacing w:after="0"/>
                  <w:ind w:left="360"/>
                  <w:cnfStyle w:val="000000000000" w:firstRow="0" w:lastRow="0" w:firstColumn="0" w:lastColumn="0" w:oddVBand="0" w:evenVBand="0" w:oddHBand="0" w:evenHBand="0" w:firstRowFirstColumn="0" w:firstRowLastColumn="0" w:lastRowFirstColumn="0" w:lastRowLastColumn="0"/>
                </w:pPr>
              </w:pPrChange>
            </w:pPr>
            <w:ins w:id="1220" w:author="Gaurav Shah" w:date="2019-03-20T00:09:00Z">
              <w:r w:rsidRPr="00702380">
                <w:rPr>
                  <w:sz w:val="18"/>
                </w:rPr>
                <w:t xml:space="preserve">Default Pay </w:t>
              </w:r>
              <w:proofErr w:type="gramStart"/>
              <w:r w:rsidRPr="00702380">
                <w:rPr>
                  <w:sz w:val="18"/>
                </w:rPr>
                <w:t>In</w:t>
              </w:r>
              <w:proofErr w:type="gramEnd"/>
              <w:r w:rsidRPr="00702380">
                <w:rPr>
                  <w:sz w:val="18"/>
                </w:rPr>
                <w:t xml:space="preserve"> Currency</w:t>
              </w:r>
            </w:ins>
          </w:p>
        </w:tc>
        <w:tc>
          <w:tcPr>
            <w:tcW w:w="505" w:type="pct"/>
            <w:tcPrChange w:id="1221" w:author="Gaurav Shah" w:date="2019-03-20T00:16:00Z">
              <w:tcPr>
                <w:tcW w:w="566" w:type="pct"/>
                <w:gridSpan w:val="2"/>
              </w:tcPr>
            </w:tcPrChange>
          </w:tcPr>
          <w:p w14:paraId="615CF350" w14:textId="77777777" w:rsidR="00671A2F" w:rsidRPr="003277C6" w:rsidRDefault="00671A2F" w:rsidP="00212D85">
            <w:pPr>
              <w:pStyle w:val="BodyText"/>
              <w:spacing w:after="0"/>
              <w:ind w:left="360"/>
              <w:cnfStyle w:val="000000000000" w:firstRow="0" w:lastRow="0" w:firstColumn="0" w:lastColumn="0" w:oddVBand="0" w:evenVBand="0" w:oddHBand="0" w:evenHBand="0" w:firstRowFirstColumn="0" w:firstRowLastColumn="0" w:lastRowFirstColumn="0" w:lastRowLastColumn="0"/>
              <w:rPr>
                <w:ins w:id="1222" w:author="Aishwarya Balan" w:date="2019-02-28T18:32:00Z"/>
                <w:sz w:val="18"/>
                <w:rPrChange w:id="1223" w:author="Aishwarya Balan" w:date="2019-03-04T11:52:00Z">
                  <w:rPr>
                    <w:ins w:id="1224" w:author="Aishwarya Balan" w:date="2019-02-28T18:32:00Z"/>
                  </w:rPr>
                </w:rPrChange>
              </w:rPr>
            </w:pPr>
          </w:p>
        </w:tc>
        <w:tc>
          <w:tcPr>
            <w:tcW w:w="816" w:type="pct"/>
            <w:gridSpan w:val="3"/>
            <w:tcPrChange w:id="1225" w:author="Gaurav Shah" w:date="2019-03-20T00:16:00Z">
              <w:tcPr>
                <w:tcW w:w="931" w:type="pct"/>
                <w:gridSpan w:val="5"/>
              </w:tcPr>
            </w:tcPrChange>
          </w:tcPr>
          <w:p w14:paraId="0AB0E718" w14:textId="55B2B421" w:rsidR="00671A2F" w:rsidDel="00671A2F" w:rsidRDefault="00671A2F">
            <w:pPr>
              <w:pStyle w:val="BodyText"/>
              <w:spacing w:after="0"/>
              <w:cnfStyle w:val="000000000000" w:firstRow="0" w:lastRow="0" w:firstColumn="0" w:lastColumn="0" w:oddVBand="0" w:evenVBand="0" w:oddHBand="0" w:evenHBand="0" w:firstRowFirstColumn="0" w:firstRowLastColumn="0" w:lastRowFirstColumn="0" w:lastRowLastColumn="0"/>
              <w:rPr>
                <w:ins w:id="1226" w:author="Aishwarya Balan" w:date="2019-03-04T12:07:00Z"/>
                <w:del w:id="1227" w:author="Gaurav Shah" w:date="2019-03-20T00:26:00Z"/>
                <w:sz w:val="18"/>
              </w:rPr>
            </w:pPr>
            <w:ins w:id="1228" w:author="Aishwarya Balan" w:date="2019-03-04T12:05:00Z">
              <w:r w:rsidRPr="00702380">
                <w:rPr>
                  <w:sz w:val="18"/>
                </w:rPr>
                <w:t xml:space="preserve">“Default Pay </w:t>
              </w:r>
              <w:proofErr w:type="gramStart"/>
              <w:r w:rsidRPr="00702380">
                <w:rPr>
                  <w:sz w:val="18"/>
                </w:rPr>
                <w:t>In</w:t>
              </w:r>
              <w:proofErr w:type="gramEnd"/>
              <w:r w:rsidRPr="00702380">
                <w:rPr>
                  <w:sz w:val="18"/>
                </w:rPr>
                <w:t xml:space="preserve"> Currency” captured</w:t>
              </w:r>
            </w:ins>
            <w:ins w:id="1229" w:author="Gaurav Shah" w:date="2019-03-20T00:25:00Z">
              <w:r>
                <w:rPr>
                  <w:sz w:val="18"/>
                </w:rPr>
                <w:t>. If not avai</w:t>
              </w:r>
            </w:ins>
            <w:ins w:id="1230" w:author="Gaurav Shah" w:date="2019-03-20T00:26:00Z">
              <w:r>
                <w:rPr>
                  <w:sz w:val="18"/>
                </w:rPr>
                <w:t xml:space="preserve">lable, read the default currency of App setup. </w:t>
              </w:r>
            </w:ins>
            <w:ins w:id="1231" w:author="Aishwarya Balan" w:date="2019-03-04T12:05:00Z">
              <w:del w:id="1232" w:author="Gaurav Shah" w:date="2019-03-20T00:25:00Z">
                <w:r w:rsidRPr="00702380" w:rsidDel="00671A2F">
                  <w:rPr>
                    <w:sz w:val="18"/>
                  </w:rPr>
                  <w:delText xml:space="preserve"> in the core TRM application </w:delText>
                </w:r>
              </w:del>
              <w:del w:id="1233" w:author="Gaurav Shah" w:date="2019-03-20T00:26:00Z">
                <w:r w:rsidRPr="00702380" w:rsidDel="00671A2F">
                  <w:rPr>
                    <w:sz w:val="18"/>
                  </w:rPr>
                  <w:delText>Business Partner Setup</w:delText>
                </w:r>
                <w:r w:rsidDel="00671A2F">
                  <w:rPr>
                    <w:sz w:val="18"/>
                  </w:rPr>
                  <w:delText xml:space="preserve"> for Counterparty Group or Counterparty Name</w:delText>
                </w:r>
              </w:del>
            </w:ins>
          </w:p>
          <w:p w14:paraId="45EF3701" w14:textId="6BC8E8A7" w:rsidR="00671A2F" w:rsidRPr="00702380" w:rsidRDefault="00671A2F">
            <w:pPr>
              <w:pStyle w:val="BodyText"/>
              <w:spacing w:after="0"/>
              <w:cnfStyle w:val="000000000000" w:firstRow="0" w:lastRow="0" w:firstColumn="0" w:lastColumn="0" w:oddVBand="0" w:evenVBand="0" w:oddHBand="0" w:evenHBand="0" w:firstRowFirstColumn="0" w:firstRowLastColumn="0" w:lastRowFirstColumn="0" w:lastRowLastColumn="0"/>
              <w:rPr>
                <w:ins w:id="1234" w:author="Aishwarya Balan" w:date="2019-02-28T18:32:00Z"/>
                <w:b/>
                <w:sz w:val="18"/>
                <w:lang w:val="en-IN"/>
                <w:rPrChange w:id="1235" w:author="Aishwarya Balan" w:date="2019-03-04T12:07:00Z">
                  <w:rPr>
                    <w:ins w:id="1236" w:author="Aishwarya Balan" w:date="2019-02-28T18:32:00Z"/>
                  </w:rPr>
                </w:rPrChange>
              </w:rPr>
            </w:pPr>
          </w:p>
        </w:tc>
        <w:tc>
          <w:tcPr>
            <w:tcW w:w="503" w:type="pct"/>
            <w:tcPrChange w:id="1237" w:author="Gaurav Shah" w:date="2019-03-20T00:16:00Z">
              <w:tcPr>
                <w:tcW w:w="1" w:type="pct"/>
                <w:gridSpan w:val="2"/>
              </w:tcPr>
            </w:tcPrChange>
          </w:tcPr>
          <w:p w14:paraId="4665F638" w14:textId="42E4D6E6" w:rsidR="00671A2F" w:rsidRPr="003277C6" w:rsidRDefault="00671A2F">
            <w:pPr>
              <w:pStyle w:val="BodyText"/>
              <w:spacing w:after="0"/>
              <w:cnfStyle w:val="000000000000" w:firstRow="0" w:lastRow="0" w:firstColumn="0" w:lastColumn="0" w:oddVBand="0" w:evenVBand="0" w:oddHBand="0" w:evenHBand="0" w:firstRowFirstColumn="0" w:firstRowLastColumn="0" w:lastRowFirstColumn="0" w:lastRowLastColumn="0"/>
              <w:rPr>
                <w:ins w:id="1238" w:author="Gaurav Shah" w:date="2019-03-20T00:16:00Z"/>
                <w:sz w:val="18"/>
              </w:rPr>
              <w:pPrChange w:id="1239" w:author="Gaurav Shah" w:date="2019-03-20T00:18:00Z">
                <w:pPr>
                  <w:pStyle w:val="BodyText"/>
                  <w:spacing w:after="0"/>
                  <w:ind w:right="1454"/>
                  <w:cnfStyle w:val="000000000000" w:firstRow="0" w:lastRow="0" w:firstColumn="0" w:lastColumn="0" w:oddVBand="0" w:evenVBand="0" w:oddHBand="0" w:evenHBand="0" w:firstRowFirstColumn="0" w:firstRowLastColumn="0" w:lastRowFirstColumn="0" w:lastRowLastColumn="0"/>
                </w:pPr>
              </w:pPrChange>
            </w:pPr>
            <w:ins w:id="1240" w:author="Gaurav Shah" w:date="2019-03-20T00:18:00Z">
              <w:r>
                <w:rPr>
                  <w:sz w:val="18"/>
                </w:rPr>
                <w:t>Standard</w:t>
              </w:r>
            </w:ins>
          </w:p>
        </w:tc>
        <w:tc>
          <w:tcPr>
            <w:tcW w:w="522" w:type="pct"/>
            <w:gridSpan w:val="3"/>
            <w:tcPrChange w:id="1241" w:author="Gaurav Shah" w:date="2019-03-20T00:16:00Z">
              <w:tcPr>
                <w:tcW w:w="561" w:type="pct"/>
                <w:gridSpan w:val="3"/>
              </w:tcPr>
            </w:tcPrChange>
          </w:tcPr>
          <w:p w14:paraId="18C9D04F" w14:textId="6D8D2C34" w:rsidR="00671A2F" w:rsidRPr="003277C6" w:rsidRDefault="00671A2F">
            <w:pPr>
              <w:pStyle w:val="BodyText"/>
              <w:spacing w:after="0"/>
              <w:cnfStyle w:val="000000000000" w:firstRow="0" w:lastRow="0" w:firstColumn="0" w:lastColumn="0" w:oddVBand="0" w:evenVBand="0" w:oddHBand="0" w:evenHBand="0" w:firstRowFirstColumn="0" w:firstRowLastColumn="0" w:lastRowFirstColumn="0" w:lastRowLastColumn="0"/>
              <w:rPr>
                <w:ins w:id="1242" w:author="Aishwarya Balan" w:date="2019-03-04T11:41:00Z"/>
                <w:sz w:val="18"/>
                <w:rPrChange w:id="1243" w:author="Aishwarya Balan" w:date="2019-03-04T11:52:00Z">
                  <w:rPr>
                    <w:ins w:id="1244" w:author="Aishwarya Balan" w:date="2019-03-04T11:41:00Z"/>
                  </w:rPr>
                </w:rPrChange>
              </w:rPr>
            </w:pPr>
            <w:ins w:id="1245" w:author="Gaurav Shah" w:date="2019-03-20T00:25:00Z">
              <w:r w:rsidRPr="00702380">
                <w:rPr>
                  <w:sz w:val="18"/>
                </w:rPr>
                <w:t xml:space="preserve">Default Pay </w:t>
              </w:r>
              <w:proofErr w:type="gramStart"/>
              <w:r w:rsidRPr="00702380">
                <w:rPr>
                  <w:sz w:val="18"/>
                </w:rPr>
                <w:t>In</w:t>
              </w:r>
              <w:proofErr w:type="gramEnd"/>
              <w:r w:rsidRPr="00702380">
                <w:rPr>
                  <w:sz w:val="18"/>
                </w:rPr>
                <w:t xml:space="preserve"> Currency</w:t>
              </w:r>
            </w:ins>
          </w:p>
        </w:tc>
      </w:tr>
      <w:tr w:rsidR="00671A2F" w:rsidRPr="003277C6" w14:paraId="58C18816" w14:textId="114927AA" w:rsidTr="00671A2F">
        <w:trPr>
          <w:gridAfter w:val="1"/>
          <w:cnfStyle w:val="000000100000" w:firstRow="0" w:lastRow="0" w:firstColumn="0" w:lastColumn="0" w:oddVBand="0" w:evenVBand="0" w:oddHBand="1" w:evenHBand="0" w:firstRowFirstColumn="0" w:firstRowLastColumn="0" w:lastRowFirstColumn="0" w:lastRowLastColumn="0"/>
          <w:wAfter w:w="78" w:type="dxa"/>
          <w:trHeight w:val="396"/>
          <w:ins w:id="1246" w:author="Aishwarya Balan" w:date="2019-02-28T18:33:00Z"/>
          <w:trPrChange w:id="1247" w:author="Gaurav Shah" w:date="2019-03-20T00:16:00Z">
            <w:trPr>
              <w:gridAfter w:val="1"/>
              <w:trHeight w:val="396"/>
            </w:trPr>
          </w:trPrChange>
        </w:trPr>
        <w:tc>
          <w:tcPr>
            <w:cnfStyle w:val="001000000000" w:firstRow="0" w:lastRow="0" w:firstColumn="1" w:lastColumn="0" w:oddVBand="0" w:evenVBand="0" w:oddHBand="0" w:evenHBand="0" w:firstRowFirstColumn="0" w:firstRowLastColumn="0" w:lastRowFirstColumn="0" w:lastRowLastColumn="0"/>
            <w:tcW w:w="744" w:type="pct"/>
            <w:gridSpan w:val="2"/>
            <w:tcPrChange w:id="1248" w:author="Gaurav Shah" w:date="2019-03-20T00:16:00Z">
              <w:tcPr>
                <w:tcW w:w="816" w:type="pct"/>
                <w:gridSpan w:val="3"/>
              </w:tcPr>
            </w:tcPrChange>
          </w:tcPr>
          <w:p w14:paraId="6BAC5AF2" w14:textId="08783DAE" w:rsidR="00671A2F" w:rsidRPr="00455516" w:rsidRDefault="00671A2F" w:rsidP="00212D85">
            <w:pPr>
              <w:pStyle w:val="BodyText"/>
              <w:spacing w:after="0"/>
              <w:cnfStyle w:val="001000100000" w:firstRow="0" w:lastRow="0" w:firstColumn="1" w:lastColumn="0" w:oddVBand="0" w:evenVBand="0" w:oddHBand="1" w:evenHBand="0" w:firstRowFirstColumn="0" w:firstRowLastColumn="0" w:lastRowFirstColumn="0" w:lastRowLastColumn="0"/>
              <w:rPr>
                <w:ins w:id="1249" w:author="Aishwarya Balan" w:date="2019-02-28T18:33:00Z"/>
                <w:strike/>
                <w:color w:val="C00000"/>
                <w:sz w:val="18"/>
                <w:rPrChange w:id="1250" w:author="Aishwarya Balan" w:date="2019-05-29T12:10:00Z">
                  <w:rPr>
                    <w:ins w:id="1251" w:author="Aishwarya Balan" w:date="2019-02-28T18:33:00Z"/>
                  </w:rPr>
                </w:rPrChange>
              </w:rPr>
            </w:pPr>
            <w:ins w:id="1252" w:author="Gaurav Shah" w:date="2019-03-20T00:18:00Z">
              <w:r w:rsidRPr="00455516">
                <w:rPr>
                  <w:strike/>
                  <w:color w:val="C00000"/>
                  <w:sz w:val="18"/>
                  <w:rPrChange w:id="1253" w:author="Aishwarya Balan" w:date="2019-05-29T12:10:00Z">
                    <w:rPr>
                      <w:sz w:val="18"/>
                    </w:rPr>
                  </w:rPrChange>
                </w:rPr>
                <w:t>Contact</w:t>
              </w:r>
            </w:ins>
            <w:ins w:id="1254" w:author="Gaurav Shah" w:date="2019-03-20T00:19:00Z">
              <w:r w:rsidRPr="00455516">
                <w:rPr>
                  <w:strike/>
                  <w:color w:val="C00000"/>
                  <w:sz w:val="18"/>
                  <w:rPrChange w:id="1255" w:author="Aishwarya Balan" w:date="2019-05-29T12:10:00Z">
                    <w:rPr>
                      <w:sz w:val="18"/>
                    </w:rPr>
                  </w:rPrChange>
                </w:rPr>
                <w:t xml:space="preserve"> </w:t>
              </w:r>
            </w:ins>
            <w:ins w:id="1256" w:author="Aishwarya Balan" w:date="2019-02-28T18:33:00Z">
              <w:r w:rsidRPr="00455516">
                <w:rPr>
                  <w:strike/>
                  <w:color w:val="C00000"/>
                  <w:sz w:val="18"/>
                  <w:rPrChange w:id="1257" w:author="Aishwarya Balan" w:date="2019-05-29T12:10:00Z">
                    <w:rPr/>
                  </w:rPrChange>
                </w:rPr>
                <w:t xml:space="preserve">Name </w:t>
              </w:r>
            </w:ins>
          </w:p>
        </w:tc>
        <w:tc>
          <w:tcPr>
            <w:tcW w:w="451" w:type="pct"/>
            <w:tcPrChange w:id="1258" w:author="Gaurav Shah" w:date="2019-03-20T00:16:00Z">
              <w:tcPr>
                <w:tcW w:w="507" w:type="pct"/>
                <w:gridSpan w:val="2"/>
              </w:tcPr>
            </w:tcPrChange>
          </w:tcPr>
          <w:p w14:paraId="4E29F943" w14:textId="74F3AB10" w:rsidR="00671A2F" w:rsidRPr="00455516" w:rsidRDefault="00671A2F" w:rsidP="00212D85">
            <w:pPr>
              <w:pStyle w:val="BodyText"/>
              <w:spacing w:after="0"/>
              <w:cnfStyle w:val="000000100000" w:firstRow="0" w:lastRow="0" w:firstColumn="0" w:lastColumn="0" w:oddVBand="0" w:evenVBand="0" w:oddHBand="1" w:evenHBand="0" w:firstRowFirstColumn="0" w:firstRowLastColumn="0" w:lastRowFirstColumn="0" w:lastRowLastColumn="0"/>
              <w:rPr>
                <w:ins w:id="1259" w:author="Aishwarya Balan" w:date="2019-02-28T18:33:00Z"/>
                <w:strike/>
                <w:color w:val="C00000"/>
                <w:sz w:val="18"/>
                <w:rPrChange w:id="1260" w:author="Aishwarya Balan" w:date="2019-05-29T12:10:00Z">
                  <w:rPr>
                    <w:ins w:id="1261" w:author="Aishwarya Balan" w:date="2019-02-28T18:33:00Z"/>
                  </w:rPr>
                </w:rPrChange>
              </w:rPr>
            </w:pPr>
            <w:ins w:id="1262" w:author="Aishwarya Balan" w:date="2019-02-28T18:40:00Z">
              <w:r w:rsidRPr="00455516">
                <w:rPr>
                  <w:strike/>
                  <w:color w:val="C00000"/>
                  <w:sz w:val="18"/>
                  <w:rPrChange w:id="1263" w:author="Aishwarya Balan" w:date="2019-05-29T12:10:00Z">
                    <w:rPr/>
                  </w:rPrChange>
                </w:rPr>
                <w:t xml:space="preserve">String </w:t>
              </w:r>
            </w:ins>
          </w:p>
        </w:tc>
        <w:tc>
          <w:tcPr>
            <w:tcW w:w="496" w:type="pct"/>
            <w:tcPrChange w:id="1264" w:author="Gaurav Shah" w:date="2019-03-20T00:16:00Z">
              <w:tcPr>
                <w:tcW w:w="555" w:type="pct"/>
                <w:gridSpan w:val="2"/>
              </w:tcPr>
            </w:tcPrChange>
          </w:tcPr>
          <w:p w14:paraId="3B4C6937" w14:textId="5E699F32" w:rsidR="00671A2F" w:rsidRPr="00455516" w:rsidRDefault="00671A2F" w:rsidP="00212D85">
            <w:pPr>
              <w:pStyle w:val="BodyText"/>
              <w:spacing w:after="0"/>
              <w:cnfStyle w:val="000000100000" w:firstRow="0" w:lastRow="0" w:firstColumn="0" w:lastColumn="0" w:oddVBand="0" w:evenVBand="0" w:oddHBand="1" w:evenHBand="0" w:firstRowFirstColumn="0" w:firstRowLastColumn="0" w:lastRowFirstColumn="0" w:lastRowLastColumn="0"/>
              <w:rPr>
                <w:ins w:id="1265" w:author="Aishwarya Balan" w:date="2019-02-28T18:33:00Z"/>
                <w:strike/>
                <w:color w:val="C00000"/>
                <w:sz w:val="18"/>
                <w:rPrChange w:id="1266" w:author="Aishwarya Balan" w:date="2019-05-29T12:10:00Z">
                  <w:rPr>
                    <w:ins w:id="1267" w:author="Aishwarya Balan" w:date="2019-02-28T18:33:00Z"/>
                  </w:rPr>
                </w:rPrChange>
              </w:rPr>
            </w:pPr>
            <w:ins w:id="1268" w:author="Aishwarya Balan" w:date="2019-02-28T18:40:00Z">
              <w:r w:rsidRPr="00455516">
                <w:rPr>
                  <w:strike/>
                  <w:color w:val="C00000"/>
                  <w:sz w:val="18"/>
                  <w:rPrChange w:id="1269" w:author="Aishwarya Balan" w:date="2019-05-29T12:10:00Z">
                    <w:rPr/>
                  </w:rPrChange>
                </w:rPr>
                <w:t xml:space="preserve">Display </w:t>
              </w:r>
            </w:ins>
          </w:p>
        </w:tc>
        <w:tc>
          <w:tcPr>
            <w:tcW w:w="964" w:type="pct"/>
            <w:tcPrChange w:id="1270" w:author="Gaurav Shah" w:date="2019-03-20T00:16:00Z">
              <w:tcPr>
                <w:tcW w:w="1063" w:type="pct"/>
                <w:gridSpan w:val="2"/>
              </w:tcPr>
            </w:tcPrChange>
          </w:tcPr>
          <w:p w14:paraId="7D6D2FB4" w14:textId="77777777" w:rsidR="00671A2F" w:rsidRPr="00455516" w:rsidRDefault="00671A2F" w:rsidP="00212D85">
            <w:pPr>
              <w:pStyle w:val="BodyText"/>
              <w:spacing w:after="0"/>
              <w:ind w:left="360"/>
              <w:cnfStyle w:val="000000100000" w:firstRow="0" w:lastRow="0" w:firstColumn="0" w:lastColumn="0" w:oddVBand="0" w:evenVBand="0" w:oddHBand="1" w:evenHBand="0" w:firstRowFirstColumn="0" w:firstRowLastColumn="0" w:lastRowFirstColumn="0" w:lastRowLastColumn="0"/>
              <w:rPr>
                <w:ins w:id="1271" w:author="Aishwarya Balan" w:date="2019-02-28T18:33:00Z"/>
                <w:strike/>
                <w:color w:val="C00000"/>
                <w:sz w:val="18"/>
                <w:rPrChange w:id="1272" w:author="Aishwarya Balan" w:date="2019-05-29T12:10:00Z">
                  <w:rPr>
                    <w:ins w:id="1273" w:author="Aishwarya Balan" w:date="2019-02-28T18:33:00Z"/>
                  </w:rPr>
                </w:rPrChange>
              </w:rPr>
            </w:pPr>
          </w:p>
        </w:tc>
        <w:tc>
          <w:tcPr>
            <w:tcW w:w="505" w:type="pct"/>
            <w:tcPrChange w:id="1274" w:author="Gaurav Shah" w:date="2019-03-20T00:16:00Z">
              <w:tcPr>
                <w:tcW w:w="566" w:type="pct"/>
                <w:gridSpan w:val="2"/>
              </w:tcPr>
            </w:tcPrChange>
          </w:tcPr>
          <w:p w14:paraId="60CC0C97" w14:textId="1E4D3692" w:rsidR="00671A2F" w:rsidRPr="00455516" w:rsidRDefault="00671A2F">
            <w:pPr>
              <w:pStyle w:val="BodyText"/>
              <w:spacing w:after="0"/>
              <w:cnfStyle w:val="000000100000" w:firstRow="0" w:lastRow="0" w:firstColumn="0" w:lastColumn="0" w:oddVBand="0" w:evenVBand="0" w:oddHBand="1" w:evenHBand="0" w:firstRowFirstColumn="0" w:firstRowLastColumn="0" w:lastRowFirstColumn="0" w:lastRowLastColumn="0"/>
              <w:rPr>
                <w:ins w:id="1275" w:author="Aishwarya Balan" w:date="2019-02-28T18:33:00Z"/>
                <w:strike/>
                <w:color w:val="C00000"/>
                <w:sz w:val="18"/>
                <w:rPrChange w:id="1276" w:author="Aishwarya Balan" w:date="2019-05-29T12:10:00Z">
                  <w:rPr>
                    <w:ins w:id="1277" w:author="Aishwarya Balan" w:date="2019-02-28T18:33:00Z"/>
                  </w:rPr>
                </w:rPrChange>
              </w:rPr>
              <w:pPrChange w:id="1278" w:author="Gaurav Shah" w:date="2019-03-20T00:24:00Z">
                <w:pPr>
                  <w:pStyle w:val="BodyText"/>
                  <w:spacing w:after="0"/>
                  <w:ind w:left="360"/>
                  <w:cnfStyle w:val="000000100000" w:firstRow="0" w:lastRow="0" w:firstColumn="0" w:lastColumn="0" w:oddVBand="0" w:evenVBand="0" w:oddHBand="1" w:evenHBand="0" w:firstRowFirstColumn="0" w:firstRowLastColumn="0" w:lastRowFirstColumn="0" w:lastRowLastColumn="0"/>
                </w:pPr>
              </w:pPrChange>
            </w:pPr>
            <w:ins w:id="1279" w:author="Aishwarya Balan" w:date="2019-02-28T18:40:00Z">
              <w:r w:rsidRPr="00455516">
                <w:rPr>
                  <w:strike/>
                  <w:color w:val="C00000"/>
                  <w:sz w:val="18"/>
                  <w:rPrChange w:id="1280" w:author="Aishwarya Balan" w:date="2019-05-29T12:10:00Z">
                    <w:rPr/>
                  </w:rPrChange>
                </w:rPr>
                <w:t>Yes</w:t>
              </w:r>
            </w:ins>
          </w:p>
        </w:tc>
        <w:tc>
          <w:tcPr>
            <w:tcW w:w="816" w:type="pct"/>
            <w:gridSpan w:val="3"/>
            <w:tcPrChange w:id="1281" w:author="Gaurav Shah" w:date="2019-03-20T00:16:00Z">
              <w:tcPr>
                <w:tcW w:w="931" w:type="pct"/>
                <w:gridSpan w:val="5"/>
              </w:tcPr>
            </w:tcPrChange>
          </w:tcPr>
          <w:p w14:paraId="0F0BF4F8" w14:textId="77777777" w:rsidR="00671A2F" w:rsidRPr="00455516" w:rsidRDefault="00671A2F" w:rsidP="00212D85">
            <w:pPr>
              <w:pStyle w:val="BodyText"/>
              <w:spacing w:after="0"/>
              <w:cnfStyle w:val="000000100000" w:firstRow="0" w:lastRow="0" w:firstColumn="0" w:lastColumn="0" w:oddVBand="0" w:evenVBand="0" w:oddHBand="1" w:evenHBand="0" w:firstRowFirstColumn="0" w:firstRowLastColumn="0" w:lastRowFirstColumn="0" w:lastRowLastColumn="0"/>
              <w:rPr>
                <w:ins w:id="1282" w:author="Aishwarya Balan" w:date="2019-02-28T18:33:00Z"/>
                <w:strike/>
                <w:color w:val="C00000"/>
                <w:sz w:val="18"/>
                <w:rPrChange w:id="1283" w:author="Aishwarya Balan" w:date="2019-05-29T12:10:00Z">
                  <w:rPr>
                    <w:ins w:id="1284" w:author="Aishwarya Balan" w:date="2019-02-28T18:33:00Z"/>
                  </w:rPr>
                </w:rPrChange>
              </w:rPr>
            </w:pPr>
          </w:p>
        </w:tc>
        <w:tc>
          <w:tcPr>
            <w:tcW w:w="503" w:type="pct"/>
            <w:tcPrChange w:id="1285" w:author="Gaurav Shah" w:date="2019-03-20T00:16:00Z">
              <w:tcPr>
                <w:tcW w:w="1" w:type="pct"/>
                <w:gridSpan w:val="2"/>
              </w:tcPr>
            </w:tcPrChange>
          </w:tcPr>
          <w:p w14:paraId="2E3B994D" w14:textId="70C55015" w:rsidR="00671A2F" w:rsidRPr="00455516" w:rsidRDefault="00671A2F">
            <w:pPr>
              <w:pStyle w:val="BodyText"/>
              <w:spacing w:after="0"/>
              <w:cnfStyle w:val="000000100000" w:firstRow="0" w:lastRow="0" w:firstColumn="0" w:lastColumn="0" w:oddVBand="0" w:evenVBand="0" w:oddHBand="1" w:evenHBand="0" w:firstRowFirstColumn="0" w:firstRowLastColumn="0" w:lastRowFirstColumn="0" w:lastRowLastColumn="0"/>
              <w:rPr>
                <w:ins w:id="1286" w:author="Gaurav Shah" w:date="2019-03-20T00:16:00Z"/>
                <w:strike/>
                <w:color w:val="C00000"/>
                <w:sz w:val="18"/>
                <w:rPrChange w:id="1287" w:author="Aishwarya Balan" w:date="2019-05-29T12:10:00Z">
                  <w:rPr>
                    <w:ins w:id="1288" w:author="Gaurav Shah" w:date="2019-03-20T00:16:00Z"/>
                    <w:sz w:val="18"/>
                  </w:rPr>
                </w:rPrChange>
              </w:rPr>
              <w:pPrChange w:id="1289" w:author="Gaurav Shah" w:date="2019-03-20T00:18:00Z">
                <w:pPr>
                  <w:pStyle w:val="BodyText"/>
                  <w:spacing w:after="0"/>
                  <w:ind w:right="1454"/>
                  <w:cnfStyle w:val="000000100000" w:firstRow="0" w:lastRow="0" w:firstColumn="0" w:lastColumn="0" w:oddVBand="0" w:evenVBand="0" w:oddHBand="1" w:evenHBand="0" w:firstRowFirstColumn="0" w:firstRowLastColumn="0" w:lastRowFirstColumn="0" w:lastRowLastColumn="0"/>
                </w:pPr>
              </w:pPrChange>
            </w:pPr>
            <w:ins w:id="1290" w:author="Gaurav Shah" w:date="2019-03-20T00:19:00Z">
              <w:r w:rsidRPr="00455516">
                <w:rPr>
                  <w:strike/>
                  <w:color w:val="C00000"/>
                  <w:sz w:val="18"/>
                  <w:rPrChange w:id="1291" w:author="Aishwarya Balan" w:date="2019-05-29T12:10:00Z">
                    <w:rPr>
                      <w:sz w:val="18"/>
                    </w:rPr>
                  </w:rPrChange>
                </w:rPr>
                <w:t>UDF</w:t>
              </w:r>
            </w:ins>
          </w:p>
        </w:tc>
        <w:tc>
          <w:tcPr>
            <w:tcW w:w="522" w:type="pct"/>
            <w:gridSpan w:val="3"/>
            <w:tcPrChange w:id="1292" w:author="Gaurav Shah" w:date="2019-03-20T00:16:00Z">
              <w:tcPr>
                <w:tcW w:w="561" w:type="pct"/>
                <w:gridSpan w:val="3"/>
              </w:tcPr>
            </w:tcPrChange>
          </w:tcPr>
          <w:p w14:paraId="3E836ABE" w14:textId="7A140F97" w:rsidR="00671A2F" w:rsidRPr="00455516" w:rsidRDefault="00671A2F">
            <w:pPr>
              <w:pStyle w:val="BodyText"/>
              <w:spacing w:after="0"/>
              <w:cnfStyle w:val="000000100000" w:firstRow="0" w:lastRow="0" w:firstColumn="0" w:lastColumn="0" w:oddVBand="0" w:evenVBand="0" w:oddHBand="1" w:evenHBand="0" w:firstRowFirstColumn="0" w:firstRowLastColumn="0" w:lastRowFirstColumn="0" w:lastRowLastColumn="0"/>
              <w:rPr>
                <w:ins w:id="1293" w:author="Aishwarya Balan" w:date="2019-03-04T11:41:00Z"/>
                <w:strike/>
                <w:color w:val="C00000"/>
                <w:sz w:val="18"/>
                <w:rPrChange w:id="1294" w:author="Aishwarya Balan" w:date="2019-05-29T12:10:00Z">
                  <w:rPr>
                    <w:ins w:id="1295" w:author="Aishwarya Balan" w:date="2019-03-04T11:41:00Z"/>
                  </w:rPr>
                </w:rPrChange>
              </w:rPr>
            </w:pPr>
            <w:ins w:id="1296" w:author="Gaurav Shah" w:date="2019-03-20T00:27:00Z">
              <w:r w:rsidRPr="00455516">
                <w:rPr>
                  <w:strike/>
                  <w:color w:val="C00000"/>
                  <w:sz w:val="18"/>
                  <w:rPrChange w:id="1297" w:author="Aishwarya Balan" w:date="2019-05-29T12:10:00Z">
                    <w:rPr>
                      <w:sz w:val="18"/>
                    </w:rPr>
                  </w:rPrChange>
                </w:rPr>
                <w:t>Business Partner Name 1</w:t>
              </w:r>
            </w:ins>
          </w:p>
        </w:tc>
      </w:tr>
      <w:tr w:rsidR="00671A2F" w:rsidRPr="003277C6" w14:paraId="2A29F570" w14:textId="52A2C786" w:rsidTr="00671A2F">
        <w:trPr>
          <w:gridAfter w:val="1"/>
          <w:wAfter w:w="78" w:type="dxa"/>
          <w:trHeight w:val="396"/>
          <w:ins w:id="1298" w:author="Aishwarya Balan" w:date="2019-02-07T12:12:00Z"/>
          <w:trPrChange w:id="1299" w:author="Gaurav Shah" w:date="2019-03-20T00:16:00Z">
            <w:trPr>
              <w:gridAfter w:val="1"/>
              <w:trHeight w:val="396"/>
            </w:trPr>
          </w:trPrChange>
        </w:trPr>
        <w:tc>
          <w:tcPr>
            <w:cnfStyle w:val="001000000000" w:firstRow="0" w:lastRow="0" w:firstColumn="1" w:lastColumn="0" w:oddVBand="0" w:evenVBand="0" w:oddHBand="0" w:evenHBand="0" w:firstRowFirstColumn="0" w:firstRowLastColumn="0" w:lastRowFirstColumn="0" w:lastRowLastColumn="0"/>
            <w:tcW w:w="744" w:type="pct"/>
            <w:gridSpan w:val="2"/>
            <w:tcPrChange w:id="1300" w:author="Gaurav Shah" w:date="2019-03-20T00:16:00Z">
              <w:tcPr>
                <w:tcW w:w="816" w:type="pct"/>
                <w:gridSpan w:val="3"/>
              </w:tcPr>
            </w:tcPrChange>
          </w:tcPr>
          <w:p w14:paraId="550EC2A5" w14:textId="6F3916B1" w:rsidR="00671A2F" w:rsidRPr="003277C6" w:rsidRDefault="00671A2F" w:rsidP="00212D85">
            <w:pPr>
              <w:pStyle w:val="BodyText"/>
              <w:spacing w:after="0"/>
              <w:rPr>
                <w:ins w:id="1301" w:author="Aishwarya Balan" w:date="2019-02-07T12:12:00Z"/>
                <w:sz w:val="18"/>
                <w:rPrChange w:id="1302" w:author="Aishwarya Balan" w:date="2019-03-04T11:52:00Z">
                  <w:rPr>
                    <w:ins w:id="1303" w:author="Aishwarya Balan" w:date="2019-02-07T12:12:00Z"/>
                  </w:rPr>
                </w:rPrChange>
              </w:rPr>
            </w:pPr>
            <w:ins w:id="1304" w:author="Aishwarya Balan" w:date="2019-02-28T18:34:00Z">
              <w:r w:rsidRPr="003277C6">
                <w:rPr>
                  <w:sz w:val="18"/>
                  <w:rPrChange w:id="1305" w:author="Aishwarya Balan" w:date="2019-03-04T11:52:00Z">
                    <w:rPr/>
                  </w:rPrChange>
                </w:rPr>
                <w:t xml:space="preserve">Credit Risk </w:t>
              </w:r>
            </w:ins>
            <w:ins w:id="1306" w:author="Aishwarya Balan" w:date="2019-02-07T12:12:00Z">
              <w:r w:rsidRPr="003277C6">
                <w:rPr>
                  <w:sz w:val="18"/>
                  <w:rPrChange w:id="1307" w:author="Aishwarya Balan" w:date="2019-03-04T11:52:00Z">
                    <w:rPr/>
                  </w:rPrChange>
                </w:rPr>
                <w:t>Status</w:t>
              </w:r>
            </w:ins>
          </w:p>
        </w:tc>
        <w:tc>
          <w:tcPr>
            <w:tcW w:w="451" w:type="pct"/>
            <w:tcPrChange w:id="1308" w:author="Gaurav Shah" w:date="2019-03-20T00:16:00Z">
              <w:tcPr>
                <w:tcW w:w="507" w:type="pct"/>
                <w:gridSpan w:val="2"/>
              </w:tcPr>
            </w:tcPrChange>
          </w:tcPr>
          <w:p w14:paraId="57E2CFE0" w14:textId="5EEF9BA3" w:rsidR="00671A2F" w:rsidRPr="003277C6" w:rsidRDefault="00671A2F" w:rsidP="00212D85">
            <w:pPr>
              <w:pStyle w:val="BodyText"/>
              <w:spacing w:after="0"/>
              <w:cnfStyle w:val="000000000000" w:firstRow="0" w:lastRow="0" w:firstColumn="0" w:lastColumn="0" w:oddVBand="0" w:evenVBand="0" w:oddHBand="0" w:evenHBand="0" w:firstRowFirstColumn="0" w:firstRowLastColumn="0" w:lastRowFirstColumn="0" w:lastRowLastColumn="0"/>
              <w:rPr>
                <w:ins w:id="1309" w:author="Aishwarya Balan" w:date="2019-02-07T12:18:00Z"/>
                <w:sz w:val="18"/>
                <w:rPrChange w:id="1310" w:author="Aishwarya Balan" w:date="2019-03-04T11:52:00Z">
                  <w:rPr>
                    <w:ins w:id="1311" w:author="Aishwarya Balan" w:date="2019-02-07T12:18:00Z"/>
                  </w:rPr>
                </w:rPrChange>
              </w:rPr>
            </w:pPr>
            <w:ins w:id="1312" w:author="Aishwarya Balan" w:date="2019-02-07T12:22:00Z">
              <w:r w:rsidRPr="003277C6">
                <w:rPr>
                  <w:sz w:val="18"/>
                  <w:rPrChange w:id="1313" w:author="Aishwarya Balan" w:date="2019-03-04T11:52:00Z">
                    <w:rPr/>
                  </w:rPrChange>
                </w:rPr>
                <w:t xml:space="preserve">String </w:t>
              </w:r>
            </w:ins>
          </w:p>
        </w:tc>
        <w:tc>
          <w:tcPr>
            <w:tcW w:w="496" w:type="pct"/>
            <w:tcPrChange w:id="1314" w:author="Gaurav Shah" w:date="2019-03-20T00:16:00Z">
              <w:tcPr>
                <w:tcW w:w="555" w:type="pct"/>
                <w:gridSpan w:val="2"/>
              </w:tcPr>
            </w:tcPrChange>
          </w:tcPr>
          <w:p w14:paraId="324E089D" w14:textId="24CFEDCE" w:rsidR="00671A2F" w:rsidRPr="003277C6" w:rsidRDefault="00671A2F" w:rsidP="00212D85">
            <w:pPr>
              <w:pStyle w:val="BodyText"/>
              <w:spacing w:after="0"/>
              <w:cnfStyle w:val="000000000000" w:firstRow="0" w:lastRow="0" w:firstColumn="0" w:lastColumn="0" w:oddVBand="0" w:evenVBand="0" w:oddHBand="0" w:evenHBand="0" w:firstRowFirstColumn="0" w:firstRowLastColumn="0" w:lastRowFirstColumn="0" w:lastRowLastColumn="0"/>
              <w:rPr>
                <w:ins w:id="1315" w:author="Aishwarya Balan" w:date="2019-02-07T12:12:00Z"/>
                <w:sz w:val="18"/>
                <w:rPrChange w:id="1316" w:author="Aishwarya Balan" w:date="2019-03-04T11:52:00Z">
                  <w:rPr>
                    <w:ins w:id="1317" w:author="Aishwarya Balan" w:date="2019-02-07T12:12:00Z"/>
                  </w:rPr>
                </w:rPrChange>
              </w:rPr>
            </w:pPr>
            <w:ins w:id="1318" w:author="Aishwarya Balan" w:date="2019-02-07T12:12:00Z">
              <w:r w:rsidRPr="003277C6">
                <w:rPr>
                  <w:sz w:val="18"/>
                  <w:rPrChange w:id="1319" w:author="Aishwarya Balan" w:date="2019-03-04T11:52:00Z">
                    <w:rPr/>
                  </w:rPrChange>
                </w:rPr>
                <w:t>Dropdown</w:t>
              </w:r>
            </w:ins>
          </w:p>
          <w:p w14:paraId="76AD2C40" w14:textId="77777777" w:rsidR="00671A2F" w:rsidRPr="003277C6" w:rsidRDefault="00671A2F" w:rsidP="00212D85">
            <w:pPr>
              <w:pStyle w:val="BodyText"/>
              <w:spacing w:after="0"/>
              <w:cnfStyle w:val="000000000000" w:firstRow="0" w:lastRow="0" w:firstColumn="0" w:lastColumn="0" w:oddVBand="0" w:evenVBand="0" w:oddHBand="0" w:evenHBand="0" w:firstRowFirstColumn="0" w:firstRowLastColumn="0" w:lastRowFirstColumn="0" w:lastRowLastColumn="0"/>
              <w:rPr>
                <w:ins w:id="1320" w:author="Aishwarya Balan" w:date="2019-02-07T12:12:00Z"/>
                <w:sz w:val="18"/>
                <w:rPrChange w:id="1321" w:author="Aishwarya Balan" w:date="2019-03-04T11:52:00Z">
                  <w:rPr>
                    <w:ins w:id="1322" w:author="Aishwarya Balan" w:date="2019-02-07T12:12:00Z"/>
                  </w:rPr>
                </w:rPrChange>
              </w:rPr>
            </w:pPr>
          </w:p>
        </w:tc>
        <w:tc>
          <w:tcPr>
            <w:tcW w:w="964" w:type="pct"/>
            <w:tcPrChange w:id="1323" w:author="Gaurav Shah" w:date="2019-03-20T00:16:00Z">
              <w:tcPr>
                <w:tcW w:w="1063" w:type="pct"/>
                <w:gridSpan w:val="2"/>
              </w:tcPr>
            </w:tcPrChange>
          </w:tcPr>
          <w:p w14:paraId="6C877C72" w14:textId="77777777" w:rsidR="00671A2F" w:rsidRPr="003277C6" w:rsidRDefault="00671A2F" w:rsidP="00212D85">
            <w:pPr>
              <w:pStyle w:val="BodyText"/>
              <w:spacing w:after="0"/>
              <w:cnfStyle w:val="000000000000" w:firstRow="0" w:lastRow="0" w:firstColumn="0" w:lastColumn="0" w:oddVBand="0" w:evenVBand="0" w:oddHBand="0" w:evenHBand="0" w:firstRowFirstColumn="0" w:firstRowLastColumn="0" w:lastRowFirstColumn="0" w:lastRowLastColumn="0"/>
              <w:rPr>
                <w:ins w:id="1324" w:author="Aishwarya Balan" w:date="2019-02-07T12:12:00Z"/>
                <w:sz w:val="18"/>
                <w:rPrChange w:id="1325" w:author="Aishwarya Balan" w:date="2019-03-04T11:52:00Z">
                  <w:rPr>
                    <w:ins w:id="1326" w:author="Aishwarya Balan" w:date="2019-02-07T12:12:00Z"/>
                  </w:rPr>
                </w:rPrChange>
              </w:rPr>
            </w:pPr>
            <w:ins w:id="1327" w:author="Aishwarya Balan" w:date="2019-02-07T12:12:00Z">
              <w:r w:rsidRPr="003277C6">
                <w:rPr>
                  <w:sz w:val="18"/>
                  <w:rPrChange w:id="1328" w:author="Aishwarya Balan" w:date="2019-03-04T11:52:00Z">
                    <w:rPr/>
                  </w:rPrChange>
                </w:rPr>
                <w:t>- Active</w:t>
              </w:r>
            </w:ins>
          </w:p>
          <w:p w14:paraId="24BE2284" w14:textId="2601740B" w:rsidR="00671A2F" w:rsidRPr="003277C6" w:rsidRDefault="00671A2F" w:rsidP="00212D85">
            <w:pPr>
              <w:pStyle w:val="BodyText"/>
              <w:spacing w:after="0"/>
              <w:cnfStyle w:val="000000000000" w:firstRow="0" w:lastRow="0" w:firstColumn="0" w:lastColumn="0" w:oddVBand="0" w:evenVBand="0" w:oddHBand="0" w:evenHBand="0" w:firstRowFirstColumn="0" w:firstRowLastColumn="0" w:lastRowFirstColumn="0" w:lastRowLastColumn="0"/>
              <w:rPr>
                <w:ins w:id="1329" w:author="Aishwarya Balan" w:date="2019-02-07T12:12:00Z"/>
                <w:sz w:val="18"/>
                <w:rPrChange w:id="1330" w:author="Aishwarya Balan" w:date="2019-03-04T11:52:00Z">
                  <w:rPr>
                    <w:ins w:id="1331" w:author="Aishwarya Balan" w:date="2019-02-07T12:12:00Z"/>
                  </w:rPr>
                </w:rPrChange>
              </w:rPr>
            </w:pPr>
            <w:ins w:id="1332" w:author="Aishwarya Balan" w:date="2019-02-07T12:12:00Z">
              <w:r w:rsidRPr="003277C6">
                <w:rPr>
                  <w:sz w:val="18"/>
                  <w:rPrChange w:id="1333" w:author="Aishwarya Balan" w:date="2019-03-04T11:52:00Z">
                    <w:rPr/>
                  </w:rPrChange>
                </w:rPr>
                <w:t>-</w:t>
              </w:r>
            </w:ins>
            <w:ins w:id="1334" w:author="Gaurav Shah" w:date="2019-03-20T00:27:00Z">
              <w:r>
                <w:rPr>
                  <w:sz w:val="18"/>
                </w:rPr>
                <w:t xml:space="preserve"> </w:t>
              </w:r>
            </w:ins>
            <w:proofErr w:type="gramStart"/>
            <w:ins w:id="1335" w:author="Aishwarya Balan" w:date="2019-02-07T12:12:00Z">
              <w:r w:rsidRPr="003277C6">
                <w:rPr>
                  <w:sz w:val="18"/>
                  <w:rPrChange w:id="1336" w:author="Aishwarya Balan" w:date="2019-03-04T11:52:00Z">
                    <w:rPr/>
                  </w:rPrChange>
                </w:rPr>
                <w:t xml:space="preserve">Automatic </w:t>
              </w:r>
            </w:ins>
            <w:ins w:id="1337" w:author="Gaurav Shah" w:date="2019-03-20T00:27:00Z">
              <w:r>
                <w:rPr>
                  <w:sz w:val="18"/>
                </w:rPr>
                <w:t xml:space="preserve"> </w:t>
              </w:r>
            </w:ins>
            <w:ins w:id="1338" w:author="Aishwarya Balan" w:date="2019-02-07T12:12:00Z">
              <w:r w:rsidRPr="003277C6">
                <w:rPr>
                  <w:sz w:val="18"/>
                  <w:rPrChange w:id="1339" w:author="Aishwarya Balan" w:date="2019-03-04T11:52:00Z">
                    <w:rPr/>
                  </w:rPrChange>
                </w:rPr>
                <w:t>Suspension</w:t>
              </w:r>
              <w:proofErr w:type="gramEnd"/>
            </w:ins>
          </w:p>
          <w:p w14:paraId="2D3EFA98" w14:textId="77777777" w:rsidR="00671A2F" w:rsidRPr="003277C6" w:rsidRDefault="00671A2F" w:rsidP="00212D85">
            <w:pPr>
              <w:pStyle w:val="BodyText"/>
              <w:spacing w:after="0"/>
              <w:cnfStyle w:val="000000000000" w:firstRow="0" w:lastRow="0" w:firstColumn="0" w:lastColumn="0" w:oddVBand="0" w:evenVBand="0" w:oddHBand="0" w:evenHBand="0" w:firstRowFirstColumn="0" w:firstRowLastColumn="0" w:lastRowFirstColumn="0" w:lastRowLastColumn="0"/>
              <w:rPr>
                <w:ins w:id="1340" w:author="Aishwarya Balan" w:date="2019-02-07T12:12:00Z"/>
                <w:sz w:val="18"/>
                <w:rPrChange w:id="1341" w:author="Aishwarya Balan" w:date="2019-03-04T11:52:00Z">
                  <w:rPr>
                    <w:ins w:id="1342" w:author="Aishwarya Balan" w:date="2019-02-07T12:12:00Z"/>
                  </w:rPr>
                </w:rPrChange>
              </w:rPr>
            </w:pPr>
            <w:ins w:id="1343" w:author="Aishwarya Balan" w:date="2019-02-07T12:12:00Z">
              <w:r w:rsidRPr="003277C6">
                <w:rPr>
                  <w:sz w:val="18"/>
                  <w:rPrChange w:id="1344" w:author="Aishwarya Balan" w:date="2019-03-04T11:52:00Z">
                    <w:rPr/>
                  </w:rPrChange>
                </w:rPr>
                <w:t>- Delivery Stop</w:t>
              </w:r>
            </w:ins>
          </w:p>
          <w:p w14:paraId="23B72D09" w14:textId="77777777" w:rsidR="00671A2F" w:rsidRDefault="00671A2F" w:rsidP="00212D85">
            <w:pPr>
              <w:pStyle w:val="BodyText"/>
              <w:spacing w:after="0"/>
              <w:cnfStyle w:val="000000000000" w:firstRow="0" w:lastRow="0" w:firstColumn="0" w:lastColumn="0" w:oddVBand="0" w:evenVBand="0" w:oddHBand="0" w:evenHBand="0" w:firstRowFirstColumn="0" w:firstRowLastColumn="0" w:lastRowFirstColumn="0" w:lastRowLastColumn="0"/>
              <w:rPr>
                <w:ins w:id="1345" w:author="Aishwarya Balan" w:date="2019-05-29T12:10:00Z"/>
                <w:sz w:val="18"/>
              </w:rPr>
            </w:pPr>
            <w:ins w:id="1346" w:author="Aishwarya Balan" w:date="2019-02-07T12:12:00Z">
              <w:r w:rsidRPr="003277C6">
                <w:rPr>
                  <w:sz w:val="18"/>
                  <w:rPrChange w:id="1347" w:author="Aishwarya Balan" w:date="2019-03-04T11:52:00Z">
                    <w:rPr/>
                  </w:rPrChange>
                </w:rPr>
                <w:t>-</w:t>
              </w:r>
            </w:ins>
            <w:ins w:id="1348" w:author="Gaurav Shah" w:date="2019-03-20T00:27:00Z">
              <w:r>
                <w:rPr>
                  <w:sz w:val="18"/>
                </w:rPr>
                <w:t xml:space="preserve"> </w:t>
              </w:r>
            </w:ins>
            <w:ins w:id="1349" w:author="Aishwarya Balan" w:date="2019-02-07T12:12:00Z">
              <w:r w:rsidRPr="003277C6">
                <w:rPr>
                  <w:sz w:val="18"/>
                  <w:rPrChange w:id="1350" w:author="Aishwarya Balan" w:date="2019-03-04T11:52:00Z">
                    <w:rPr/>
                  </w:rPrChange>
                </w:rPr>
                <w:t>Prepayment Stop</w:t>
              </w:r>
            </w:ins>
          </w:p>
          <w:p w14:paraId="410B144D" w14:textId="77777777" w:rsidR="00455516" w:rsidRDefault="00455516" w:rsidP="00212D85">
            <w:pPr>
              <w:pStyle w:val="BodyText"/>
              <w:spacing w:after="0"/>
              <w:cnfStyle w:val="000000000000" w:firstRow="0" w:lastRow="0" w:firstColumn="0" w:lastColumn="0" w:oddVBand="0" w:evenVBand="0" w:oddHBand="0" w:evenHBand="0" w:firstRowFirstColumn="0" w:firstRowLastColumn="0" w:lastRowFirstColumn="0" w:lastRowLastColumn="0"/>
              <w:rPr>
                <w:ins w:id="1351" w:author="Aishwarya Balan" w:date="2019-05-29T12:11:00Z"/>
                <w:color w:val="C00000"/>
                <w:sz w:val="18"/>
              </w:rPr>
            </w:pPr>
            <w:ins w:id="1352" w:author="Aishwarya Balan" w:date="2019-05-29T12:10:00Z">
              <w:r>
                <w:rPr>
                  <w:sz w:val="18"/>
                </w:rPr>
                <w:t>-</w:t>
              </w:r>
            </w:ins>
            <w:ins w:id="1353" w:author="Aishwarya Balan" w:date="2019-05-29T12:11:00Z">
              <w:r>
                <w:rPr>
                  <w:color w:val="C00000"/>
                  <w:sz w:val="18"/>
                </w:rPr>
                <w:t xml:space="preserve">Red Listed </w:t>
              </w:r>
            </w:ins>
          </w:p>
          <w:p w14:paraId="64206E7C" w14:textId="2699ADE8" w:rsidR="00455516" w:rsidRPr="00455516" w:rsidRDefault="00455516" w:rsidP="00212D85">
            <w:pPr>
              <w:pStyle w:val="BodyText"/>
              <w:spacing w:after="0"/>
              <w:cnfStyle w:val="000000000000" w:firstRow="0" w:lastRow="0" w:firstColumn="0" w:lastColumn="0" w:oddVBand="0" w:evenVBand="0" w:oddHBand="0" w:evenHBand="0" w:firstRowFirstColumn="0" w:firstRowLastColumn="0" w:lastRowFirstColumn="0" w:lastRowLastColumn="0"/>
              <w:rPr>
                <w:ins w:id="1354" w:author="Aishwarya Balan" w:date="2019-02-07T12:12:00Z"/>
                <w:color w:val="C00000"/>
                <w:sz w:val="18"/>
                <w:rPrChange w:id="1355" w:author="Aishwarya Balan" w:date="2019-05-29T12:10:00Z">
                  <w:rPr>
                    <w:ins w:id="1356" w:author="Aishwarya Balan" w:date="2019-02-07T12:12:00Z"/>
                  </w:rPr>
                </w:rPrChange>
              </w:rPr>
            </w:pPr>
            <w:ins w:id="1357" w:author="Aishwarya Balan" w:date="2019-05-29T12:11:00Z">
              <w:r>
                <w:rPr>
                  <w:color w:val="C00000"/>
                  <w:sz w:val="18"/>
                </w:rPr>
                <w:t xml:space="preserve">-Sanctioned </w:t>
              </w:r>
            </w:ins>
          </w:p>
        </w:tc>
        <w:tc>
          <w:tcPr>
            <w:tcW w:w="505" w:type="pct"/>
            <w:tcPrChange w:id="1358" w:author="Gaurav Shah" w:date="2019-03-20T00:16:00Z">
              <w:tcPr>
                <w:tcW w:w="566" w:type="pct"/>
                <w:gridSpan w:val="2"/>
              </w:tcPr>
            </w:tcPrChange>
          </w:tcPr>
          <w:p w14:paraId="4B3B8002" w14:textId="77777777" w:rsidR="00671A2F" w:rsidRPr="003277C6" w:rsidRDefault="00671A2F">
            <w:pPr>
              <w:pStyle w:val="BodyText"/>
              <w:spacing w:after="0"/>
              <w:cnfStyle w:val="000000000000" w:firstRow="0" w:lastRow="0" w:firstColumn="0" w:lastColumn="0" w:oddVBand="0" w:evenVBand="0" w:oddHBand="0" w:evenHBand="0" w:firstRowFirstColumn="0" w:firstRowLastColumn="0" w:lastRowFirstColumn="0" w:lastRowLastColumn="0"/>
              <w:rPr>
                <w:ins w:id="1359" w:author="Aishwarya Balan" w:date="2019-02-07T12:12:00Z"/>
                <w:sz w:val="18"/>
                <w:rPrChange w:id="1360" w:author="Aishwarya Balan" w:date="2019-03-04T11:52:00Z">
                  <w:rPr>
                    <w:ins w:id="1361" w:author="Aishwarya Balan" w:date="2019-02-07T12:12:00Z"/>
                  </w:rPr>
                </w:rPrChange>
              </w:rPr>
              <w:pPrChange w:id="1362" w:author="Gaurav Shah" w:date="2019-03-20T00:24:00Z">
                <w:pPr>
                  <w:pStyle w:val="BodyText"/>
                  <w:spacing w:after="0"/>
                  <w:ind w:left="360"/>
                  <w:cnfStyle w:val="000000000000" w:firstRow="0" w:lastRow="0" w:firstColumn="0" w:lastColumn="0" w:oddVBand="0" w:evenVBand="0" w:oddHBand="0" w:evenHBand="0" w:firstRowFirstColumn="0" w:firstRowLastColumn="0" w:lastRowFirstColumn="0" w:lastRowLastColumn="0"/>
                </w:pPr>
              </w:pPrChange>
            </w:pPr>
            <w:ins w:id="1363" w:author="Aishwarya Balan" w:date="2019-02-07T12:12:00Z">
              <w:r w:rsidRPr="003277C6">
                <w:rPr>
                  <w:sz w:val="18"/>
                  <w:rPrChange w:id="1364" w:author="Aishwarya Balan" w:date="2019-03-04T11:52:00Z">
                    <w:rPr/>
                  </w:rPrChange>
                </w:rPr>
                <w:t>Yes</w:t>
              </w:r>
            </w:ins>
          </w:p>
        </w:tc>
        <w:tc>
          <w:tcPr>
            <w:tcW w:w="816" w:type="pct"/>
            <w:gridSpan w:val="3"/>
            <w:tcPrChange w:id="1365" w:author="Gaurav Shah" w:date="2019-03-20T00:16:00Z">
              <w:tcPr>
                <w:tcW w:w="931" w:type="pct"/>
                <w:gridSpan w:val="5"/>
              </w:tcPr>
            </w:tcPrChange>
          </w:tcPr>
          <w:p w14:paraId="44AABB52" w14:textId="77777777" w:rsidR="00671A2F" w:rsidRPr="003277C6" w:rsidRDefault="00671A2F" w:rsidP="003A33C7">
            <w:pPr>
              <w:pStyle w:val="BodyText"/>
              <w:numPr>
                <w:ilvl w:val="0"/>
                <w:numId w:val="2"/>
              </w:numPr>
              <w:spacing w:after="0"/>
              <w:cnfStyle w:val="000000000000" w:firstRow="0" w:lastRow="0" w:firstColumn="0" w:lastColumn="0" w:oddVBand="0" w:evenVBand="0" w:oddHBand="0" w:evenHBand="0" w:firstRowFirstColumn="0" w:firstRowLastColumn="0" w:lastRowFirstColumn="0" w:lastRowLastColumn="0"/>
              <w:rPr>
                <w:ins w:id="1366" w:author="Aishwarya Balan" w:date="2019-02-07T12:12:00Z"/>
                <w:sz w:val="18"/>
                <w:rPrChange w:id="1367" w:author="Aishwarya Balan" w:date="2019-03-04T11:52:00Z">
                  <w:rPr>
                    <w:ins w:id="1368" w:author="Aishwarya Balan" w:date="2019-02-07T12:12:00Z"/>
                  </w:rPr>
                </w:rPrChange>
              </w:rPr>
            </w:pPr>
            <w:ins w:id="1369" w:author="Aishwarya Balan" w:date="2019-02-07T12:12:00Z">
              <w:r w:rsidRPr="003277C6">
                <w:rPr>
                  <w:sz w:val="18"/>
                  <w:rPrChange w:id="1370" w:author="Aishwarya Balan" w:date="2019-03-04T11:52:00Z">
                    <w:rPr/>
                  </w:rPrChange>
                </w:rPr>
                <w:t>By Default, the value will be Active.</w:t>
              </w:r>
            </w:ins>
          </w:p>
          <w:p w14:paraId="64E11686" w14:textId="77777777" w:rsidR="00671A2F" w:rsidRPr="003277C6" w:rsidRDefault="00671A2F" w:rsidP="003A33C7">
            <w:pPr>
              <w:pStyle w:val="BodyText"/>
              <w:numPr>
                <w:ilvl w:val="0"/>
                <w:numId w:val="2"/>
              </w:numPr>
              <w:spacing w:after="0"/>
              <w:cnfStyle w:val="000000000000" w:firstRow="0" w:lastRow="0" w:firstColumn="0" w:lastColumn="0" w:oddVBand="0" w:evenVBand="0" w:oddHBand="0" w:evenHBand="0" w:firstRowFirstColumn="0" w:firstRowLastColumn="0" w:lastRowFirstColumn="0" w:lastRowLastColumn="0"/>
              <w:rPr>
                <w:ins w:id="1371" w:author="Aishwarya Balan" w:date="2019-02-07T12:12:00Z"/>
                <w:sz w:val="18"/>
                <w:rPrChange w:id="1372" w:author="Aishwarya Balan" w:date="2019-03-04T11:52:00Z">
                  <w:rPr>
                    <w:ins w:id="1373" w:author="Aishwarya Balan" w:date="2019-02-07T12:12:00Z"/>
                  </w:rPr>
                </w:rPrChange>
              </w:rPr>
            </w:pPr>
            <w:ins w:id="1374" w:author="Aishwarya Balan" w:date="2019-02-07T12:12:00Z">
              <w:r w:rsidRPr="003277C6">
                <w:rPr>
                  <w:sz w:val="18"/>
                  <w:rPrChange w:id="1375" w:author="Aishwarya Balan" w:date="2019-03-04T11:52:00Z">
                    <w:rPr/>
                  </w:rPrChange>
                </w:rPr>
                <w:t>User can manually modify the status</w:t>
              </w:r>
            </w:ins>
          </w:p>
        </w:tc>
        <w:tc>
          <w:tcPr>
            <w:tcW w:w="503" w:type="pct"/>
            <w:tcPrChange w:id="1376" w:author="Gaurav Shah" w:date="2019-03-20T00:16:00Z">
              <w:tcPr>
                <w:tcW w:w="1" w:type="pct"/>
                <w:gridSpan w:val="2"/>
              </w:tcPr>
            </w:tcPrChange>
          </w:tcPr>
          <w:p w14:paraId="03F8E691" w14:textId="5C9E1E27" w:rsidR="00671A2F" w:rsidRPr="003277C6" w:rsidRDefault="00671A2F">
            <w:pPr>
              <w:pStyle w:val="BodyText"/>
              <w:spacing w:after="0"/>
              <w:cnfStyle w:val="000000000000" w:firstRow="0" w:lastRow="0" w:firstColumn="0" w:lastColumn="0" w:oddVBand="0" w:evenVBand="0" w:oddHBand="0" w:evenHBand="0" w:firstRowFirstColumn="0" w:firstRowLastColumn="0" w:lastRowFirstColumn="0" w:lastRowLastColumn="0"/>
              <w:rPr>
                <w:ins w:id="1377" w:author="Gaurav Shah" w:date="2019-03-20T00:16:00Z"/>
                <w:sz w:val="18"/>
              </w:rPr>
            </w:pPr>
            <w:ins w:id="1378" w:author="Gaurav Shah" w:date="2019-03-20T00:19:00Z">
              <w:r>
                <w:rPr>
                  <w:sz w:val="18"/>
                </w:rPr>
                <w:t>Standard</w:t>
              </w:r>
            </w:ins>
          </w:p>
        </w:tc>
        <w:tc>
          <w:tcPr>
            <w:tcW w:w="522" w:type="pct"/>
            <w:gridSpan w:val="3"/>
            <w:tcPrChange w:id="1379" w:author="Gaurav Shah" w:date="2019-03-20T00:16:00Z">
              <w:tcPr>
                <w:tcW w:w="561" w:type="pct"/>
                <w:gridSpan w:val="3"/>
              </w:tcPr>
            </w:tcPrChange>
          </w:tcPr>
          <w:p w14:paraId="49CD4AFA" w14:textId="1A4EFA0F" w:rsidR="00671A2F" w:rsidRPr="003277C6" w:rsidRDefault="00671A2F">
            <w:pPr>
              <w:pStyle w:val="BodyText"/>
              <w:spacing w:after="0"/>
              <w:cnfStyle w:val="000000000000" w:firstRow="0" w:lastRow="0" w:firstColumn="0" w:lastColumn="0" w:oddVBand="0" w:evenVBand="0" w:oddHBand="0" w:evenHBand="0" w:firstRowFirstColumn="0" w:firstRowLastColumn="0" w:lastRowFirstColumn="0" w:lastRowLastColumn="0"/>
              <w:rPr>
                <w:ins w:id="1380" w:author="Aishwarya Balan" w:date="2019-03-04T11:41:00Z"/>
                <w:sz w:val="18"/>
                <w:rPrChange w:id="1381" w:author="Aishwarya Balan" w:date="2019-03-04T11:52:00Z">
                  <w:rPr>
                    <w:ins w:id="1382" w:author="Aishwarya Balan" w:date="2019-03-04T11:41:00Z"/>
                  </w:rPr>
                </w:rPrChange>
              </w:rPr>
              <w:pPrChange w:id="1383" w:author="Aishwarya Balan" w:date="2019-03-04T11:55:00Z">
                <w:pPr>
                  <w:pStyle w:val="BodyText"/>
                  <w:numPr>
                    <w:numId w:val="2"/>
                  </w:numPr>
                  <w:spacing w:after="0"/>
                  <w:ind w:left="360" w:hanging="360"/>
                  <w:cnfStyle w:val="000000000000" w:firstRow="0" w:lastRow="0" w:firstColumn="0" w:lastColumn="0" w:oddVBand="0" w:evenVBand="0" w:oddHBand="0" w:evenHBand="0" w:firstRowFirstColumn="0" w:firstRowLastColumn="0" w:lastRowFirstColumn="0" w:lastRowLastColumn="0"/>
                </w:pPr>
              </w:pPrChange>
            </w:pPr>
            <w:ins w:id="1384" w:author="Aishwarya Balan" w:date="2019-03-04T11:50:00Z">
              <w:del w:id="1385" w:author="Gaurav Shah" w:date="2019-03-20T00:27:00Z">
                <w:r w:rsidRPr="003277C6" w:rsidDel="00671A2F">
                  <w:rPr>
                    <w:sz w:val="18"/>
                    <w:rPrChange w:id="1386" w:author="Aishwarya Balan" w:date="2019-03-04T11:52:00Z">
                      <w:rPr>
                        <w:noProof/>
                      </w:rPr>
                    </w:rPrChange>
                  </w:rPr>
                  <w:delText>Automatic Suspension</w:delText>
                </w:r>
              </w:del>
            </w:ins>
          </w:p>
        </w:tc>
      </w:tr>
      <w:tr w:rsidR="00671A2F" w:rsidRPr="003277C6" w14:paraId="6DD5839D" w14:textId="63C236DA" w:rsidTr="00671A2F">
        <w:trPr>
          <w:gridAfter w:val="1"/>
          <w:cnfStyle w:val="000000100000" w:firstRow="0" w:lastRow="0" w:firstColumn="0" w:lastColumn="0" w:oddVBand="0" w:evenVBand="0" w:oddHBand="1" w:evenHBand="0" w:firstRowFirstColumn="0" w:firstRowLastColumn="0" w:lastRowFirstColumn="0" w:lastRowLastColumn="0"/>
          <w:wAfter w:w="78" w:type="dxa"/>
          <w:trHeight w:val="396"/>
          <w:ins w:id="1387" w:author="Aishwarya Balan" w:date="2019-02-07T12:12:00Z"/>
          <w:trPrChange w:id="1388" w:author="Gaurav Shah" w:date="2019-03-20T00:16:00Z">
            <w:trPr>
              <w:gridAfter w:val="1"/>
              <w:trHeight w:val="396"/>
            </w:trPr>
          </w:trPrChange>
        </w:trPr>
        <w:tc>
          <w:tcPr>
            <w:cnfStyle w:val="001000000000" w:firstRow="0" w:lastRow="0" w:firstColumn="1" w:lastColumn="0" w:oddVBand="0" w:evenVBand="0" w:oddHBand="0" w:evenHBand="0" w:firstRowFirstColumn="0" w:firstRowLastColumn="0" w:lastRowFirstColumn="0" w:lastRowLastColumn="0"/>
            <w:tcW w:w="744" w:type="pct"/>
            <w:gridSpan w:val="2"/>
            <w:tcPrChange w:id="1389" w:author="Gaurav Shah" w:date="2019-03-20T00:16:00Z">
              <w:tcPr>
                <w:tcW w:w="816" w:type="pct"/>
                <w:gridSpan w:val="3"/>
              </w:tcPr>
            </w:tcPrChange>
          </w:tcPr>
          <w:p w14:paraId="26B98C9A" w14:textId="77777777" w:rsidR="00671A2F" w:rsidRPr="003277C6" w:rsidRDefault="00671A2F" w:rsidP="00212D85">
            <w:pPr>
              <w:pStyle w:val="BodyText"/>
              <w:spacing w:after="0"/>
              <w:cnfStyle w:val="001000100000" w:firstRow="0" w:lastRow="0" w:firstColumn="1" w:lastColumn="0" w:oddVBand="0" w:evenVBand="0" w:oddHBand="1" w:evenHBand="0" w:firstRowFirstColumn="0" w:firstRowLastColumn="0" w:lastRowFirstColumn="0" w:lastRowLastColumn="0"/>
              <w:rPr>
                <w:ins w:id="1390" w:author="Aishwarya Balan" w:date="2019-02-07T12:12:00Z"/>
                <w:sz w:val="18"/>
                <w:rPrChange w:id="1391" w:author="Aishwarya Balan" w:date="2019-03-04T11:52:00Z">
                  <w:rPr>
                    <w:ins w:id="1392" w:author="Aishwarya Balan" w:date="2019-02-07T12:12:00Z"/>
                  </w:rPr>
                </w:rPrChange>
              </w:rPr>
            </w:pPr>
            <w:ins w:id="1393" w:author="Aishwarya Balan" w:date="2019-02-07T12:12:00Z">
              <w:r w:rsidRPr="003277C6">
                <w:rPr>
                  <w:sz w:val="18"/>
                  <w:rPrChange w:id="1394" w:author="Aishwarya Balan" w:date="2019-03-04T11:52:00Z">
                    <w:rPr/>
                  </w:rPrChange>
                </w:rPr>
                <w:t>Status Date</w:t>
              </w:r>
            </w:ins>
          </w:p>
        </w:tc>
        <w:tc>
          <w:tcPr>
            <w:tcW w:w="451" w:type="pct"/>
            <w:tcPrChange w:id="1395" w:author="Gaurav Shah" w:date="2019-03-20T00:16:00Z">
              <w:tcPr>
                <w:tcW w:w="507" w:type="pct"/>
                <w:gridSpan w:val="2"/>
              </w:tcPr>
            </w:tcPrChange>
          </w:tcPr>
          <w:p w14:paraId="4630F954" w14:textId="7AD774E8" w:rsidR="00671A2F" w:rsidRPr="003277C6" w:rsidRDefault="00671A2F" w:rsidP="00212D85">
            <w:pPr>
              <w:pStyle w:val="BodyText"/>
              <w:spacing w:after="0"/>
              <w:cnfStyle w:val="000000100000" w:firstRow="0" w:lastRow="0" w:firstColumn="0" w:lastColumn="0" w:oddVBand="0" w:evenVBand="0" w:oddHBand="1" w:evenHBand="0" w:firstRowFirstColumn="0" w:firstRowLastColumn="0" w:lastRowFirstColumn="0" w:lastRowLastColumn="0"/>
              <w:rPr>
                <w:ins w:id="1396" w:author="Aishwarya Balan" w:date="2019-02-07T12:18:00Z"/>
                <w:sz w:val="18"/>
                <w:rPrChange w:id="1397" w:author="Aishwarya Balan" w:date="2019-03-04T11:52:00Z">
                  <w:rPr>
                    <w:ins w:id="1398" w:author="Aishwarya Balan" w:date="2019-02-07T12:18:00Z"/>
                  </w:rPr>
                </w:rPrChange>
              </w:rPr>
            </w:pPr>
            <w:ins w:id="1399" w:author="Aishwarya Balan" w:date="2019-02-07T12:23:00Z">
              <w:r w:rsidRPr="003277C6">
                <w:rPr>
                  <w:sz w:val="18"/>
                  <w:rPrChange w:id="1400" w:author="Aishwarya Balan" w:date="2019-03-04T11:52:00Z">
                    <w:rPr/>
                  </w:rPrChange>
                </w:rPr>
                <w:t xml:space="preserve">Date </w:t>
              </w:r>
            </w:ins>
          </w:p>
        </w:tc>
        <w:tc>
          <w:tcPr>
            <w:tcW w:w="496" w:type="pct"/>
            <w:tcPrChange w:id="1401" w:author="Gaurav Shah" w:date="2019-03-20T00:16:00Z">
              <w:tcPr>
                <w:tcW w:w="555" w:type="pct"/>
                <w:gridSpan w:val="2"/>
              </w:tcPr>
            </w:tcPrChange>
          </w:tcPr>
          <w:p w14:paraId="3753AB4A" w14:textId="6B43A5A5" w:rsidR="00671A2F" w:rsidRPr="003277C6" w:rsidRDefault="00671A2F" w:rsidP="00212D85">
            <w:pPr>
              <w:pStyle w:val="BodyText"/>
              <w:spacing w:after="0"/>
              <w:cnfStyle w:val="000000100000" w:firstRow="0" w:lastRow="0" w:firstColumn="0" w:lastColumn="0" w:oddVBand="0" w:evenVBand="0" w:oddHBand="1" w:evenHBand="0" w:firstRowFirstColumn="0" w:firstRowLastColumn="0" w:lastRowFirstColumn="0" w:lastRowLastColumn="0"/>
              <w:rPr>
                <w:ins w:id="1402" w:author="Aishwarya Balan" w:date="2019-02-07T12:12:00Z"/>
                <w:sz w:val="18"/>
                <w:rPrChange w:id="1403" w:author="Aishwarya Balan" w:date="2019-03-04T11:52:00Z">
                  <w:rPr>
                    <w:ins w:id="1404" w:author="Aishwarya Balan" w:date="2019-02-07T12:12:00Z"/>
                  </w:rPr>
                </w:rPrChange>
              </w:rPr>
            </w:pPr>
            <w:ins w:id="1405" w:author="Aishwarya Balan" w:date="2019-02-07T12:12:00Z">
              <w:r w:rsidRPr="003277C6">
                <w:rPr>
                  <w:sz w:val="18"/>
                  <w:rPrChange w:id="1406" w:author="Aishwarya Balan" w:date="2019-03-04T11:52:00Z">
                    <w:rPr/>
                  </w:rPrChange>
                </w:rPr>
                <w:t>D</w:t>
              </w:r>
            </w:ins>
            <w:ins w:id="1407" w:author="Aishwarya Balan" w:date="2019-02-07T12:23:00Z">
              <w:r w:rsidRPr="003277C6">
                <w:rPr>
                  <w:sz w:val="18"/>
                  <w:rPrChange w:id="1408" w:author="Aishwarya Balan" w:date="2019-03-04T11:52:00Z">
                    <w:rPr/>
                  </w:rPrChange>
                </w:rPr>
                <w:t>isplay</w:t>
              </w:r>
            </w:ins>
          </w:p>
        </w:tc>
        <w:tc>
          <w:tcPr>
            <w:tcW w:w="964" w:type="pct"/>
            <w:tcPrChange w:id="1409" w:author="Gaurav Shah" w:date="2019-03-20T00:16:00Z">
              <w:tcPr>
                <w:tcW w:w="1063" w:type="pct"/>
                <w:gridSpan w:val="2"/>
              </w:tcPr>
            </w:tcPrChange>
          </w:tcPr>
          <w:p w14:paraId="1FDF0A54" w14:textId="77777777" w:rsidR="00671A2F" w:rsidRPr="003277C6" w:rsidRDefault="00671A2F" w:rsidP="00212D85">
            <w:pPr>
              <w:pStyle w:val="BodyText"/>
              <w:spacing w:after="0"/>
              <w:cnfStyle w:val="000000100000" w:firstRow="0" w:lastRow="0" w:firstColumn="0" w:lastColumn="0" w:oddVBand="0" w:evenVBand="0" w:oddHBand="1" w:evenHBand="0" w:firstRowFirstColumn="0" w:firstRowLastColumn="0" w:lastRowFirstColumn="0" w:lastRowLastColumn="0"/>
              <w:rPr>
                <w:ins w:id="1410" w:author="Aishwarya Balan" w:date="2019-02-07T12:12:00Z"/>
                <w:sz w:val="18"/>
                <w:rPrChange w:id="1411" w:author="Aishwarya Balan" w:date="2019-03-04T11:52:00Z">
                  <w:rPr>
                    <w:ins w:id="1412" w:author="Aishwarya Balan" w:date="2019-02-07T12:12:00Z"/>
                  </w:rPr>
                </w:rPrChange>
              </w:rPr>
            </w:pPr>
          </w:p>
        </w:tc>
        <w:tc>
          <w:tcPr>
            <w:tcW w:w="505" w:type="pct"/>
            <w:tcPrChange w:id="1413" w:author="Gaurav Shah" w:date="2019-03-20T00:16:00Z">
              <w:tcPr>
                <w:tcW w:w="566" w:type="pct"/>
                <w:gridSpan w:val="2"/>
              </w:tcPr>
            </w:tcPrChange>
          </w:tcPr>
          <w:p w14:paraId="4A9C0731" w14:textId="77777777" w:rsidR="00671A2F" w:rsidRPr="003277C6" w:rsidRDefault="00671A2F">
            <w:pPr>
              <w:pStyle w:val="BodyText"/>
              <w:spacing w:after="0"/>
              <w:jc w:val="both"/>
              <w:cnfStyle w:val="000000100000" w:firstRow="0" w:lastRow="0" w:firstColumn="0" w:lastColumn="0" w:oddVBand="0" w:evenVBand="0" w:oddHBand="1" w:evenHBand="0" w:firstRowFirstColumn="0" w:firstRowLastColumn="0" w:lastRowFirstColumn="0" w:lastRowLastColumn="0"/>
              <w:rPr>
                <w:ins w:id="1414" w:author="Aishwarya Balan" w:date="2019-02-07T12:12:00Z"/>
                <w:sz w:val="18"/>
                <w:rPrChange w:id="1415" w:author="Aishwarya Balan" w:date="2019-03-04T11:52:00Z">
                  <w:rPr>
                    <w:ins w:id="1416" w:author="Aishwarya Balan" w:date="2019-02-07T12:12:00Z"/>
                  </w:rPr>
                </w:rPrChange>
              </w:rPr>
              <w:pPrChange w:id="1417" w:author="Aishwarya Balan" w:date="2019-02-07T12:23:00Z">
                <w:pPr>
                  <w:pStyle w:val="BodyText"/>
                  <w:spacing w:after="0"/>
                  <w:ind w:left="360"/>
                  <w:cnfStyle w:val="000000100000" w:firstRow="0" w:lastRow="0" w:firstColumn="0" w:lastColumn="0" w:oddVBand="0" w:evenVBand="0" w:oddHBand="1" w:evenHBand="0" w:firstRowFirstColumn="0" w:firstRowLastColumn="0" w:lastRowFirstColumn="0" w:lastRowLastColumn="0"/>
                </w:pPr>
              </w:pPrChange>
            </w:pPr>
            <w:ins w:id="1418" w:author="Aishwarya Balan" w:date="2019-02-07T12:12:00Z">
              <w:r w:rsidRPr="003277C6">
                <w:rPr>
                  <w:sz w:val="18"/>
                  <w:rPrChange w:id="1419" w:author="Aishwarya Balan" w:date="2019-03-04T11:52:00Z">
                    <w:rPr/>
                  </w:rPrChange>
                </w:rPr>
                <w:t>Conditional</w:t>
              </w:r>
            </w:ins>
          </w:p>
        </w:tc>
        <w:tc>
          <w:tcPr>
            <w:tcW w:w="816" w:type="pct"/>
            <w:gridSpan w:val="3"/>
            <w:tcPrChange w:id="1420" w:author="Gaurav Shah" w:date="2019-03-20T00:16:00Z">
              <w:tcPr>
                <w:tcW w:w="931" w:type="pct"/>
                <w:gridSpan w:val="5"/>
              </w:tcPr>
            </w:tcPrChange>
          </w:tcPr>
          <w:p w14:paraId="5ECCB200" w14:textId="77777777" w:rsidR="00671A2F" w:rsidRPr="003277C6" w:rsidRDefault="00671A2F" w:rsidP="00212D85">
            <w:pPr>
              <w:pStyle w:val="BodyText"/>
              <w:spacing w:after="0"/>
              <w:cnfStyle w:val="000000100000" w:firstRow="0" w:lastRow="0" w:firstColumn="0" w:lastColumn="0" w:oddVBand="0" w:evenVBand="0" w:oddHBand="1" w:evenHBand="0" w:firstRowFirstColumn="0" w:firstRowLastColumn="0" w:lastRowFirstColumn="0" w:lastRowLastColumn="0"/>
              <w:rPr>
                <w:ins w:id="1421" w:author="Aishwarya Balan" w:date="2019-02-07T12:12:00Z"/>
                <w:sz w:val="18"/>
                <w:rPrChange w:id="1422" w:author="Aishwarya Balan" w:date="2019-03-04T11:52:00Z">
                  <w:rPr>
                    <w:ins w:id="1423" w:author="Aishwarya Balan" w:date="2019-02-07T12:12:00Z"/>
                  </w:rPr>
                </w:rPrChange>
              </w:rPr>
            </w:pPr>
            <w:ins w:id="1424" w:author="Aishwarya Balan" w:date="2019-02-07T12:12:00Z">
              <w:r w:rsidRPr="003277C6">
                <w:rPr>
                  <w:sz w:val="18"/>
                  <w:rPrChange w:id="1425" w:author="Aishwarya Balan" w:date="2019-03-04T11:52:00Z">
                    <w:rPr/>
                  </w:rPrChange>
                </w:rPr>
                <w:t>Will be defaulted to Today’s date when Status is changed</w:t>
              </w:r>
            </w:ins>
          </w:p>
        </w:tc>
        <w:tc>
          <w:tcPr>
            <w:tcW w:w="503" w:type="pct"/>
            <w:tcPrChange w:id="1426" w:author="Gaurav Shah" w:date="2019-03-20T00:16:00Z">
              <w:tcPr>
                <w:tcW w:w="1" w:type="pct"/>
                <w:gridSpan w:val="2"/>
              </w:tcPr>
            </w:tcPrChange>
          </w:tcPr>
          <w:p w14:paraId="0F569C7F" w14:textId="38F7A6FE" w:rsidR="00671A2F" w:rsidRPr="003277C6" w:rsidRDefault="00671A2F">
            <w:pPr>
              <w:pStyle w:val="BodyText"/>
              <w:spacing w:after="0"/>
              <w:cnfStyle w:val="000000100000" w:firstRow="0" w:lastRow="0" w:firstColumn="0" w:lastColumn="0" w:oddVBand="0" w:evenVBand="0" w:oddHBand="1" w:evenHBand="0" w:firstRowFirstColumn="0" w:firstRowLastColumn="0" w:lastRowFirstColumn="0" w:lastRowLastColumn="0"/>
              <w:rPr>
                <w:ins w:id="1427" w:author="Gaurav Shah" w:date="2019-03-20T00:16:00Z"/>
                <w:sz w:val="18"/>
              </w:rPr>
              <w:pPrChange w:id="1428" w:author="Gaurav Shah" w:date="2019-03-20T00:18:00Z">
                <w:pPr>
                  <w:pStyle w:val="BodyText"/>
                  <w:spacing w:after="0"/>
                  <w:ind w:right="1454"/>
                  <w:cnfStyle w:val="000000100000" w:firstRow="0" w:lastRow="0" w:firstColumn="0" w:lastColumn="0" w:oddVBand="0" w:evenVBand="0" w:oddHBand="1" w:evenHBand="0" w:firstRowFirstColumn="0" w:firstRowLastColumn="0" w:lastRowFirstColumn="0" w:lastRowLastColumn="0"/>
                </w:pPr>
              </w:pPrChange>
            </w:pPr>
            <w:ins w:id="1429" w:author="Gaurav Shah" w:date="2019-03-20T00:19:00Z">
              <w:r>
                <w:rPr>
                  <w:sz w:val="18"/>
                </w:rPr>
                <w:t>Standard</w:t>
              </w:r>
            </w:ins>
          </w:p>
        </w:tc>
        <w:tc>
          <w:tcPr>
            <w:tcW w:w="522" w:type="pct"/>
            <w:gridSpan w:val="3"/>
            <w:tcPrChange w:id="1430" w:author="Gaurav Shah" w:date="2019-03-20T00:16:00Z">
              <w:tcPr>
                <w:tcW w:w="561" w:type="pct"/>
                <w:gridSpan w:val="3"/>
              </w:tcPr>
            </w:tcPrChange>
          </w:tcPr>
          <w:p w14:paraId="2CBF47D3" w14:textId="7EB20AD5" w:rsidR="00671A2F" w:rsidRPr="003277C6" w:rsidRDefault="00671A2F">
            <w:pPr>
              <w:pStyle w:val="BodyText"/>
              <w:spacing w:after="0"/>
              <w:cnfStyle w:val="000000100000" w:firstRow="0" w:lastRow="0" w:firstColumn="0" w:lastColumn="0" w:oddVBand="0" w:evenVBand="0" w:oddHBand="1" w:evenHBand="0" w:firstRowFirstColumn="0" w:firstRowLastColumn="0" w:lastRowFirstColumn="0" w:lastRowLastColumn="0"/>
              <w:rPr>
                <w:ins w:id="1431" w:author="Aishwarya Balan" w:date="2019-03-04T11:41:00Z"/>
                <w:sz w:val="18"/>
                <w:rPrChange w:id="1432" w:author="Aishwarya Balan" w:date="2019-03-04T11:52:00Z">
                  <w:rPr>
                    <w:ins w:id="1433" w:author="Aishwarya Balan" w:date="2019-03-04T11:41:00Z"/>
                  </w:rPr>
                </w:rPrChange>
              </w:rPr>
            </w:pPr>
          </w:p>
        </w:tc>
      </w:tr>
      <w:tr w:rsidR="00671A2F" w:rsidRPr="003277C6" w14:paraId="2570E2CD" w14:textId="41334271" w:rsidTr="00671A2F">
        <w:trPr>
          <w:gridAfter w:val="1"/>
          <w:wAfter w:w="78" w:type="dxa"/>
          <w:trHeight w:val="396"/>
          <w:ins w:id="1434" w:author="Aishwarya Balan" w:date="2019-02-07T12:12:00Z"/>
          <w:trPrChange w:id="1435" w:author="Gaurav Shah" w:date="2019-03-20T00:16:00Z">
            <w:trPr>
              <w:gridAfter w:val="1"/>
              <w:trHeight w:val="396"/>
            </w:trPr>
          </w:trPrChange>
        </w:trPr>
        <w:tc>
          <w:tcPr>
            <w:cnfStyle w:val="001000000000" w:firstRow="0" w:lastRow="0" w:firstColumn="1" w:lastColumn="0" w:oddVBand="0" w:evenVBand="0" w:oddHBand="0" w:evenHBand="0" w:firstRowFirstColumn="0" w:firstRowLastColumn="0" w:lastRowFirstColumn="0" w:lastRowLastColumn="0"/>
            <w:tcW w:w="744" w:type="pct"/>
            <w:gridSpan w:val="2"/>
            <w:tcPrChange w:id="1436" w:author="Gaurav Shah" w:date="2019-03-20T00:16:00Z">
              <w:tcPr>
                <w:tcW w:w="816" w:type="pct"/>
                <w:gridSpan w:val="3"/>
              </w:tcPr>
            </w:tcPrChange>
          </w:tcPr>
          <w:p w14:paraId="3327012B" w14:textId="77777777" w:rsidR="00671A2F" w:rsidRPr="003277C6" w:rsidRDefault="00671A2F" w:rsidP="00212D85">
            <w:pPr>
              <w:pStyle w:val="BodyText"/>
              <w:spacing w:after="0"/>
              <w:rPr>
                <w:ins w:id="1437" w:author="Aishwarya Balan" w:date="2019-02-07T12:12:00Z"/>
                <w:sz w:val="18"/>
                <w:rPrChange w:id="1438" w:author="Aishwarya Balan" w:date="2019-03-04T11:52:00Z">
                  <w:rPr>
                    <w:ins w:id="1439" w:author="Aishwarya Balan" w:date="2019-02-07T12:12:00Z"/>
                  </w:rPr>
                </w:rPrChange>
              </w:rPr>
            </w:pPr>
            <w:ins w:id="1440" w:author="Aishwarya Balan" w:date="2019-02-07T12:12:00Z">
              <w:r w:rsidRPr="003277C6">
                <w:rPr>
                  <w:sz w:val="18"/>
                  <w:rPrChange w:id="1441" w:author="Aishwarya Balan" w:date="2019-03-04T11:52:00Z">
                    <w:rPr/>
                  </w:rPrChange>
                </w:rPr>
                <w:t>Reference</w:t>
              </w:r>
            </w:ins>
          </w:p>
        </w:tc>
        <w:tc>
          <w:tcPr>
            <w:tcW w:w="451" w:type="pct"/>
            <w:tcPrChange w:id="1442" w:author="Gaurav Shah" w:date="2019-03-20T00:16:00Z">
              <w:tcPr>
                <w:tcW w:w="507" w:type="pct"/>
                <w:gridSpan w:val="2"/>
              </w:tcPr>
            </w:tcPrChange>
          </w:tcPr>
          <w:p w14:paraId="47E9E714" w14:textId="1AEF3C6B" w:rsidR="00671A2F" w:rsidRPr="003277C6" w:rsidRDefault="00671A2F" w:rsidP="00212D85">
            <w:pPr>
              <w:pStyle w:val="BodyText"/>
              <w:spacing w:after="0"/>
              <w:cnfStyle w:val="000000000000" w:firstRow="0" w:lastRow="0" w:firstColumn="0" w:lastColumn="0" w:oddVBand="0" w:evenVBand="0" w:oddHBand="0" w:evenHBand="0" w:firstRowFirstColumn="0" w:firstRowLastColumn="0" w:lastRowFirstColumn="0" w:lastRowLastColumn="0"/>
              <w:rPr>
                <w:ins w:id="1443" w:author="Aishwarya Balan" w:date="2019-02-07T12:18:00Z"/>
                <w:sz w:val="18"/>
                <w:rPrChange w:id="1444" w:author="Aishwarya Balan" w:date="2019-03-04T11:52:00Z">
                  <w:rPr>
                    <w:ins w:id="1445" w:author="Aishwarya Balan" w:date="2019-02-07T12:18:00Z"/>
                  </w:rPr>
                </w:rPrChange>
              </w:rPr>
            </w:pPr>
            <w:ins w:id="1446" w:author="Aishwarya Balan" w:date="2019-02-07T12:23:00Z">
              <w:r w:rsidRPr="003277C6">
                <w:rPr>
                  <w:sz w:val="18"/>
                  <w:rPrChange w:id="1447" w:author="Aishwarya Balan" w:date="2019-03-04T11:52:00Z">
                    <w:rPr/>
                  </w:rPrChange>
                </w:rPr>
                <w:t xml:space="preserve">String </w:t>
              </w:r>
            </w:ins>
          </w:p>
        </w:tc>
        <w:tc>
          <w:tcPr>
            <w:tcW w:w="496" w:type="pct"/>
            <w:tcPrChange w:id="1448" w:author="Gaurav Shah" w:date="2019-03-20T00:16:00Z">
              <w:tcPr>
                <w:tcW w:w="555" w:type="pct"/>
                <w:gridSpan w:val="2"/>
              </w:tcPr>
            </w:tcPrChange>
          </w:tcPr>
          <w:p w14:paraId="7A648E15" w14:textId="5FD9F71C" w:rsidR="00671A2F" w:rsidRPr="003277C6" w:rsidRDefault="00671A2F" w:rsidP="00212D85">
            <w:pPr>
              <w:pStyle w:val="BodyText"/>
              <w:spacing w:after="0"/>
              <w:cnfStyle w:val="000000000000" w:firstRow="0" w:lastRow="0" w:firstColumn="0" w:lastColumn="0" w:oddVBand="0" w:evenVBand="0" w:oddHBand="0" w:evenHBand="0" w:firstRowFirstColumn="0" w:firstRowLastColumn="0" w:lastRowFirstColumn="0" w:lastRowLastColumn="0"/>
              <w:rPr>
                <w:ins w:id="1449" w:author="Aishwarya Balan" w:date="2019-02-07T12:12:00Z"/>
                <w:sz w:val="18"/>
                <w:rPrChange w:id="1450" w:author="Aishwarya Balan" w:date="2019-03-04T11:52:00Z">
                  <w:rPr>
                    <w:ins w:id="1451" w:author="Aishwarya Balan" w:date="2019-02-07T12:12:00Z"/>
                  </w:rPr>
                </w:rPrChange>
              </w:rPr>
            </w:pPr>
            <w:ins w:id="1452" w:author="Aishwarya Balan" w:date="2019-02-07T12:12:00Z">
              <w:r w:rsidRPr="003277C6">
                <w:rPr>
                  <w:sz w:val="18"/>
                  <w:rPrChange w:id="1453" w:author="Aishwarya Balan" w:date="2019-03-04T11:52:00Z">
                    <w:rPr/>
                  </w:rPrChange>
                </w:rPr>
                <w:t>Text</w:t>
              </w:r>
            </w:ins>
          </w:p>
        </w:tc>
        <w:tc>
          <w:tcPr>
            <w:tcW w:w="964" w:type="pct"/>
            <w:tcPrChange w:id="1454" w:author="Gaurav Shah" w:date="2019-03-20T00:16:00Z">
              <w:tcPr>
                <w:tcW w:w="1063" w:type="pct"/>
                <w:gridSpan w:val="2"/>
              </w:tcPr>
            </w:tcPrChange>
          </w:tcPr>
          <w:p w14:paraId="7EABB60F" w14:textId="77777777" w:rsidR="00671A2F" w:rsidRPr="003277C6" w:rsidRDefault="00671A2F" w:rsidP="00212D85">
            <w:pPr>
              <w:pStyle w:val="BodyText"/>
              <w:spacing w:after="0"/>
              <w:cnfStyle w:val="000000000000" w:firstRow="0" w:lastRow="0" w:firstColumn="0" w:lastColumn="0" w:oddVBand="0" w:evenVBand="0" w:oddHBand="0" w:evenHBand="0" w:firstRowFirstColumn="0" w:firstRowLastColumn="0" w:lastRowFirstColumn="0" w:lastRowLastColumn="0"/>
              <w:rPr>
                <w:ins w:id="1455" w:author="Aishwarya Balan" w:date="2019-02-07T12:12:00Z"/>
                <w:sz w:val="18"/>
                <w:rPrChange w:id="1456" w:author="Aishwarya Balan" w:date="2019-03-04T11:52:00Z">
                  <w:rPr>
                    <w:ins w:id="1457" w:author="Aishwarya Balan" w:date="2019-02-07T12:12:00Z"/>
                  </w:rPr>
                </w:rPrChange>
              </w:rPr>
            </w:pPr>
          </w:p>
        </w:tc>
        <w:tc>
          <w:tcPr>
            <w:tcW w:w="505" w:type="pct"/>
            <w:tcPrChange w:id="1458" w:author="Gaurav Shah" w:date="2019-03-20T00:16:00Z">
              <w:tcPr>
                <w:tcW w:w="566" w:type="pct"/>
                <w:gridSpan w:val="2"/>
              </w:tcPr>
            </w:tcPrChange>
          </w:tcPr>
          <w:p w14:paraId="1C745629" w14:textId="77777777" w:rsidR="00671A2F" w:rsidRPr="003277C6" w:rsidRDefault="00671A2F">
            <w:pPr>
              <w:pStyle w:val="BodyText"/>
              <w:spacing w:after="0"/>
              <w:cnfStyle w:val="000000000000" w:firstRow="0" w:lastRow="0" w:firstColumn="0" w:lastColumn="0" w:oddVBand="0" w:evenVBand="0" w:oddHBand="0" w:evenHBand="0" w:firstRowFirstColumn="0" w:firstRowLastColumn="0" w:lastRowFirstColumn="0" w:lastRowLastColumn="0"/>
              <w:rPr>
                <w:ins w:id="1459" w:author="Aishwarya Balan" w:date="2019-02-07T12:12:00Z"/>
                <w:sz w:val="18"/>
                <w:rPrChange w:id="1460" w:author="Aishwarya Balan" w:date="2019-03-04T11:52:00Z">
                  <w:rPr>
                    <w:ins w:id="1461" w:author="Aishwarya Balan" w:date="2019-02-07T12:12:00Z"/>
                  </w:rPr>
                </w:rPrChange>
              </w:rPr>
              <w:pPrChange w:id="1462" w:author="Aishwarya Balan" w:date="2019-02-07T12:23:00Z">
                <w:pPr>
                  <w:pStyle w:val="BodyText"/>
                  <w:spacing w:after="0"/>
                  <w:ind w:left="360"/>
                  <w:cnfStyle w:val="000000000000" w:firstRow="0" w:lastRow="0" w:firstColumn="0" w:lastColumn="0" w:oddVBand="0" w:evenVBand="0" w:oddHBand="0" w:evenHBand="0" w:firstRowFirstColumn="0" w:firstRowLastColumn="0" w:lastRowFirstColumn="0" w:lastRowLastColumn="0"/>
                </w:pPr>
              </w:pPrChange>
            </w:pPr>
            <w:ins w:id="1463" w:author="Aishwarya Balan" w:date="2019-02-07T12:12:00Z">
              <w:r w:rsidRPr="003277C6">
                <w:rPr>
                  <w:sz w:val="18"/>
                  <w:rPrChange w:id="1464" w:author="Aishwarya Balan" w:date="2019-03-04T11:52:00Z">
                    <w:rPr/>
                  </w:rPrChange>
                </w:rPr>
                <w:t>Conditional</w:t>
              </w:r>
            </w:ins>
          </w:p>
        </w:tc>
        <w:tc>
          <w:tcPr>
            <w:tcW w:w="816" w:type="pct"/>
            <w:gridSpan w:val="3"/>
            <w:tcPrChange w:id="1465" w:author="Gaurav Shah" w:date="2019-03-20T00:16:00Z">
              <w:tcPr>
                <w:tcW w:w="931" w:type="pct"/>
                <w:gridSpan w:val="5"/>
              </w:tcPr>
            </w:tcPrChange>
          </w:tcPr>
          <w:p w14:paraId="361A2E59" w14:textId="77777777" w:rsidR="00671A2F" w:rsidRPr="003277C6" w:rsidRDefault="00671A2F" w:rsidP="00212D85">
            <w:pPr>
              <w:pStyle w:val="BodyText"/>
              <w:spacing w:after="0"/>
              <w:cnfStyle w:val="000000000000" w:firstRow="0" w:lastRow="0" w:firstColumn="0" w:lastColumn="0" w:oddVBand="0" w:evenVBand="0" w:oddHBand="0" w:evenHBand="0" w:firstRowFirstColumn="0" w:firstRowLastColumn="0" w:lastRowFirstColumn="0" w:lastRowLastColumn="0"/>
              <w:rPr>
                <w:ins w:id="1466" w:author="Aishwarya Balan" w:date="2019-02-07T12:12:00Z"/>
                <w:sz w:val="18"/>
                <w:rPrChange w:id="1467" w:author="Aishwarya Balan" w:date="2019-03-04T11:52:00Z">
                  <w:rPr>
                    <w:ins w:id="1468" w:author="Aishwarya Balan" w:date="2019-02-07T12:12:00Z"/>
                  </w:rPr>
                </w:rPrChange>
              </w:rPr>
            </w:pPr>
            <w:ins w:id="1469" w:author="Aishwarya Balan" w:date="2019-02-07T12:12:00Z">
              <w:r w:rsidRPr="003277C6">
                <w:rPr>
                  <w:sz w:val="18"/>
                  <w:rPrChange w:id="1470" w:author="Aishwarya Balan" w:date="2019-03-04T11:52:00Z">
                    <w:rPr/>
                  </w:rPrChange>
                </w:rPr>
                <w:t>Value will have to be entered when Status is modified</w:t>
              </w:r>
            </w:ins>
          </w:p>
        </w:tc>
        <w:tc>
          <w:tcPr>
            <w:tcW w:w="503" w:type="pct"/>
            <w:tcPrChange w:id="1471" w:author="Gaurav Shah" w:date="2019-03-20T00:16:00Z">
              <w:tcPr>
                <w:tcW w:w="1" w:type="pct"/>
                <w:gridSpan w:val="2"/>
              </w:tcPr>
            </w:tcPrChange>
          </w:tcPr>
          <w:p w14:paraId="0B3DC7D9" w14:textId="51756C25" w:rsidR="00671A2F" w:rsidRPr="00D34CA9" w:rsidRDefault="00671A2F">
            <w:pPr>
              <w:pStyle w:val="BodyText"/>
              <w:spacing w:after="0"/>
              <w:cnfStyle w:val="000000000000" w:firstRow="0" w:lastRow="0" w:firstColumn="0" w:lastColumn="0" w:oddVBand="0" w:evenVBand="0" w:oddHBand="0" w:evenHBand="0" w:firstRowFirstColumn="0" w:firstRowLastColumn="0" w:lastRowFirstColumn="0" w:lastRowLastColumn="0"/>
              <w:rPr>
                <w:ins w:id="1472" w:author="Gaurav Shah" w:date="2019-03-20T00:16:00Z"/>
                <w:sz w:val="18"/>
              </w:rPr>
            </w:pPr>
            <w:ins w:id="1473" w:author="Gaurav Shah" w:date="2019-03-20T00:19:00Z">
              <w:r>
                <w:rPr>
                  <w:sz w:val="18"/>
                </w:rPr>
                <w:t>Standard</w:t>
              </w:r>
            </w:ins>
          </w:p>
        </w:tc>
        <w:tc>
          <w:tcPr>
            <w:tcW w:w="522" w:type="pct"/>
            <w:gridSpan w:val="3"/>
            <w:tcPrChange w:id="1474" w:author="Gaurav Shah" w:date="2019-03-20T00:16:00Z">
              <w:tcPr>
                <w:tcW w:w="561" w:type="pct"/>
                <w:gridSpan w:val="3"/>
              </w:tcPr>
            </w:tcPrChange>
          </w:tcPr>
          <w:p w14:paraId="6688CC41" w14:textId="0BBCDE4C" w:rsidR="00671A2F" w:rsidRPr="003277C6" w:rsidRDefault="00671A2F">
            <w:pPr>
              <w:pStyle w:val="BodyText"/>
              <w:spacing w:after="0"/>
              <w:cnfStyle w:val="000000000000" w:firstRow="0" w:lastRow="0" w:firstColumn="0" w:lastColumn="0" w:oddVBand="0" w:evenVBand="0" w:oddHBand="0" w:evenHBand="0" w:firstRowFirstColumn="0" w:firstRowLastColumn="0" w:lastRowFirstColumn="0" w:lastRowLastColumn="0"/>
              <w:rPr>
                <w:ins w:id="1475" w:author="Aishwarya Balan" w:date="2019-03-04T11:41:00Z"/>
                <w:sz w:val="18"/>
                <w:rPrChange w:id="1476" w:author="Aishwarya Balan" w:date="2019-03-04T11:52:00Z">
                  <w:rPr>
                    <w:ins w:id="1477" w:author="Aishwarya Balan" w:date="2019-03-04T11:41:00Z"/>
                  </w:rPr>
                </w:rPrChange>
              </w:rPr>
            </w:pPr>
            <w:ins w:id="1478" w:author="Aishwarya Balan" w:date="2019-03-04T11:56:00Z">
              <w:del w:id="1479" w:author="Gaurav Shah" w:date="2019-03-20T00:27:00Z">
                <w:r w:rsidRPr="00D34CA9" w:rsidDel="00671A2F">
                  <w:rPr>
                    <w:sz w:val="18"/>
                  </w:rPr>
                  <w:delText>CFO -REF-32</w:delText>
                </w:r>
              </w:del>
            </w:ins>
          </w:p>
        </w:tc>
      </w:tr>
      <w:tr w:rsidR="00671A2F" w:rsidRPr="003277C6" w14:paraId="11193B69" w14:textId="2910C656" w:rsidTr="00671A2F">
        <w:trPr>
          <w:gridAfter w:val="1"/>
          <w:cnfStyle w:val="000000100000" w:firstRow="0" w:lastRow="0" w:firstColumn="0" w:lastColumn="0" w:oddVBand="0" w:evenVBand="0" w:oddHBand="1" w:evenHBand="0" w:firstRowFirstColumn="0" w:firstRowLastColumn="0" w:lastRowFirstColumn="0" w:lastRowLastColumn="0"/>
          <w:wAfter w:w="78" w:type="dxa"/>
          <w:trHeight w:val="396"/>
          <w:ins w:id="1480" w:author="Aishwarya Balan" w:date="2019-02-07T12:12:00Z"/>
          <w:trPrChange w:id="1481" w:author="Gaurav Shah" w:date="2019-03-20T00:16:00Z">
            <w:trPr>
              <w:gridAfter w:val="1"/>
              <w:trHeight w:val="396"/>
            </w:trPr>
          </w:trPrChange>
        </w:trPr>
        <w:tc>
          <w:tcPr>
            <w:cnfStyle w:val="001000000000" w:firstRow="0" w:lastRow="0" w:firstColumn="1" w:lastColumn="0" w:oddVBand="0" w:evenVBand="0" w:oddHBand="0" w:evenHBand="0" w:firstRowFirstColumn="0" w:firstRowLastColumn="0" w:lastRowFirstColumn="0" w:lastRowLastColumn="0"/>
            <w:tcW w:w="744" w:type="pct"/>
            <w:gridSpan w:val="2"/>
            <w:tcPrChange w:id="1482" w:author="Gaurav Shah" w:date="2019-03-20T00:16:00Z">
              <w:tcPr>
                <w:tcW w:w="816" w:type="pct"/>
                <w:gridSpan w:val="3"/>
              </w:tcPr>
            </w:tcPrChange>
          </w:tcPr>
          <w:p w14:paraId="04993961" w14:textId="77777777" w:rsidR="00671A2F" w:rsidRPr="003277C6" w:rsidRDefault="00671A2F" w:rsidP="00671A2F">
            <w:pPr>
              <w:pStyle w:val="BodyText"/>
              <w:cnfStyle w:val="001000100000" w:firstRow="0" w:lastRow="0" w:firstColumn="1" w:lastColumn="0" w:oddVBand="0" w:evenVBand="0" w:oddHBand="1" w:evenHBand="0" w:firstRowFirstColumn="0" w:firstRowLastColumn="0" w:lastRowFirstColumn="0" w:lastRowLastColumn="0"/>
              <w:rPr>
                <w:ins w:id="1483" w:author="Aishwarya Balan" w:date="2019-02-28T18:34:00Z"/>
                <w:sz w:val="18"/>
                <w:lang w:val="en-IN"/>
                <w:rPrChange w:id="1484" w:author="Aishwarya Balan" w:date="2019-03-04T11:52:00Z">
                  <w:rPr>
                    <w:ins w:id="1485" w:author="Aishwarya Balan" w:date="2019-02-28T18:34:00Z"/>
                    <w:lang w:val="en-IN"/>
                  </w:rPr>
                </w:rPrChange>
              </w:rPr>
            </w:pPr>
            <w:ins w:id="1486" w:author="Aishwarya Balan" w:date="2019-02-28T18:34:00Z">
              <w:r w:rsidRPr="003277C6">
                <w:rPr>
                  <w:sz w:val="18"/>
                  <w:rPrChange w:id="1487" w:author="Aishwarya Balan" w:date="2019-03-04T11:52:00Z">
                    <w:rPr/>
                  </w:rPrChange>
                </w:rPr>
                <w:t>Debtor Number</w:t>
              </w:r>
            </w:ins>
          </w:p>
          <w:p w14:paraId="76B99D79" w14:textId="12AFFD68" w:rsidR="00671A2F" w:rsidRPr="003277C6" w:rsidRDefault="00671A2F" w:rsidP="00671A2F">
            <w:pPr>
              <w:pStyle w:val="BodyText"/>
              <w:spacing w:after="0"/>
              <w:cnfStyle w:val="001000100000" w:firstRow="0" w:lastRow="0" w:firstColumn="1" w:lastColumn="0" w:oddVBand="0" w:evenVBand="0" w:oddHBand="1" w:evenHBand="0" w:firstRowFirstColumn="0" w:firstRowLastColumn="0" w:lastRowFirstColumn="0" w:lastRowLastColumn="0"/>
              <w:rPr>
                <w:ins w:id="1488" w:author="Aishwarya Balan" w:date="2019-02-07T12:12:00Z"/>
                <w:sz w:val="18"/>
                <w:rPrChange w:id="1489" w:author="Aishwarya Balan" w:date="2019-03-04T11:52:00Z">
                  <w:rPr>
                    <w:ins w:id="1490" w:author="Aishwarya Balan" w:date="2019-02-07T12:12:00Z"/>
                  </w:rPr>
                </w:rPrChange>
              </w:rPr>
            </w:pPr>
          </w:p>
        </w:tc>
        <w:tc>
          <w:tcPr>
            <w:tcW w:w="451" w:type="pct"/>
            <w:tcPrChange w:id="1491" w:author="Gaurav Shah" w:date="2019-03-20T00:16:00Z">
              <w:tcPr>
                <w:tcW w:w="507" w:type="pct"/>
                <w:gridSpan w:val="2"/>
              </w:tcPr>
            </w:tcPrChange>
          </w:tcPr>
          <w:p w14:paraId="4C450E6F" w14:textId="2B09C865" w:rsidR="00671A2F" w:rsidRPr="003277C6" w:rsidRDefault="00671A2F" w:rsidP="00671A2F">
            <w:pPr>
              <w:pStyle w:val="BodyText"/>
              <w:spacing w:after="0"/>
              <w:cnfStyle w:val="000000100000" w:firstRow="0" w:lastRow="0" w:firstColumn="0" w:lastColumn="0" w:oddVBand="0" w:evenVBand="0" w:oddHBand="1" w:evenHBand="0" w:firstRowFirstColumn="0" w:firstRowLastColumn="0" w:lastRowFirstColumn="0" w:lastRowLastColumn="0"/>
              <w:rPr>
                <w:ins w:id="1492" w:author="Aishwarya Balan" w:date="2019-02-07T12:18:00Z"/>
                <w:sz w:val="18"/>
                <w:rPrChange w:id="1493" w:author="Aishwarya Balan" w:date="2019-03-04T11:52:00Z">
                  <w:rPr>
                    <w:ins w:id="1494" w:author="Aishwarya Balan" w:date="2019-02-07T12:18:00Z"/>
                  </w:rPr>
                </w:rPrChange>
              </w:rPr>
            </w:pPr>
            <w:ins w:id="1495" w:author="Aishwarya Balan" w:date="2019-03-04T11:57:00Z">
              <w:r>
                <w:rPr>
                  <w:sz w:val="18"/>
                </w:rPr>
                <w:t>String</w:t>
              </w:r>
            </w:ins>
          </w:p>
        </w:tc>
        <w:tc>
          <w:tcPr>
            <w:tcW w:w="496" w:type="pct"/>
            <w:tcPrChange w:id="1496" w:author="Gaurav Shah" w:date="2019-03-20T00:16:00Z">
              <w:tcPr>
                <w:tcW w:w="555" w:type="pct"/>
                <w:gridSpan w:val="2"/>
              </w:tcPr>
            </w:tcPrChange>
          </w:tcPr>
          <w:p w14:paraId="49DB2457" w14:textId="2247A1F7" w:rsidR="00671A2F" w:rsidRPr="003277C6" w:rsidRDefault="00671A2F" w:rsidP="00671A2F">
            <w:pPr>
              <w:pStyle w:val="BodyText"/>
              <w:spacing w:after="0"/>
              <w:cnfStyle w:val="000000100000" w:firstRow="0" w:lastRow="0" w:firstColumn="0" w:lastColumn="0" w:oddVBand="0" w:evenVBand="0" w:oddHBand="1" w:evenHBand="0" w:firstRowFirstColumn="0" w:firstRowLastColumn="0" w:lastRowFirstColumn="0" w:lastRowLastColumn="0"/>
              <w:rPr>
                <w:ins w:id="1497" w:author="Aishwarya Balan" w:date="2019-02-07T12:12:00Z"/>
                <w:sz w:val="18"/>
                <w:rPrChange w:id="1498" w:author="Aishwarya Balan" w:date="2019-03-04T11:52:00Z">
                  <w:rPr>
                    <w:ins w:id="1499" w:author="Aishwarya Balan" w:date="2019-02-07T12:12:00Z"/>
                  </w:rPr>
                </w:rPrChange>
              </w:rPr>
            </w:pPr>
            <w:ins w:id="1500" w:author="Gaurav Shah" w:date="2019-03-20T00:16:00Z">
              <w:r w:rsidRPr="00C83896">
                <w:rPr>
                  <w:sz w:val="18"/>
                </w:rPr>
                <w:t>Text</w:t>
              </w:r>
            </w:ins>
            <w:ins w:id="1501" w:author="Aishwarya Balan" w:date="2019-02-07T12:12:00Z">
              <w:del w:id="1502" w:author="Gaurav Shah" w:date="2019-03-20T00:16:00Z">
                <w:r w:rsidRPr="003277C6" w:rsidDel="003972F3">
                  <w:rPr>
                    <w:sz w:val="18"/>
                    <w:rPrChange w:id="1503" w:author="Aishwarya Balan" w:date="2019-03-04T11:52:00Z">
                      <w:rPr/>
                    </w:rPrChange>
                  </w:rPr>
                  <w:delText>Display</w:delText>
                </w:r>
              </w:del>
            </w:ins>
          </w:p>
        </w:tc>
        <w:tc>
          <w:tcPr>
            <w:tcW w:w="964" w:type="pct"/>
            <w:tcPrChange w:id="1504" w:author="Gaurav Shah" w:date="2019-03-20T00:16:00Z">
              <w:tcPr>
                <w:tcW w:w="1063" w:type="pct"/>
                <w:gridSpan w:val="2"/>
              </w:tcPr>
            </w:tcPrChange>
          </w:tcPr>
          <w:p w14:paraId="770E0155" w14:textId="77777777" w:rsidR="00671A2F" w:rsidRPr="003277C6" w:rsidRDefault="00671A2F" w:rsidP="00671A2F">
            <w:pPr>
              <w:pStyle w:val="BodyText"/>
              <w:spacing w:after="0"/>
              <w:cnfStyle w:val="000000100000" w:firstRow="0" w:lastRow="0" w:firstColumn="0" w:lastColumn="0" w:oddVBand="0" w:evenVBand="0" w:oddHBand="1" w:evenHBand="0" w:firstRowFirstColumn="0" w:firstRowLastColumn="0" w:lastRowFirstColumn="0" w:lastRowLastColumn="0"/>
              <w:rPr>
                <w:ins w:id="1505" w:author="Aishwarya Balan" w:date="2019-02-07T12:12:00Z"/>
                <w:sz w:val="18"/>
                <w:rPrChange w:id="1506" w:author="Aishwarya Balan" w:date="2019-03-04T11:52:00Z">
                  <w:rPr>
                    <w:ins w:id="1507" w:author="Aishwarya Balan" w:date="2019-02-07T12:12:00Z"/>
                  </w:rPr>
                </w:rPrChange>
              </w:rPr>
            </w:pPr>
          </w:p>
        </w:tc>
        <w:tc>
          <w:tcPr>
            <w:tcW w:w="505" w:type="pct"/>
            <w:tcPrChange w:id="1508" w:author="Gaurav Shah" w:date="2019-03-20T00:16:00Z">
              <w:tcPr>
                <w:tcW w:w="566" w:type="pct"/>
                <w:gridSpan w:val="2"/>
              </w:tcPr>
            </w:tcPrChange>
          </w:tcPr>
          <w:p w14:paraId="229F119C" w14:textId="77777777" w:rsidR="00671A2F" w:rsidRPr="003277C6" w:rsidRDefault="00671A2F">
            <w:pPr>
              <w:pStyle w:val="BodyText"/>
              <w:spacing w:after="0"/>
              <w:cnfStyle w:val="000000100000" w:firstRow="0" w:lastRow="0" w:firstColumn="0" w:lastColumn="0" w:oddVBand="0" w:evenVBand="0" w:oddHBand="1" w:evenHBand="0" w:firstRowFirstColumn="0" w:firstRowLastColumn="0" w:lastRowFirstColumn="0" w:lastRowLastColumn="0"/>
              <w:rPr>
                <w:ins w:id="1509" w:author="Aishwarya Balan" w:date="2019-03-04T11:33:00Z"/>
                <w:sz w:val="18"/>
                <w:rPrChange w:id="1510" w:author="Aishwarya Balan" w:date="2019-03-04T11:52:00Z">
                  <w:rPr>
                    <w:ins w:id="1511" w:author="Aishwarya Balan" w:date="2019-03-04T11:33:00Z"/>
                  </w:rPr>
                </w:rPrChange>
              </w:rPr>
              <w:pPrChange w:id="1512" w:author="Aishwarya Balan" w:date="2019-03-04T11:33:00Z">
                <w:pPr>
                  <w:pStyle w:val="BodyText"/>
                  <w:spacing w:after="0"/>
                  <w:ind w:left="360"/>
                  <w:cnfStyle w:val="000000100000" w:firstRow="0" w:lastRow="0" w:firstColumn="0" w:lastColumn="0" w:oddVBand="0" w:evenVBand="0" w:oddHBand="1" w:evenHBand="0" w:firstRowFirstColumn="0" w:firstRowLastColumn="0" w:lastRowFirstColumn="0" w:lastRowLastColumn="0"/>
                </w:pPr>
              </w:pPrChange>
            </w:pPr>
            <w:ins w:id="1513" w:author="Aishwarya Balan" w:date="2019-03-04T11:33:00Z">
              <w:r w:rsidRPr="003277C6">
                <w:rPr>
                  <w:sz w:val="18"/>
                  <w:rPrChange w:id="1514" w:author="Aishwarya Balan" w:date="2019-03-04T11:52:00Z">
                    <w:rPr/>
                  </w:rPrChange>
                </w:rPr>
                <w:t>Conditional</w:t>
              </w:r>
            </w:ins>
          </w:p>
          <w:p w14:paraId="6F561103" w14:textId="5ADE70ED" w:rsidR="00671A2F" w:rsidRPr="003277C6" w:rsidRDefault="00671A2F" w:rsidP="00671A2F">
            <w:pPr>
              <w:pStyle w:val="BodyText"/>
              <w:spacing w:after="0"/>
              <w:ind w:left="360"/>
              <w:cnfStyle w:val="000000100000" w:firstRow="0" w:lastRow="0" w:firstColumn="0" w:lastColumn="0" w:oddVBand="0" w:evenVBand="0" w:oddHBand="1" w:evenHBand="0" w:firstRowFirstColumn="0" w:firstRowLastColumn="0" w:lastRowFirstColumn="0" w:lastRowLastColumn="0"/>
              <w:rPr>
                <w:ins w:id="1515" w:author="Aishwarya Balan" w:date="2019-02-07T12:12:00Z"/>
                <w:sz w:val="18"/>
                <w:rPrChange w:id="1516" w:author="Aishwarya Balan" w:date="2019-03-04T11:52:00Z">
                  <w:rPr>
                    <w:ins w:id="1517" w:author="Aishwarya Balan" w:date="2019-02-07T12:12:00Z"/>
                  </w:rPr>
                </w:rPrChange>
              </w:rPr>
            </w:pPr>
          </w:p>
        </w:tc>
        <w:tc>
          <w:tcPr>
            <w:tcW w:w="816" w:type="pct"/>
            <w:gridSpan w:val="3"/>
            <w:tcPrChange w:id="1518" w:author="Gaurav Shah" w:date="2019-03-20T00:16:00Z">
              <w:tcPr>
                <w:tcW w:w="931" w:type="pct"/>
                <w:gridSpan w:val="5"/>
              </w:tcPr>
            </w:tcPrChange>
          </w:tcPr>
          <w:p w14:paraId="55572C40" w14:textId="77777777" w:rsidR="00671A2F" w:rsidRPr="003277C6" w:rsidRDefault="00671A2F" w:rsidP="00671A2F">
            <w:pPr>
              <w:pStyle w:val="BodyText"/>
              <w:cnfStyle w:val="000000100000" w:firstRow="0" w:lastRow="0" w:firstColumn="0" w:lastColumn="0" w:oddVBand="0" w:evenVBand="0" w:oddHBand="1" w:evenHBand="0" w:firstRowFirstColumn="0" w:firstRowLastColumn="0" w:lastRowFirstColumn="0" w:lastRowLastColumn="0"/>
              <w:rPr>
                <w:ins w:id="1519" w:author="Aishwarya Balan" w:date="2019-03-04T11:33:00Z"/>
                <w:sz w:val="18"/>
                <w:lang w:val="en-IN"/>
                <w:rPrChange w:id="1520" w:author="Aishwarya Balan" w:date="2019-03-04T11:52:00Z">
                  <w:rPr>
                    <w:ins w:id="1521" w:author="Aishwarya Balan" w:date="2019-03-04T11:33:00Z"/>
                    <w:lang w:val="en-IN"/>
                  </w:rPr>
                </w:rPrChange>
              </w:rPr>
            </w:pPr>
            <w:ins w:id="1522" w:author="Aishwarya Balan" w:date="2019-03-04T11:33:00Z">
              <w:r w:rsidRPr="003277C6">
                <w:rPr>
                  <w:sz w:val="18"/>
                  <w:lang w:val="en-IN"/>
                  <w:rPrChange w:id="1523" w:author="Aishwarya Balan" w:date="2019-03-04T11:52:00Z">
                    <w:rPr>
                      <w:lang w:val="en-IN"/>
                    </w:rPr>
                  </w:rPrChange>
                </w:rPr>
                <w:t>This field value will be updated by the User online</w:t>
              </w:r>
            </w:ins>
          </w:p>
          <w:p w14:paraId="53D79919" w14:textId="77777777" w:rsidR="00671A2F" w:rsidRPr="003277C6" w:rsidRDefault="00671A2F" w:rsidP="00671A2F">
            <w:pPr>
              <w:pStyle w:val="BodyText"/>
              <w:spacing w:after="0"/>
              <w:cnfStyle w:val="000000100000" w:firstRow="0" w:lastRow="0" w:firstColumn="0" w:lastColumn="0" w:oddVBand="0" w:evenVBand="0" w:oddHBand="1" w:evenHBand="0" w:firstRowFirstColumn="0" w:firstRowLastColumn="0" w:lastRowFirstColumn="0" w:lastRowLastColumn="0"/>
              <w:rPr>
                <w:ins w:id="1524" w:author="Aishwarya Balan" w:date="2019-02-07T12:12:00Z"/>
                <w:sz w:val="18"/>
                <w:rPrChange w:id="1525" w:author="Aishwarya Balan" w:date="2019-03-04T11:52:00Z">
                  <w:rPr>
                    <w:ins w:id="1526" w:author="Aishwarya Balan" w:date="2019-02-07T12:12:00Z"/>
                  </w:rPr>
                </w:rPrChange>
              </w:rPr>
            </w:pPr>
          </w:p>
        </w:tc>
        <w:tc>
          <w:tcPr>
            <w:tcW w:w="503" w:type="pct"/>
            <w:tcPrChange w:id="1527" w:author="Gaurav Shah" w:date="2019-03-20T00:16:00Z">
              <w:tcPr>
                <w:tcW w:w="1" w:type="pct"/>
                <w:gridSpan w:val="2"/>
              </w:tcPr>
            </w:tcPrChange>
          </w:tcPr>
          <w:p w14:paraId="1BB4E32E" w14:textId="2AE96803" w:rsidR="00671A2F" w:rsidRPr="00671A2F" w:rsidRDefault="00671A2F">
            <w:pPr>
              <w:pStyle w:val="BodyText"/>
              <w:spacing w:after="0"/>
              <w:cnfStyle w:val="000000100000" w:firstRow="0" w:lastRow="0" w:firstColumn="0" w:lastColumn="0" w:oddVBand="0" w:evenVBand="0" w:oddHBand="1" w:evenHBand="0" w:firstRowFirstColumn="0" w:firstRowLastColumn="0" w:lastRowFirstColumn="0" w:lastRowLastColumn="0"/>
              <w:rPr>
                <w:ins w:id="1528" w:author="Gaurav Shah" w:date="2019-03-20T00:16:00Z"/>
                <w:sz w:val="18"/>
                <w:rPrChange w:id="1529" w:author="Gaurav Shah" w:date="2019-03-20T00:18:00Z">
                  <w:rPr>
                    <w:ins w:id="1530" w:author="Gaurav Shah" w:date="2019-03-20T00:16:00Z"/>
                    <w:sz w:val="18"/>
                    <w:lang w:val="en-IN"/>
                  </w:rPr>
                </w:rPrChange>
              </w:rPr>
              <w:pPrChange w:id="1531" w:author="Gaurav Shah" w:date="2019-03-20T00:18:00Z">
                <w:pPr>
                  <w:pStyle w:val="BodyText"/>
                  <w:ind w:right="1454"/>
                  <w:cnfStyle w:val="000000100000" w:firstRow="0" w:lastRow="0" w:firstColumn="0" w:lastColumn="0" w:oddVBand="0" w:evenVBand="0" w:oddHBand="1" w:evenHBand="0" w:firstRowFirstColumn="0" w:firstRowLastColumn="0" w:lastRowFirstColumn="0" w:lastRowLastColumn="0"/>
                </w:pPr>
              </w:pPrChange>
            </w:pPr>
            <w:ins w:id="1532" w:author="Gaurav Shah" w:date="2019-03-20T00:19:00Z">
              <w:r w:rsidRPr="00F04488">
                <w:rPr>
                  <w:sz w:val="18"/>
                </w:rPr>
                <w:t>UDF</w:t>
              </w:r>
            </w:ins>
          </w:p>
        </w:tc>
        <w:tc>
          <w:tcPr>
            <w:tcW w:w="522" w:type="pct"/>
            <w:gridSpan w:val="3"/>
            <w:tcPrChange w:id="1533" w:author="Gaurav Shah" w:date="2019-03-20T00:16:00Z">
              <w:tcPr>
                <w:tcW w:w="561" w:type="pct"/>
                <w:gridSpan w:val="3"/>
              </w:tcPr>
            </w:tcPrChange>
          </w:tcPr>
          <w:p w14:paraId="03959A3A" w14:textId="5C2893A4" w:rsidR="00671A2F" w:rsidRPr="00671A2F" w:rsidRDefault="00671A2F">
            <w:pPr>
              <w:pStyle w:val="BodyText"/>
              <w:spacing w:after="0"/>
              <w:cnfStyle w:val="000000100000" w:firstRow="0" w:lastRow="0" w:firstColumn="0" w:lastColumn="0" w:oddVBand="0" w:evenVBand="0" w:oddHBand="1" w:evenHBand="0" w:firstRowFirstColumn="0" w:firstRowLastColumn="0" w:lastRowFirstColumn="0" w:lastRowLastColumn="0"/>
              <w:rPr>
                <w:ins w:id="1534" w:author="Aishwarya Balan" w:date="2019-03-04T11:41:00Z"/>
                <w:sz w:val="18"/>
                <w:rPrChange w:id="1535" w:author="Gaurav Shah" w:date="2019-03-20T00:18:00Z">
                  <w:rPr>
                    <w:ins w:id="1536" w:author="Aishwarya Balan" w:date="2019-03-04T11:41:00Z"/>
                    <w:lang w:val="en-IN"/>
                  </w:rPr>
                </w:rPrChange>
              </w:rPr>
              <w:pPrChange w:id="1537" w:author="Gaurav Shah" w:date="2019-03-20T00:18:00Z">
                <w:pPr>
                  <w:pStyle w:val="BodyText"/>
                  <w:cnfStyle w:val="000000100000" w:firstRow="0" w:lastRow="0" w:firstColumn="0" w:lastColumn="0" w:oddVBand="0" w:evenVBand="0" w:oddHBand="1" w:evenHBand="0" w:firstRowFirstColumn="0" w:firstRowLastColumn="0" w:lastRowFirstColumn="0" w:lastRowLastColumn="0"/>
                </w:pPr>
              </w:pPrChange>
            </w:pPr>
          </w:p>
        </w:tc>
      </w:tr>
      <w:tr w:rsidR="00671A2F" w:rsidRPr="003277C6" w14:paraId="42CB6018" w14:textId="1D4A5367" w:rsidTr="00671A2F">
        <w:trPr>
          <w:gridAfter w:val="1"/>
          <w:wAfter w:w="78" w:type="dxa"/>
          <w:trHeight w:val="396"/>
          <w:ins w:id="1538" w:author="Aishwarya Balan" w:date="2019-02-07T12:12:00Z"/>
          <w:trPrChange w:id="1539" w:author="Gaurav Shah" w:date="2019-03-20T00:16:00Z">
            <w:trPr>
              <w:gridAfter w:val="1"/>
              <w:trHeight w:val="396"/>
            </w:trPr>
          </w:trPrChange>
        </w:trPr>
        <w:tc>
          <w:tcPr>
            <w:cnfStyle w:val="001000000000" w:firstRow="0" w:lastRow="0" w:firstColumn="1" w:lastColumn="0" w:oddVBand="0" w:evenVBand="0" w:oddHBand="0" w:evenHBand="0" w:firstRowFirstColumn="0" w:firstRowLastColumn="0" w:lastRowFirstColumn="0" w:lastRowLastColumn="0"/>
            <w:tcW w:w="744" w:type="pct"/>
            <w:gridSpan w:val="2"/>
            <w:tcPrChange w:id="1540" w:author="Gaurav Shah" w:date="2019-03-20T00:16:00Z">
              <w:tcPr>
                <w:tcW w:w="816" w:type="pct"/>
                <w:gridSpan w:val="3"/>
              </w:tcPr>
            </w:tcPrChange>
          </w:tcPr>
          <w:p w14:paraId="6EBE3C25" w14:textId="77777777" w:rsidR="00671A2F" w:rsidRPr="003277C6" w:rsidRDefault="00671A2F" w:rsidP="00671A2F">
            <w:pPr>
              <w:pStyle w:val="BodyText"/>
              <w:rPr>
                <w:ins w:id="1541" w:author="Aishwarya Balan" w:date="2019-02-28T18:34:00Z"/>
                <w:sz w:val="18"/>
                <w:lang w:val="en-IN"/>
                <w:rPrChange w:id="1542" w:author="Aishwarya Balan" w:date="2019-03-04T11:52:00Z">
                  <w:rPr>
                    <w:ins w:id="1543" w:author="Aishwarya Balan" w:date="2019-02-28T18:34:00Z"/>
                    <w:lang w:val="en-IN"/>
                  </w:rPr>
                </w:rPrChange>
              </w:rPr>
            </w:pPr>
            <w:ins w:id="1544" w:author="Aishwarya Balan" w:date="2019-02-28T18:34:00Z">
              <w:r w:rsidRPr="003277C6">
                <w:rPr>
                  <w:sz w:val="18"/>
                  <w:rPrChange w:id="1545" w:author="Aishwarya Balan" w:date="2019-03-04T11:52:00Z">
                    <w:rPr/>
                  </w:rPrChange>
                </w:rPr>
                <w:t>Annex Number</w:t>
              </w:r>
            </w:ins>
          </w:p>
          <w:p w14:paraId="1008F121" w14:textId="2C9F1A3C" w:rsidR="00671A2F" w:rsidRPr="003277C6" w:rsidRDefault="00671A2F" w:rsidP="00671A2F">
            <w:pPr>
              <w:pStyle w:val="BodyText"/>
              <w:spacing w:after="0"/>
              <w:rPr>
                <w:ins w:id="1546" w:author="Aishwarya Balan" w:date="2019-02-07T12:12:00Z"/>
                <w:sz w:val="18"/>
                <w:rPrChange w:id="1547" w:author="Aishwarya Balan" w:date="2019-03-04T11:52:00Z">
                  <w:rPr>
                    <w:ins w:id="1548" w:author="Aishwarya Balan" w:date="2019-02-07T12:12:00Z"/>
                  </w:rPr>
                </w:rPrChange>
              </w:rPr>
            </w:pPr>
          </w:p>
        </w:tc>
        <w:tc>
          <w:tcPr>
            <w:tcW w:w="451" w:type="pct"/>
            <w:tcPrChange w:id="1549" w:author="Gaurav Shah" w:date="2019-03-20T00:16:00Z">
              <w:tcPr>
                <w:tcW w:w="507" w:type="pct"/>
                <w:gridSpan w:val="2"/>
              </w:tcPr>
            </w:tcPrChange>
          </w:tcPr>
          <w:p w14:paraId="240CEEF3" w14:textId="6EA2B2A7" w:rsidR="00671A2F" w:rsidRPr="003277C6" w:rsidRDefault="00671A2F" w:rsidP="00671A2F">
            <w:pPr>
              <w:pStyle w:val="BodyText"/>
              <w:spacing w:after="0"/>
              <w:cnfStyle w:val="000000000000" w:firstRow="0" w:lastRow="0" w:firstColumn="0" w:lastColumn="0" w:oddVBand="0" w:evenVBand="0" w:oddHBand="0" w:evenHBand="0" w:firstRowFirstColumn="0" w:firstRowLastColumn="0" w:lastRowFirstColumn="0" w:lastRowLastColumn="0"/>
              <w:rPr>
                <w:ins w:id="1550" w:author="Aishwarya Balan" w:date="2019-02-07T12:18:00Z"/>
                <w:sz w:val="18"/>
                <w:rPrChange w:id="1551" w:author="Aishwarya Balan" w:date="2019-03-04T11:52:00Z">
                  <w:rPr>
                    <w:ins w:id="1552" w:author="Aishwarya Balan" w:date="2019-02-07T12:18:00Z"/>
                  </w:rPr>
                </w:rPrChange>
              </w:rPr>
            </w:pPr>
            <w:ins w:id="1553" w:author="Aishwarya Balan" w:date="2019-03-04T11:57:00Z">
              <w:r>
                <w:rPr>
                  <w:sz w:val="18"/>
                </w:rPr>
                <w:t>String</w:t>
              </w:r>
            </w:ins>
          </w:p>
        </w:tc>
        <w:tc>
          <w:tcPr>
            <w:tcW w:w="496" w:type="pct"/>
            <w:tcPrChange w:id="1554" w:author="Gaurav Shah" w:date="2019-03-20T00:16:00Z">
              <w:tcPr>
                <w:tcW w:w="555" w:type="pct"/>
                <w:gridSpan w:val="2"/>
              </w:tcPr>
            </w:tcPrChange>
          </w:tcPr>
          <w:p w14:paraId="42174B7E" w14:textId="4CB59565" w:rsidR="00671A2F" w:rsidRPr="003277C6" w:rsidRDefault="00671A2F" w:rsidP="00671A2F">
            <w:pPr>
              <w:pStyle w:val="BodyText"/>
              <w:spacing w:after="0"/>
              <w:cnfStyle w:val="000000000000" w:firstRow="0" w:lastRow="0" w:firstColumn="0" w:lastColumn="0" w:oddVBand="0" w:evenVBand="0" w:oddHBand="0" w:evenHBand="0" w:firstRowFirstColumn="0" w:firstRowLastColumn="0" w:lastRowFirstColumn="0" w:lastRowLastColumn="0"/>
              <w:rPr>
                <w:ins w:id="1555" w:author="Aishwarya Balan" w:date="2019-02-07T12:12:00Z"/>
                <w:sz w:val="18"/>
                <w:rPrChange w:id="1556" w:author="Aishwarya Balan" w:date="2019-03-04T11:52:00Z">
                  <w:rPr>
                    <w:ins w:id="1557" w:author="Aishwarya Balan" w:date="2019-02-07T12:12:00Z"/>
                  </w:rPr>
                </w:rPrChange>
              </w:rPr>
            </w:pPr>
            <w:ins w:id="1558" w:author="Gaurav Shah" w:date="2019-03-20T00:16:00Z">
              <w:r w:rsidRPr="00C83896">
                <w:rPr>
                  <w:sz w:val="18"/>
                </w:rPr>
                <w:t>Text</w:t>
              </w:r>
            </w:ins>
            <w:ins w:id="1559" w:author="Aishwarya Balan" w:date="2019-02-07T12:12:00Z">
              <w:del w:id="1560" w:author="Gaurav Shah" w:date="2019-03-20T00:16:00Z">
                <w:r w:rsidRPr="003277C6" w:rsidDel="003972F3">
                  <w:rPr>
                    <w:sz w:val="18"/>
                    <w:rPrChange w:id="1561" w:author="Aishwarya Balan" w:date="2019-03-04T11:52:00Z">
                      <w:rPr/>
                    </w:rPrChange>
                  </w:rPr>
                  <w:delText>Display</w:delText>
                </w:r>
              </w:del>
            </w:ins>
          </w:p>
        </w:tc>
        <w:tc>
          <w:tcPr>
            <w:tcW w:w="964" w:type="pct"/>
            <w:tcPrChange w:id="1562" w:author="Gaurav Shah" w:date="2019-03-20T00:16:00Z">
              <w:tcPr>
                <w:tcW w:w="1063" w:type="pct"/>
                <w:gridSpan w:val="2"/>
              </w:tcPr>
            </w:tcPrChange>
          </w:tcPr>
          <w:p w14:paraId="12B7E5B6" w14:textId="77777777" w:rsidR="00671A2F" w:rsidRPr="003277C6" w:rsidRDefault="00671A2F" w:rsidP="00671A2F">
            <w:pPr>
              <w:pStyle w:val="BodyText"/>
              <w:spacing w:after="0"/>
              <w:cnfStyle w:val="000000000000" w:firstRow="0" w:lastRow="0" w:firstColumn="0" w:lastColumn="0" w:oddVBand="0" w:evenVBand="0" w:oddHBand="0" w:evenHBand="0" w:firstRowFirstColumn="0" w:firstRowLastColumn="0" w:lastRowFirstColumn="0" w:lastRowLastColumn="0"/>
              <w:rPr>
                <w:ins w:id="1563" w:author="Aishwarya Balan" w:date="2019-02-07T12:12:00Z"/>
                <w:sz w:val="18"/>
                <w:rPrChange w:id="1564" w:author="Aishwarya Balan" w:date="2019-03-04T11:52:00Z">
                  <w:rPr>
                    <w:ins w:id="1565" w:author="Aishwarya Balan" w:date="2019-02-07T12:12:00Z"/>
                  </w:rPr>
                </w:rPrChange>
              </w:rPr>
            </w:pPr>
          </w:p>
        </w:tc>
        <w:tc>
          <w:tcPr>
            <w:tcW w:w="505" w:type="pct"/>
            <w:tcPrChange w:id="1566" w:author="Gaurav Shah" w:date="2019-03-20T00:16:00Z">
              <w:tcPr>
                <w:tcW w:w="566" w:type="pct"/>
                <w:gridSpan w:val="2"/>
              </w:tcPr>
            </w:tcPrChange>
          </w:tcPr>
          <w:p w14:paraId="33F42ECA" w14:textId="6D0A1AEC" w:rsidR="00671A2F" w:rsidRPr="003277C6" w:rsidRDefault="00671A2F">
            <w:pPr>
              <w:pStyle w:val="BodyText"/>
              <w:spacing w:after="0"/>
              <w:cnfStyle w:val="000000000000" w:firstRow="0" w:lastRow="0" w:firstColumn="0" w:lastColumn="0" w:oddVBand="0" w:evenVBand="0" w:oddHBand="0" w:evenHBand="0" w:firstRowFirstColumn="0" w:firstRowLastColumn="0" w:lastRowFirstColumn="0" w:lastRowLastColumn="0"/>
              <w:rPr>
                <w:ins w:id="1567" w:author="Aishwarya Balan" w:date="2019-02-07T12:12:00Z"/>
                <w:sz w:val="18"/>
                <w:rPrChange w:id="1568" w:author="Aishwarya Balan" w:date="2019-03-04T11:52:00Z">
                  <w:rPr>
                    <w:ins w:id="1569" w:author="Aishwarya Balan" w:date="2019-02-07T12:12:00Z"/>
                  </w:rPr>
                </w:rPrChange>
              </w:rPr>
              <w:pPrChange w:id="1570" w:author="Aishwarya Balan" w:date="2019-03-04T11:33:00Z">
                <w:pPr>
                  <w:pStyle w:val="BodyText"/>
                  <w:spacing w:after="0"/>
                  <w:ind w:left="360"/>
                  <w:cnfStyle w:val="000000000000" w:firstRow="0" w:lastRow="0" w:firstColumn="0" w:lastColumn="0" w:oddVBand="0" w:evenVBand="0" w:oddHBand="0" w:evenHBand="0" w:firstRowFirstColumn="0" w:firstRowLastColumn="0" w:lastRowFirstColumn="0" w:lastRowLastColumn="0"/>
                </w:pPr>
              </w:pPrChange>
            </w:pPr>
            <w:ins w:id="1571" w:author="Aishwarya Balan" w:date="2019-03-04T11:33:00Z">
              <w:r w:rsidRPr="003277C6">
                <w:rPr>
                  <w:sz w:val="18"/>
                  <w:rPrChange w:id="1572" w:author="Aishwarya Balan" w:date="2019-03-04T11:52:00Z">
                    <w:rPr/>
                  </w:rPrChange>
                </w:rPr>
                <w:t>Conditional</w:t>
              </w:r>
            </w:ins>
          </w:p>
        </w:tc>
        <w:tc>
          <w:tcPr>
            <w:tcW w:w="816" w:type="pct"/>
            <w:gridSpan w:val="3"/>
            <w:tcPrChange w:id="1573" w:author="Gaurav Shah" w:date="2019-03-20T00:16:00Z">
              <w:tcPr>
                <w:tcW w:w="931" w:type="pct"/>
                <w:gridSpan w:val="5"/>
              </w:tcPr>
            </w:tcPrChange>
          </w:tcPr>
          <w:p w14:paraId="760C7A9E" w14:textId="77777777" w:rsidR="00671A2F" w:rsidRPr="003277C6" w:rsidRDefault="00671A2F" w:rsidP="00671A2F">
            <w:pPr>
              <w:pStyle w:val="BodyText"/>
              <w:cnfStyle w:val="000000000000" w:firstRow="0" w:lastRow="0" w:firstColumn="0" w:lastColumn="0" w:oddVBand="0" w:evenVBand="0" w:oddHBand="0" w:evenHBand="0" w:firstRowFirstColumn="0" w:firstRowLastColumn="0" w:lastRowFirstColumn="0" w:lastRowLastColumn="0"/>
              <w:rPr>
                <w:ins w:id="1574" w:author="Aishwarya Balan" w:date="2019-03-04T11:33:00Z"/>
                <w:sz w:val="18"/>
                <w:lang w:val="en-IN"/>
                <w:rPrChange w:id="1575" w:author="Aishwarya Balan" w:date="2019-03-04T11:52:00Z">
                  <w:rPr>
                    <w:ins w:id="1576" w:author="Aishwarya Balan" w:date="2019-03-04T11:33:00Z"/>
                    <w:lang w:val="en-IN"/>
                  </w:rPr>
                </w:rPrChange>
              </w:rPr>
            </w:pPr>
            <w:ins w:id="1577" w:author="Aishwarya Balan" w:date="2019-03-04T11:33:00Z">
              <w:r w:rsidRPr="003277C6">
                <w:rPr>
                  <w:sz w:val="18"/>
                  <w:lang w:val="en-IN"/>
                  <w:rPrChange w:id="1578" w:author="Aishwarya Balan" w:date="2019-03-04T11:52:00Z">
                    <w:rPr>
                      <w:lang w:val="en-IN"/>
                    </w:rPr>
                  </w:rPrChange>
                </w:rPr>
                <w:t>This field value will be updated by the User online</w:t>
              </w:r>
            </w:ins>
          </w:p>
          <w:p w14:paraId="39B3D3A6" w14:textId="77777777" w:rsidR="00671A2F" w:rsidRPr="003277C6" w:rsidRDefault="00671A2F" w:rsidP="00671A2F">
            <w:pPr>
              <w:pStyle w:val="BodyText"/>
              <w:spacing w:after="0"/>
              <w:cnfStyle w:val="000000000000" w:firstRow="0" w:lastRow="0" w:firstColumn="0" w:lastColumn="0" w:oddVBand="0" w:evenVBand="0" w:oddHBand="0" w:evenHBand="0" w:firstRowFirstColumn="0" w:firstRowLastColumn="0" w:lastRowFirstColumn="0" w:lastRowLastColumn="0"/>
              <w:rPr>
                <w:ins w:id="1579" w:author="Aishwarya Balan" w:date="2019-02-07T12:12:00Z"/>
                <w:sz w:val="18"/>
                <w:rPrChange w:id="1580" w:author="Aishwarya Balan" w:date="2019-03-04T11:52:00Z">
                  <w:rPr>
                    <w:ins w:id="1581" w:author="Aishwarya Balan" w:date="2019-02-07T12:12:00Z"/>
                  </w:rPr>
                </w:rPrChange>
              </w:rPr>
            </w:pPr>
          </w:p>
        </w:tc>
        <w:tc>
          <w:tcPr>
            <w:tcW w:w="503" w:type="pct"/>
            <w:tcPrChange w:id="1582" w:author="Gaurav Shah" w:date="2019-03-20T00:16:00Z">
              <w:tcPr>
                <w:tcW w:w="1" w:type="pct"/>
                <w:gridSpan w:val="2"/>
              </w:tcPr>
            </w:tcPrChange>
          </w:tcPr>
          <w:p w14:paraId="06A6D05A" w14:textId="57480A5D" w:rsidR="00671A2F" w:rsidRPr="00671A2F" w:rsidRDefault="00671A2F">
            <w:pPr>
              <w:pStyle w:val="BodyText"/>
              <w:spacing w:after="0"/>
              <w:cnfStyle w:val="000000000000" w:firstRow="0" w:lastRow="0" w:firstColumn="0" w:lastColumn="0" w:oddVBand="0" w:evenVBand="0" w:oddHBand="0" w:evenHBand="0" w:firstRowFirstColumn="0" w:firstRowLastColumn="0" w:lastRowFirstColumn="0" w:lastRowLastColumn="0"/>
              <w:rPr>
                <w:ins w:id="1583" w:author="Gaurav Shah" w:date="2019-03-20T00:16:00Z"/>
                <w:sz w:val="18"/>
                <w:rPrChange w:id="1584" w:author="Gaurav Shah" w:date="2019-03-20T00:18:00Z">
                  <w:rPr>
                    <w:ins w:id="1585" w:author="Gaurav Shah" w:date="2019-03-20T00:16:00Z"/>
                    <w:sz w:val="18"/>
                    <w:lang w:val="en-IN"/>
                  </w:rPr>
                </w:rPrChange>
              </w:rPr>
              <w:pPrChange w:id="1586" w:author="Gaurav Shah" w:date="2019-03-20T00:18:00Z">
                <w:pPr>
                  <w:pStyle w:val="BodyText"/>
                  <w:ind w:right="1454"/>
                  <w:cnfStyle w:val="000000000000" w:firstRow="0" w:lastRow="0" w:firstColumn="0" w:lastColumn="0" w:oddVBand="0" w:evenVBand="0" w:oddHBand="0" w:evenHBand="0" w:firstRowFirstColumn="0" w:firstRowLastColumn="0" w:lastRowFirstColumn="0" w:lastRowLastColumn="0"/>
                </w:pPr>
              </w:pPrChange>
            </w:pPr>
            <w:ins w:id="1587" w:author="Gaurav Shah" w:date="2019-03-20T00:19:00Z">
              <w:r w:rsidRPr="00F04488">
                <w:rPr>
                  <w:sz w:val="18"/>
                </w:rPr>
                <w:t>UDF</w:t>
              </w:r>
            </w:ins>
          </w:p>
        </w:tc>
        <w:tc>
          <w:tcPr>
            <w:tcW w:w="522" w:type="pct"/>
            <w:gridSpan w:val="3"/>
            <w:tcPrChange w:id="1588" w:author="Gaurav Shah" w:date="2019-03-20T00:16:00Z">
              <w:tcPr>
                <w:tcW w:w="561" w:type="pct"/>
                <w:gridSpan w:val="3"/>
              </w:tcPr>
            </w:tcPrChange>
          </w:tcPr>
          <w:p w14:paraId="476E4FF6" w14:textId="057C2512" w:rsidR="00671A2F" w:rsidRPr="00671A2F" w:rsidRDefault="00671A2F">
            <w:pPr>
              <w:pStyle w:val="BodyText"/>
              <w:spacing w:after="0"/>
              <w:cnfStyle w:val="000000000000" w:firstRow="0" w:lastRow="0" w:firstColumn="0" w:lastColumn="0" w:oddVBand="0" w:evenVBand="0" w:oddHBand="0" w:evenHBand="0" w:firstRowFirstColumn="0" w:firstRowLastColumn="0" w:lastRowFirstColumn="0" w:lastRowLastColumn="0"/>
              <w:rPr>
                <w:ins w:id="1589" w:author="Aishwarya Balan" w:date="2019-03-04T11:41:00Z"/>
                <w:sz w:val="18"/>
                <w:rPrChange w:id="1590" w:author="Gaurav Shah" w:date="2019-03-20T00:18:00Z">
                  <w:rPr>
                    <w:ins w:id="1591" w:author="Aishwarya Balan" w:date="2019-03-04T11:41:00Z"/>
                    <w:lang w:val="en-IN"/>
                  </w:rPr>
                </w:rPrChange>
              </w:rPr>
              <w:pPrChange w:id="1592" w:author="Gaurav Shah" w:date="2019-03-20T00:18:00Z">
                <w:pPr>
                  <w:pStyle w:val="BodyText"/>
                  <w:cnfStyle w:val="000000000000" w:firstRow="0" w:lastRow="0" w:firstColumn="0" w:lastColumn="0" w:oddVBand="0" w:evenVBand="0" w:oddHBand="0" w:evenHBand="0" w:firstRowFirstColumn="0" w:firstRowLastColumn="0" w:lastRowFirstColumn="0" w:lastRowLastColumn="0"/>
                </w:pPr>
              </w:pPrChange>
            </w:pPr>
          </w:p>
        </w:tc>
      </w:tr>
      <w:tr w:rsidR="00671A2F" w:rsidRPr="003277C6" w14:paraId="29B412B3" w14:textId="6DFE7D63" w:rsidTr="00671A2F">
        <w:trPr>
          <w:gridAfter w:val="1"/>
          <w:cnfStyle w:val="000000100000" w:firstRow="0" w:lastRow="0" w:firstColumn="0" w:lastColumn="0" w:oddVBand="0" w:evenVBand="0" w:oddHBand="1" w:evenHBand="0" w:firstRowFirstColumn="0" w:firstRowLastColumn="0" w:lastRowFirstColumn="0" w:lastRowLastColumn="0"/>
          <w:wAfter w:w="78" w:type="dxa"/>
          <w:trHeight w:val="396"/>
          <w:ins w:id="1593" w:author="Aishwarya Balan" w:date="2019-02-07T12:12:00Z"/>
          <w:trPrChange w:id="1594" w:author="Gaurav Shah" w:date="2019-03-20T00:16:00Z">
            <w:trPr>
              <w:gridAfter w:val="1"/>
              <w:trHeight w:val="396"/>
            </w:trPr>
          </w:trPrChange>
        </w:trPr>
        <w:tc>
          <w:tcPr>
            <w:cnfStyle w:val="001000000000" w:firstRow="0" w:lastRow="0" w:firstColumn="1" w:lastColumn="0" w:oddVBand="0" w:evenVBand="0" w:oddHBand="0" w:evenHBand="0" w:firstRowFirstColumn="0" w:firstRowLastColumn="0" w:lastRowFirstColumn="0" w:lastRowLastColumn="0"/>
            <w:tcW w:w="744" w:type="pct"/>
            <w:gridSpan w:val="2"/>
            <w:tcPrChange w:id="1595" w:author="Gaurav Shah" w:date="2019-03-20T00:16:00Z">
              <w:tcPr>
                <w:tcW w:w="816" w:type="pct"/>
                <w:gridSpan w:val="3"/>
              </w:tcPr>
            </w:tcPrChange>
          </w:tcPr>
          <w:p w14:paraId="0F325BED" w14:textId="4D5B88A3" w:rsidR="00671A2F" w:rsidRPr="003277C6" w:rsidRDefault="00671A2F" w:rsidP="00671A2F">
            <w:pPr>
              <w:pStyle w:val="BodyText"/>
              <w:spacing w:after="0"/>
              <w:cnfStyle w:val="001000100000" w:firstRow="0" w:lastRow="0" w:firstColumn="1" w:lastColumn="0" w:oddVBand="0" w:evenVBand="0" w:oddHBand="1" w:evenHBand="0" w:firstRowFirstColumn="0" w:firstRowLastColumn="0" w:lastRowFirstColumn="0" w:lastRowLastColumn="0"/>
              <w:rPr>
                <w:ins w:id="1596" w:author="Aishwarya Balan" w:date="2019-02-07T12:12:00Z"/>
                <w:sz w:val="18"/>
                <w:rPrChange w:id="1597" w:author="Aishwarya Balan" w:date="2019-03-04T11:52:00Z">
                  <w:rPr>
                    <w:ins w:id="1598" w:author="Aishwarya Balan" w:date="2019-02-07T12:12:00Z"/>
                  </w:rPr>
                </w:rPrChange>
              </w:rPr>
            </w:pPr>
            <w:ins w:id="1599" w:author="Aishwarya Balan" w:date="2019-02-28T18:35:00Z">
              <w:r w:rsidRPr="003277C6">
                <w:rPr>
                  <w:sz w:val="18"/>
                  <w:rPrChange w:id="1600" w:author="Aishwarya Balan" w:date="2019-03-04T11:52:00Z">
                    <w:rPr/>
                  </w:rPrChange>
                </w:rPr>
                <w:t>Date of the Decision</w:t>
              </w:r>
            </w:ins>
          </w:p>
        </w:tc>
        <w:tc>
          <w:tcPr>
            <w:tcW w:w="451" w:type="pct"/>
            <w:tcPrChange w:id="1601" w:author="Gaurav Shah" w:date="2019-03-20T00:16:00Z">
              <w:tcPr>
                <w:tcW w:w="507" w:type="pct"/>
                <w:gridSpan w:val="2"/>
              </w:tcPr>
            </w:tcPrChange>
          </w:tcPr>
          <w:p w14:paraId="35E679DA" w14:textId="145DC1D4" w:rsidR="00671A2F" w:rsidRPr="003277C6" w:rsidRDefault="00671A2F" w:rsidP="00671A2F">
            <w:pPr>
              <w:pStyle w:val="BodyText"/>
              <w:spacing w:after="0"/>
              <w:cnfStyle w:val="000000100000" w:firstRow="0" w:lastRow="0" w:firstColumn="0" w:lastColumn="0" w:oddVBand="0" w:evenVBand="0" w:oddHBand="1" w:evenHBand="0" w:firstRowFirstColumn="0" w:firstRowLastColumn="0" w:lastRowFirstColumn="0" w:lastRowLastColumn="0"/>
              <w:rPr>
                <w:ins w:id="1602" w:author="Aishwarya Balan" w:date="2019-02-07T12:18:00Z"/>
                <w:sz w:val="18"/>
                <w:rPrChange w:id="1603" w:author="Aishwarya Balan" w:date="2019-03-04T11:52:00Z">
                  <w:rPr>
                    <w:ins w:id="1604" w:author="Aishwarya Balan" w:date="2019-02-07T12:18:00Z"/>
                  </w:rPr>
                </w:rPrChange>
              </w:rPr>
            </w:pPr>
            <w:ins w:id="1605" w:author="Aishwarya Balan" w:date="2019-03-04T11:57:00Z">
              <w:r>
                <w:rPr>
                  <w:sz w:val="18"/>
                </w:rPr>
                <w:t>Date</w:t>
              </w:r>
            </w:ins>
          </w:p>
        </w:tc>
        <w:tc>
          <w:tcPr>
            <w:tcW w:w="496" w:type="pct"/>
            <w:tcPrChange w:id="1606" w:author="Gaurav Shah" w:date="2019-03-20T00:16:00Z">
              <w:tcPr>
                <w:tcW w:w="555" w:type="pct"/>
                <w:gridSpan w:val="2"/>
              </w:tcPr>
            </w:tcPrChange>
          </w:tcPr>
          <w:p w14:paraId="19FD5975" w14:textId="0F63A64C" w:rsidR="00671A2F" w:rsidRPr="003277C6" w:rsidRDefault="00671A2F" w:rsidP="00671A2F">
            <w:pPr>
              <w:pStyle w:val="BodyText"/>
              <w:spacing w:after="0"/>
              <w:cnfStyle w:val="000000100000" w:firstRow="0" w:lastRow="0" w:firstColumn="0" w:lastColumn="0" w:oddVBand="0" w:evenVBand="0" w:oddHBand="1" w:evenHBand="0" w:firstRowFirstColumn="0" w:firstRowLastColumn="0" w:lastRowFirstColumn="0" w:lastRowLastColumn="0"/>
              <w:rPr>
                <w:ins w:id="1607" w:author="Aishwarya Balan" w:date="2019-02-07T12:12:00Z"/>
                <w:sz w:val="18"/>
                <w:rPrChange w:id="1608" w:author="Aishwarya Balan" w:date="2019-03-04T11:52:00Z">
                  <w:rPr>
                    <w:ins w:id="1609" w:author="Aishwarya Balan" w:date="2019-02-07T12:12:00Z"/>
                  </w:rPr>
                </w:rPrChange>
              </w:rPr>
            </w:pPr>
            <w:ins w:id="1610" w:author="Gaurav Shah" w:date="2019-03-20T00:16:00Z">
              <w:r w:rsidRPr="00C83896">
                <w:rPr>
                  <w:sz w:val="18"/>
                </w:rPr>
                <w:t>Text</w:t>
              </w:r>
            </w:ins>
            <w:ins w:id="1611" w:author="Aishwarya Balan" w:date="2019-02-07T12:12:00Z">
              <w:del w:id="1612" w:author="Gaurav Shah" w:date="2019-03-20T00:16:00Z">
                <w:r w:rsidRPr="003277C6" w:rsidDel="003972F3">
                  <w:rPr>
                    <w:sz w:val="18"/>
                    <w:rPrChange w:id="1613" w:author="Aishwarya Balan" w:date="2019-03-04T11:52:00Z">
                      <w:rPr/>
                    </w:rPrChange>
                  </w:rPr>
                  <w:delText>Display</w:delText>
                </w:r>
              </w:del>
            </w:ins>
          </w:p>
        </w:tc>
        <w:tc>
          <w:tcPr>
            <w:tcW w:w="964" w:type="pct"/>
            <w:tcPrChange w:id="1614" w:author="Gaurav Shah" w:date="2019-03-20T00:16:00Z">
              <w:tcPr>
                <w:tcW w:w="1063" w:type="pct"/>
                <w:gridSpan w:val="2"/>
              </w:tcPr>
            </w:tcPrChange>
          </w:tcPr>
          <w:p w14:paraId="275DA67C" w14:textId="77777777" w:rsidR="00671A2F" w:rsidRPr="003277C6" w:rsidRDefault="00671A2F" w:rsidP="00671A2F">
            <w:pPr>
              <w:pStyle w:val="BodyText"/>
              <w:spacing w:after="0"/>
              <w:cnfStyle w:val="000000100000" w:firstRow="0" w:lastRow="0" w:firstColumn="0" w:lastColumn="0" w:oddVBand="0" w:evenVBand="0" w:oddHBand="1" w:evenHBand="0" w:firstRowFirstColumn="0" w:firstRowLastColumn="0" w:lastRowFirstColumn="0" w:lastRowLastColumn="0"/>
              <w:rPr>
                <w:ins w:id="1615" w:author="Aishwarya Balan" w:date="2019-02-07T12:12:00Z"/>
                <w:sz w:val="18"/>
                <w:rPrChange w:id="1616" w:author="Aishwarya Balan" w:date="2019-03-04T11:52:00Z">
                  <w:rPr>
                    <w:ins w:id="1617" w:author="Aishwarya Balan" w:date="2019-02-07T12:12:00Z"/>
                  </w:rPr>
                </w:rPrChange>
              </w:rPr>
            </w:pPr>
          </w:p>
        </w:tc>
        <w:tc>
          <w:tcPr>
            <w:tcW w:w="505" w:type="pct"/>
            <w:tcPrChange w:id="1618" w:author="Gaurav Shah" w:date="2019-03-20T00:16:00Z">
              <w:tcPr>
                <w:tcW w:w="566" w:type="pct"/>
                <w:gridSpan w:val="2"/>
              </w:tcPr>
            </w:tcPrChange>
          </w:tcPr>
          <w:p w14:paraId="4EC8B9BD" w14:textId="37B7BD95" w:rsidR="00671A2F" w:rsidRPr="003277C6" w:rsidRDefault="00671A2F">
            <w:pPr>
              <w:pStyle w:val="BodyText"/>
              <w:spacing w:after="0"/>
              <w:cnfStyle w:val="000000100000" w:firstRow="0" w:lastRow="0" w:firstColumn="0" w:lastColumn="0" w:oddVBand="0" w:evenVBand="0" w:oddHBand="1" w:evenHBand="0" w:firstRowFirstColumn="0" w:firstRowLastColumn="0" w:lastRowFirstColumn="0" w:lastRowLastColumn="0"/>
              <w:rPr>
                <w:ins w:id="1619" w:author="Aishwarya Balan" w:date="2019-02-07T12:12:00Z"/>
                <w:sz w:val="18"/>
                <w:rPrChange w:id="1620" w:author="Aishwarya Balan" w:date="2019-03-04T11:52:00Z">
                  <w:rPr>
                    <w:ins w:id="1621" w:author="Aishwarya Balan" w:date="2019-02-07T12:12:00Z"/>
                  </w:rPr>
                </w:rPrChange>
              </w:rPr>
              <w:pPrChange w:id="1622" w:author="Aishwarya Balan" w:date="2019-03-04T11:33:00Z">
                <w:pPr>
                  <w:pStyle w:val="BodyText"/>
                  <w:spacing w:after="0"/>
                  <w:ind w:left="360"/>
                  <w:cnfStyle w:val="000000100000" w:firstRow="0" w:lastRow="0" w:firstColumn="0" w:lastColumn="0" w:oddVBand="0" w:evenVBand="0" w:oddHBand="1" w:evenHBand="0" w:firstRowFirstColumn="0" w:firstRowLastColumn="0" w:lastRowFirstColumn="0" w:lastRowLastColumn="0"/>
                </w:pPr>
              </w:pPrChange>
            </w:pPr>
            <w:ins w:id="1623" w:author="Aishwarya Balan" w:date="2019-03-04T11:33:00Z">
              <w:r w:rsidRPr="003277C6">
                <w:rPr>
                  <w:sz w:val="18"/>
                  <w:rPrChange w:id="1624" w:author="Aishwarya Balan" w:date="2019-03-04T11:52:00Z">
                    <w:rPr/>
                  </w:rPrChange>
                </w:rPr>
                <w:t>Conditional</w:t>
              </w:r>
            </w:ins>
          </w:p>
        </w:tc>
        <w:tc>
          <w:tcPr>
            <w:tcW w:w="816" w:type="pct"/>
            <w:gridSpan w:val="3"/>
            <w:tcPrChange w:id="1625" w:author="Gaurav Shah" w:date="2019-03-20T00:16:00Z">
              <w:tcPr>
                <w:tcW w:w="931" w:type="pct"/>
                <w:gridSpan w:val="5"/>
              </w:tcPr>
            </w:tcPrChange>
          </w:tcPr>
          <w:p w14:paraId="02B3EAE0" w14:textId="77777777" w:rsidR="00671A2F" w:rsidRPr="003277C6" w:rsidRDefault="00671A2F" w:rsidP="00671A2F">
            <w:pPr>
              <w:pStyle w:val="BodyText"/>
              <w:cnfStyle w:val="000000100000" w:firstRow="0" w:lastRow="0" w:firstColumn="0" w:lastColumn="0" w:oddVBand="0" w:evenVBand="0" w:oddHBand="1" w:evenHBand="0" w:firstRowFirstColumn="0" w:firstRowLastColumn="0" w:lastRowFirstColumn="0" w:lastRowLastColumn="0"/>
              <w:rPr>
                <w:ins w:id="1626" w:author="Aishwarya Balan" w:date="2019-03-04T11:33:00Z"/>
                <w:sz w:val="18"/>
                <w:lang w:val="en-IN"/>
                <w:rPrChange w:id="1627" w:author="Aishwarya Balan" w:date="2019-03-04T11:52:00Z">
                  <w:rPr>
                    <w:ins w:id="1628" w:author="Aishwarya Balan" w:date="2019-03-04T11:33:00Z"/>
                    <w:lang w:val="en-IN"/>
                  </w:rPr>
                </w:rPrChange>
              </w:rPr>
            </w:pPr>
            <w:ins w:id="1629" w:author="Aishwarya Balan" w:date="2019-03-04T11:33:00Z">
              <w:r w:rsidRPr="003277C6">
                <w:rPr>
                  <w:sz w:val="18"/>
                  <w:lang w:val="en-IN"/>
                  <w:rPrChange w:id="1630" w:author="Aishwarya Balan" w:date="2019-03-04T11:52:00Z">
                    <w:rPr>
                      <w:lang w:val="en-IN"/>
                    </w:rPr>
                  </w:rPrChange>
                </w:rPr>
                <w:t xml:space="preserve">This field value will be updated </w:t>
              </w:r>
              <w:r w:rsidRPr="003277C6">
                <w:rPr>
                  <w:sz w:val="18"/>
                  <w:lang w:val="en-IN"/>
                  <w:rPrChange w:id="1631" w:author="Aishwarya Balan" w:date="2019-03-04T11:52:00Z">
                    <w:rPr>
                      <w:lang w:val="en-IN"/>
                    </w:rPr>
                  </w:rPrChange>
                </w:rPr>
                <w:lastRenderedPageBreak/>
                <w:t>by the User online</w:t>
              </w:r>
            </w:ins>
          </w:p>
          <w:p w14:paraId="058A6792" w14:textId="77777777" w:rsidR="00671A2F" w:rsidRPr="003277C6" w:rsidRDefault="00671A2F" w:rsidP="00671A2F">
            <w:pPr>
              <w:pStyle w:val="BodyText"/>
              <w:spacing w:after="0"/>
              <w:cnfStyle w:val="000000100000" w:firstRow="0" w:lastRow="0" w:firstColumn="0" w:lastColumn="0" w:oddVBand="0" w:evenVBand="0" w:oddHBand="1" w:evenHBand="0" w:firstRowFirstColumn="0" w:firstRowLastColumn="0" w:lastRowFirstColumn="0" w:lastRowLastColumn="0"/>
              <w:rPr>
                <w:ins w:id="1632" w:author="Aishwarya Balan" w:date="2019-02-07T12:12:00Z"/>
                <w:sz w:val="18"/>
                <w:rPrChange w:id="1633" w:author="Aishwarya Balan" w:date="2019-03-04T11:52:00Z">
                  <w:rPr>
                    <w:ins w:id="1634" w:author="Aishwarya Balan" w:date="2019-02-07T12:12:00Z"/>
                  </w:rPr>
                </w:rPrChange>
              </w:rPr>
            </w:pPr>
          </w:p>
        </w:tc>
        <w:tc>
          <w:tcPr>
            <w:tcW w:w="503" w:type="pct"/>
            <w:tcPrChange w:id="1635" w:author="Gaurav Shah" w:date="2019-03-20T00:16:00Z">
              <w:tcPr>
                <w:tcW w:w="1" w:type="pct"/>
                <w:gridSpan w:val="2"/>
              </w:tcPr>
            </w:tcPrChange>
          </w:tcPr>
          <w:p w14:paraId="651282BE" w14:textId="01C2725F" w:rsidR="00671A2F" w:rsidRPr="00671A2F" w:rsidRDefault="00671A2F">
            <w:pPr>
              <w:pStyle w:val="BodyText"/>
              <w:spacing w:after="0"/>
              <w:cnfStyle w:val="000000100000" w:firstRow="0" w:lastRow="0" w:firstColumn="0" w:lastColumn="0" w:oddVBand="0" w:evenVBand="0" w:oddHBand="1" w:evenHBand="0" w:firstRowFirstColumn="0" w:firstRowLastColumn="0" w:lastRowFirstColumn="0" w:lastRowLastColumn="0"/>
              <w:rPr>
                <w:ins w:id="1636" w:author="Gaurav Shah" w:date="2019-03-20T00:16:00Z"/>
                <w:sz w:val="18"/>
                <w:rPrChange w:id="1637" w:author="Gaurav Shah" w:date="2019-03-20T00:18:00Z">
                  <w:rPr>
                    <w:ins w:id="1638" w:author="Gaurav Shah" w:date="2019-03-20T00:16:00Z"/>
                    <w:sz w:val="18"/>
                    <w:lang w:val="en-IN"/>
                  </w:rPr>
                </w:rPrChange>
              </w:rPr>
              <w:pPrChange w:id="1639" w:author="Gaurav Shah" w:date="2019-03-20T00:18:00Z">
                <w:pPr>
                  <w:pStyle w:val="BodyText"/>
                  <w:ind w:right="1454"/>
                  <w:cnfStyle w:val="000000100000" w:firstRow="0" w:lastRow="0" w:firstColumn="0" w:lastColumn="0" w:oddVBand="0" w:evenVBand="0" w:oddHBand="1" w:evenHBand="0" w:firstRowFirstColumn="0" w:firstRowLastColumn="0" w:lastRowFirstColumn="0" w:lastRowLastColumn="0"/>
                </w:pPr>
              </w:pPrChange>
            </w:pPr>
            <w:ins w:id="1640" w:author="Gaurav Shah" w:date="2019-03-20T00:19:00Z">
              <w:r w:rsidRPr="00F04488">
                <w:rPr>
                  <w:sz w:val="18"/>
                </w:rPr>
                <w:lastRenderedPageBreak/>
                <w:t>UDF</w:t>
              </w:r>
            </w:ins>
          </w:p>
        </w:tc>
        <w:tc>
          <w:tcPr>
            <w:tcW w:w="522" w:type="pct"/>
            <w:gridSpan w:val="3"/>
            <w:tcPrChange w:id="1641" w:author="Gaurav Shah" w:date="2019-03-20T00:16:00Z">
              <w:tcPr>
                <w:tcW w:w="561" w:type="pct"/>
                <w:gridSpan w:val="3"/>
              </w:tcPr>
            </w:tcPrChange>
          </w:tcPr>
          <w:p w14:paraId="571D23D1" w14:textId="4893B1A3" w:rsidR="00671A2F" w:rsidRPr="00671A2F" w:rsidRDefault="00671A2F">
            <w:pPr>
              <w:pStyle w:val="BodyText"/>
              <w:spacing w:after="0"/>
              <w:cnfStyle w:val="000000100000" w:firstRow="0" w:lastRow="0" w:firstColumn="0" w:lastColumn="0" w:oddVBand="0" w:evenVBand="0" w:oddHBand="1" w:evenHBand="0" w:firstRowFirstColumn="0" w:firstRowLastColumn="0" w:lastRowFirstColumn="0" w:lastRowLastColumn="0"/>
              <w:rPr>
                <w:ins w:id="1642" w:author="Aishwarya Balan" w:date="2019-03-04T11:41:00Z"/>
                <w:sz w:val="18"/>
                <w:rPrChange w:id="1643" w:author="Gaurav Shah" w:date="2019-03-20T00:18:00Z">
                  <w:rPr>
                    <w:ins w:id="1644" w:author="Aishwarya Balan" w:date="2019-03-04T11:41:00Z"/>
                    <w:lang w:val="en-IN"/>
                  </w:rPr>
                </w:rPrChange>
              </w:rPr>
              <w:pPrChange w:id="1645" w:author="Gaurav Shah" w:date="2019-03-20T00:18:00Z">
                <w:pPr>
                  <w:pStyle w:val="BodyText"/>
                  <w:cnfStyle w:val="000000100000" w:firstRow="0" w:lastRow="0" w:firstColumn="0" w:lastColumn="0" w:oddVBand="0" w:evenVBand="0" w:oddHBand="1" w:evenHBand="0" w:firstRowFirstColumn="0" w:firstRowLastColumn="0" w:lastRowFirstColumn="0" w:lastRowLastColumn="0"/>
                </w:pPr>
              </w:pPrChange>
            </w:pPr>
          </w:p>
        </w:tc>
      </w:tr>
      <w:tr w:rsidR="00671A2F" w:rsidRPr="003277C6" w14:paraId="0C82BCDA" w14:textId="13F3F5A6" w:rsidTr="00671A2F">
        <w:trPr>
          <w:gridAfter w:val="1"/>
          <w:wAfter w:w="78" w:type="dxa"/>
          <w:trHeight w:val="396"/>
          <w:ins w:id="1646" w:author="Aishwarya Balan" w:date="2019-02-28T18:34:00Z"/>
          <w:trPrChange w:id="1647" w:author="Gaurav Shah" w:date="2019-03-20T00:16:00Z">
            <w:trPr>
              <w:gridAfter w:val="1"/>
              <w:trHeight w:val="396"/>
            </w:trPr>
          </w:trPrChange>
        </w:trPr>
        <w:tc>
          <w:tcPr>
            <w:cnfStyle w:val="001000000000" w:firstRow="0" w:lastRow="0" w:firstColumn="1" w:lastColumn="0" w:oddVBand="0" w:evenVBand="0" w:oddHBand="0" w:evenHBand="0" w:firstRowFirstColumn="0" w:firstRowLastColumn="0" w:lastRowFirstColumn="0" w:lastRowLastColumn="0"/>
            <w:tcW w:w="744" w:type="pct"/>
            <w:gridSpan w:val="2"/>
            <w:tcPrChange w:id="1648" w:author="Gaurav Shah" w:date="2019-03-20T00:16:00Z">
              <w:tcPr>
                <w:tcW w:w="816" w:type="pct"/>
                <w:gridSpan w:val="3"/>
              </w:tcPr>
            </w:tcPrChange>
          </w:tcPr>
          <w:p w14:paraId="28F015CC" w14:textId="77777777" w:rsidR="00671A2F" w:rsidRPr="003277C6" w:rsidRDefault="00671A2F" w:rsidP="00671A2F">
            <w:pPr>
              <w:pStyle w:val="BodyText"/>
              <w:rPr>
                <w:ins w:id="1649" w:author="Aishwarya Balan" w:date="2019-02-28T18:35:00Z"/>
                <w:sz w:val="18"/>
                <w:lang w:val="en-IN"/>
                <w:rPrChange w:id="1650" w:author="Aishwarya Balan" w:date="2019-03-04T11:52:00Z">
                  <w:rPr>
                    <w:ins w:id="1651" w:author="Aishwarya Balan" w:date="2019-02-28T18:35:00Z"/>
                    <w:lang w:val="en-IN"/>
                  </w:rPr>
                </w:rPrChange>
              </w:rPr>
            </w:pPr>
            <w:ins w:id="1652" w:author="Aishwarya Balan" w:date="2019-02-28T18:35:00Z">
              <w:r w:rsidRPr="003277C6">
                <w:rPr>
                  <w:sz w:val="18"/>
                  <w:rPrChange w:id="1653" w:author="Aishwarya Balan" w:date="2019-03-04T11:52:00Z">
                    <w:rPr/>
                  </w:rPrChange>
                </w:rPr>
                <w:t>Decision Remarks</w:t>
              </w:r>
            </w:ins>
          </w:p>
          <w:p w14:paraId="1DEE2353" w14:textId="77777777" w:rsidR="00671A2F" w:rsidRPr="003277C6" w:rsidRDefault="00671A2F" w:rsidP="00671A2F">
            <w:pPr>
              <w:pStyle w:val="BodyText"/>
              <w:spacing w:after="0"/>
              <w:rPr>
                <w:ins w:id="1654" w:author="Aishwarya Balan" w:date="2019-02-28T18:34:00Z"/>
                <w:sz w:val="18"/>
                <w:rPrChange w:id="1655" w:author="Aishwarya Balan" w:date="2019-03-04T11:52:00Z">
                  <w:rPr>
                    <w:ins w:id="1656" w:author="Aishwarya Balan" w:date="2019-02-28T18:34:00Z"/>
                  </w:rPr>
                </w:rPrChange>
              </w:rPr>
            </w:pPr>
          </w:p>
        </w:tc>
        <w:tc>
          <w:tcPr>
            <w:tcW w:w="451" w:type="pct"/>
            <w:tcPrChange w:id="1657" w:author="Gaurav Shah" w:date="2019-03-20T00:16:00Z">
              <w:tcPr>
                <w:tcW w:w="507" w:type="pct"/>
                <w:gridSpan w:val="2"/>
              </w:tcPr>
            </w:tcPrChange>
          </w:tcPr>
          <w:p w14:paraId="53CDF7A0" w14:textId="57069973" w:rsidR="00671A2F" w:rsidRPr="003277C6" w:rsidRDefault="00671A2F" w:rsidP="00671A2F">
            <w:pPr>
              <w:pStyle w:val="BodyText"/>
              <w:spacing w:after="0"/>
              <w:cnfStyle w:val="000000000000" w:firstRow="0" w:lastRow="0" w:firstColumn="0" w:lastColumn="0" w:oddVBand="0" w:evenVBand="0" w:oddHBand="0" w:evenHBand="0" w:firstRowFirstColumn="0" w:firstRowLastColumn="0" w:lastRowFirstColumn="0" w:lastRowLastColumn="0"/>
              <w:rPr>
                <w:ins w:id="1658" w:author="Aishwarya Balan" w:date="2019-02-28T18:34:00Z"/>
                <w:sz w:val="18"/>
                <w:rPrChange w:id="1659" w:author="Aishwarya Balan" w:date="2019-03-04T11:52:00Z">
                  <w:rPr>
                    <w:ins w:id="1660" w:author="Aishwarya Balan" w:date="2019-02-28T18:34:00Z"/>
                  </w:rPr>
                </w:rPrChange>
              </w:rPr>
            </w:pPr>
            <w:ins w:id="1661" w:author="Aishwarya Balan" w:date="2019-03-04T11:58:00Z">
              <w:r>
                <w:rPr>
                  <w:sz w:val="18"/>
                </w:rPr>
                <w:t>String</w:t>
              </w:r>
            </w:ins>
          </w:p>
        </w:tc>
        <w:tc>
          <w:tcPr>
            <w:tcW w:w="496" w:type="pct"/>
            <w:tcPrChange w:id="1662" w:author="Gaurav Shah" w:date="2019-03-20T00:16:00Z">
              <w:tcPr>
                <w:tcW w:w="555" w:type="pct"/>
                <w:gridSpan w:val="2"/>
              </w:tcPr>
            </w:tcPrChange>
          </w:tcPr>
          <w:p w14:paraId="1FA1921D" w14:textId="09C32F1D" w:rsidR="00671A2F" w:rsidRPr="003277C6" w:rsidRDefault="00671A2F" w:rsidP="00671A2F">
            <w:pPr>
              <w:pStyle w:val="BodyText"/>
              <w:spacing w:after="0"/>
              <w:cnfStyle w:val="000000000000" w:firstRow="0" w:lastRow="0" w:firstColumn="0" w:lastColumn="0" w:oddVBand="0" w:evenVBand="0" w:oddHBand="0" w:evenHBand="0" w:firstRowFirstColumn="0" w:firstRowLastColumn="0" w:lastRowFirstColumn="0" w:lastRowLastColumn="0"/>
              <w:rPr>
                <w:ins w:id="1663" w:author="Aishwarya Balan" w:date="2019-02-28T18:34:00Z"/>
                <w:sz w:val="18"/>
                <w:rPrChange w:id="1664" w:author="Aishwarya Balan" w:date="2019-03-04T11:52:00Z">
                  <w:rPr>
                    <w:ins w:id="1665" w:author="Aishwarya Balan" w:date="2019-02-28T18:34:00Z"/>
                  </w:rPr>
                </w:rPrChange>
              </w:rPr>
            </w:pPr>
            <w:ins w:id="1666" w:author="Gaurav Shah" w:date="2019-03-20T00:16:00Z">
              <w:r w:rsidRPr="00C83896">
                <w:rPr>
                  <w:sz w:val="18"/>
                </w:rPr>
                <w:t>Text</w:t>
              </w:r>
            </w:ins>
            <w:ins w:id="1667" w:author="Aishwarya Balan" w:date="2019-03-04T11:57:00Z">
              <w:del w:id="1668" w:author="Gaurav Shah" w:date="2019-03-20T00:16:00Z">
                <w:r w:rsidDel="003972F3">
                  <w:rPr>
                    <w:sz w:val="18"/>
                  </w:rPr>
                  <w:delText>Display</w:delText>
                </w:r>
              </w:del>
            </w:ins>
          </w:p>
        </w:tc>
        <w:tc>
          <w:tcPr>
            <w:tcW w:w="964" w:type="pct"/>
            <w:tcPrChange w:id="1669" w:author="Gaurav Shah" w:date="2019-03-20T00:16:00Z">
              <w:tcPr>
                <w:tcW w:w="1063" w:type="pct"/>
                <w:gridSpan w:val="2"/>
              </w:tcPr>
            </w:tcPrChange>
          </w:tcPr>
          <w:p w14:paraId="146F25F9" w14:textId="77777777" w:rsidR="00671A2F" w:rsidRPr="003277C6" w:rsidRDefault="00671A2F" w:rsidP="00671A2F">
            <w:pPr>
              <w:pStyle w:val="BodyText"/>
              <w:spacing w:after="0"/>
              <w:cnfStyle w:val="000000000000" w:firstRow="0" w:lastRow="0" w:firstColumn="0" w:lastColumn="0" w:oddVBand="0" w:evenVBand="0" w:oddHBand="0" w:evenHBand="0" w:firstRowFirstColumn="0" w:firstRowLastColumn="0" w:lastRowFirstColumn="0" w:lastRowLastColumn="0"/>
              <w:rPr>
                <w:ins w:id="1670" w:author="Aishwarya Balan" w:date="2019-02-28T18:34:00Z"/>
                <w:sz w:val="18"/>
                <w:rPrChange w:id="1671" w:author="Aishwarya Balan" w:date="2019-03-04T11:52:00Z">
                  <w:rPr>
                    <w:ins w:id="1672" w:author="Aishwarya Balan" w:date="2019-02-28T18:34:00Z"/>
                  </w:rPr>
                </w:rPrChange>
              </w:rPr>
            </w:pPr>
          </w:p>
        </w:tc>
        <w:tc>
          <w:tcPr>
            <w:tcW w:w="505" w:type="pct"/>
            <w:tcPrChange w:id="1673" w:author="Gaurav Shah" w:date="2019-03-20T00:16:00Z">
              <w:tcPr>
                <w:tcW w:w="566" w:type="pct"/>
                <w:gridSpan w:val="2"/>
              </w:tcPr>
            </w:tcPrChange>
          </w:tcPr>
          <w:p w14:paraId="07108738" w14:textId="1EF0BBB2" w:rsidR="00671A2F" w:rsidRPr="003277C6" w:rsidRDefault="00671A2F">
            <w:pPr>
              <w:pStyle w:val="BodyText"/>
              <w:spacing w:after="0"/>
              <w:cnfStyle w:val="000000000000" w:firstRow="0" w:lastRow="0" w:firstColumn="0" w:lastColumn="0" w:oddVBand="0" w:evenVBand="0" w:oddHBand="0" w:evenHBand="0" w:firstRowFirstColumn="0" w:firstRowLastColumn="0" w:lastRowFirstColumn="0" w:lastRowLastColumn="0"/>
              <w:rPr>
                <w:ins w:id="1674" w:author="Aishwarya Balan" w:date="2019-02-28T18:34:00Z"/>
                <w:sz w:val="18"/>
                <w:rPrChange w:id="1675" w:author="Aishwarya Balan" w:date="2019-03-04T11:52:00Z">
                  <w:rPr>
                    <w:ins w:id="1676" w:author="Aishwarya Balan" w:date="2019-02-28T18:34:00Z"/>
                  </w:rPr>
                </w:rPrChange>
              </w:rPr>
              <w:pPrChange w:id="1677" w:author="Aishwarya Balan" w:date="2019-03-04T11:33:00Z">
                <w:pPr>
                  <w:pStyle w:val="BodyText"/>
                  <w:spacing w:after="0"/>
                  <w:ind w:left="360"/>
                  <w:cnfStyle w:val="000000000000" w:firstRow="0" w:lastRow="0" w:firstColumn="0" w:lastColumn="0" w:oddVBand="0" w:evenVBand="0" w:oddHBand="0" w:evenHBand="0" w:firstRowFirstColumn="0" w:firstRowLastColumn="0" w:lastRowFirstColumn="0" w:lastRowLastColumn="0"/>
                </w:pPr>
              </w:pPrChange>
            </w:pPr>
            <w:ins w:id="1678" w:author="Aishwarya Balan" w:date="2019-03-04T11:33:00Z">
              <w:r w:rsidRPr="003277C6">
                <w:rPr>
                  <w:sz w:val="18"/>
                  <w:rPrChange w:id="1679" w:author="Aishwarya Balan" w:date="2019-03-04T11:52:00Z">
                    <w:rPr/>
                  </w:rPrChange>
                </w:rPr>
                <w:t>Conditional</w:t>
              </w:r>
            </w:ins>
          </w:p>
        </w:tc>
        <w:tc>
          <w:tcPr>
            <w:tcW w:w="816" w:type="pct"/>
            <w:gridSpan w:val="3"/>
            <w:tcPrChange w:id="1680" w:author="Gaurav Shah" w:date="2019-03-20T00:16:00Z">
              <w:tcPr>
                <w:tcW w:w="931" w:type="pct"/>
                <w:gridSpan w:val="5"/>
              </w:tcPr>
            </w:tcPrChange>
          </w:tcPr>
          <w:p w14:paraId="67E80F0D" w14:textId="77777777" w:rsidR="00671A2F" w:rsidRPr="003277C6" w:rsidRDefault="00671A2F" w:rsidP="00671A2F">
            <w:pPr>
              <w:pStyle w:val="BodyText"/>
              <w:cnfStyle w:val="000000000000" w:firstRow="0" w:lastRow="0" w:firstColumn="0" w:lastColumn="0" w:oddVBand="0" w:evenVBand="0" w:oddHBand="0" w:evenHBand="0" w:firstRowFirstColumn="0" w:firstRowLastColumn="0" w:lastRowFirstColumn="0" w:lastRowLastColumn="0"/>
              <w:rPr>
                <w:ins w:id="1681" w:author="Aishwarya Balan" w:date="2019-03-04T11:33:00Z"/>
                <w:sz w:val="18"/>
                <w:lang w:val="en-IN"/>
                <w:rPrChange w:id="1682" w:author="Aishwarya Balan" w:date="2019-03-04T11:52:00Z">
                  <w:rPr>
                    <w:ins w:id="1683" w:author="Aishwarya Balan" w:date="2019-03-04T11:33:00Z"/>
                    <w:lang w:val="en-IN"/>
                  </w:rPr>
                </w:rPrChange>
              </w:rPr>
            </w:pPr>
            <w:ins w:id="1684" w:author="Aishwarya Balan" w:date="2019-03-04T11:33:00Z">
              <w:r w:rsidRPr="003277C6">
                <w:rPr>
                  <w:sz w:val="18"/>
                  <w:lang w:val="en-IN"/>
                  <w:rPrChange w:id="1685" w:author="Aishwarya Balan" w:date="2019-03-04T11:52:00Z">
                    <w:rPr>
                      <w:lang w:val="en-IN"/>
                    </w:rPr>
                  </w:rPrChange>
                </w:rPr>
                <w:t>This field value will be updated by the User online</w:t>
              </w:r>
            </w:ins>
          </w:p>
          <w:p w14:paraId="202026F1" w14:textId="77777777" w:rsidR="00671A2F" w:rsidRPr="003277C6" w:rsidRDefault="00671A2F" w:rsidP="00671A2F">
            <w:pPr>
              <w:pStyle w:val="BodyText"/>
              <w:spacing w:after="0"/>
              <w:cnfStyle w:val="000000000000" w:firstRow="0" w:lastRow="0" w:firstColumn="0" w:lastColumn="0" w:oddVBand="0" w:evenVBand="0" w:oddHBand="0" w:evenHBand="0" w:firstRowFirstColumn="0" w:firstRowLastColumn="0" w:lastRowFirstColumn="0" w:lastRowLastColumn="0"/>
              <w:rPr>
                <w:ins w:id="1686" w:author="Aishwarya Balan" w:date="2019-02-28T18:34:00Z"/>
                <w:sz w:val="18"/>
                <w:rPrChange w:id="1687" w:author="Aishwarya Balan" w:date="2019-03-04T11:52:00Z">
                  <w:rPr>
                    <w:ins w:id="1688" w:author="Aishwarya Balan" w:date="2019-02-28T18:34:00Z"/>
                  </w:rPr>
                </w:rPrChange>
              </w:rPr>
            </w:pPr>
          </w:p>
        </w:tc>
        <w:tc>
          <w:tcPr>
            <w:tcW w:w="503" w:type="pct"/>
            <w:tcPrChange w:id="1689" w:author="Gaurav Shah" w:date="2019-03-20T00:16:00Z">
              <w:tcPr>
                <w:tcW w:w="1" w:type="pct"/>
                <w:gridSpan w:val="2"/>
              </w:tcPr>
            </w:tcPrChange>
          </w:tcPr>
          <w:p w14:paraId="23A19520" w14:textId="1BAA5F29" w:rsidR="00671A2F" w:rsidRPr="00671A2F" w:rsidRDefault="00671A2F">
            <w:pPr>
              <w:pStyle w:val="BodyText"/>
              <w:spacing w:after="0"/>
              <w:cnfStyle w:val="000000000000" w:firstRow="0" w:lastRow="0" w:firstColumn="0" w:lastColumn="0" w:oddVBand="0" w:evenVBand="0" w:oddHBand="0" w:evenHBand="0" w:firstRowFirstColumn="0" w:firstRowLastColumn="0" w:lastRowFirstColumn="0" w:lastRowLastColumn="0"/>
              <w:rPr>
                <w:ins w:id="1690" w:author="Gaurav Shah" w:date="2019-03-20T00:16:00Z"/>
                <w:sz w:val="18"/>
                <w:rPrChange w:id="1691" w:author="Gaurav Shah" w:date="2019-03-20T00:18:00Z">
                  <w:rPr>
                    <w:ins w:id="1692" w:author="Gaurav Shah" w:date="2019-03-20T00:16:00Z"/>
                    <w:sz w:val="18"/>
                    <w:lang w:val="en-IN"/>
                  </w:rPr>
                </w:rPrChange>
              </w:rPr>
              <w:pPrChange w:id="1693" w:author="Gaurav Shah" w:date="2019-03-20T00:18:00Z">
                <w:pPr>
                  <w:pStyle w:val="BodyText"/>
                  <w:ind w:right="1454"/>
                  <w:cnfStyle w:val="000000000000" w:firstRow="0" w:lastRow="0" w:firstColumn="0" w:lastColumn="0" w:oddVBand="0" w:evenVBand="0" w:oddHBand="0" w:evenHBand="0" w:firstRowFirstColumn="0" w:firstRowLastColumn="0" w:lastRowFirstColumn="0" w:lastRowLastColumn="0"/>
                </w:pPr>
              </w:pPrChange>
            </w:pPr>
            <w:ins w:id="1694" w:author="Gaurav Shah" w:date="2019-03-20T00:19:00Z">
              <w:r w:rsidRPr="00F04488">
                <w:rPr>
                  <w:sz w:val="18"/>
                </w:rPr>
                <w:t>UDF</w:t>
              </w:r>
            </w:ins>
          </w:p>
        </w:tc>
        <w:tc>
          <w:tcPr>
            <w:tcW w:w="522" w:type="pct"/>
            <w:gridSpan w:val="3"/>
            <w:tcPrChange w:id="1695" w:author="Gaurav Shah" w:date="2019-03-20T00:16:00Z">
              <w:tcPr>
                <w:tcW w:w="561" w:type="pct"/>
                <w:gridSpan w:val="3"/>
              </w:tcPr>
            </w:tcPrChange>
          </w:tcPr>
          <w:p w14:paraId="1123AA4A" w14:textId="122EACA3" w:rsidR="00671A2F" w:rsidRPr="00671A2F" w:rsidRDefault="00671A2F">
            <w:pPr>
              <w:pStyle w:val="BodyText"/>
              <w:spacing w:after="0"/>
              <w:cnfStyle w:val="000000000000" w:firstRow="0" w:lastRow="0" w:firstColumn="0" w:lastColumn="0" w:oddVBand="0" w:evenVBand="0" w:oddHBand="0" w:evenHBand="0" w:firstRowFirstColumn="0" w:firstRowLastColumn="0" w:lastRowFirstColumn="0" w:lastRowLastColumn="0"/>
              <w:rPr>
                <w:ins w:id="1696" w:author="Aishwarya Balan" w:date="2019-03-04T11:41:00Z"/>
                <w:sz w:val="18"/>
                <w:rPrChange w:id="1697" w:author="Gaurav Shah" w:date="2019-03-20T00:18:00Z">
                  <w:rPr>
                    <w:ins w:id="1698" w:author="Aishwarya Balan" w:date="2019-03-04T11:41:00Z"/>
                    <w:lang w:val="en-IN"/>
                  </w:rPr>
                </w:rPrChange>
              </w:rPr>
              <w:pPrChange w:id="1699" w:author="Gaurav Shah" w:date="2019-03-20T00:18:00Z">
                <w:pPr>
                  <w:pStyle w:val="BodyText"/>
                  <w:cnfStyle w:val="000000000000" w:firstRow="0" w:lastRow="0" w:firstColumn="0" w:lastColumn="0" w:oddVBand="0" w:evenVBand="0" w:oddHBand="0" w:evenHBand="0" w:firstRowFirstColumn="0" w:firstRowLastColumn="0" w:lastRowFirstColumn="0" w:lastRowLastColumn="0"/>
                </w:pPr>
              </w:pPrChange>
            </w:pPr>
          </w:p>
        </w:tc>
      </w:tr>
      <w:tr w:rsidR="00546E1F" w:rsidRPr="003277C6" w14:paraId="3A2B21C4" w14:textId="77777777" w:rsidTr="00671A2F">
        <w:trPr>
          <w:gridAfter w:val="1"/>
          <w:cnfStyle w:val="000000100000" w:firstRow="0" w:lastRow="0" w:firstColumn="0" w:lastColumn="0" w:oddVBand="0" w:evenVBand="0" w:oddHBand="1" w:evenHBand="0" w:firstRowFirstColumn="0" w:firstRowLastColumn="0" w:lastRowFirstColumn="0" w:lastRowLastColumn="0"/>
          <w:wAfter w:w="78" w:type="dxa"/>
          <w:trHeight w:val="396"/>
          <w:ins w:id="1700" w:author="Aishwarya Balan" w:date="2019-05-29T12:18:00Z"/>
        </w:trPr>
        <w:tc>
          <w:tcPr>
            <w:cnfStyle w:val="001000000000" w:firstRow="0" w:lastRow="0" w:firstColumn="1" w:lastColumn="0" w:oddVBand="0" w:evenVBand="0" w:oddHBand="0" w:evenHBand="0" w:firstRowFirstColumn="0" w:firstRowLastColumn="0" w:lastRowFirstColumn="0" w:lastRowLastColumn="0"/>
            <w:tcW w:w="744" w:type="pct"/>
            <w:gridSpan w:val="2"/>
          </w:tcPr>
          <w:p w14:paraId="1E23E860" w14:textId="1E1C2F2F" w:rsidR="00546E1F" w:rsidRPr="00546E1F" w:rsidRDefault="00546E1F" w:rsidP="00671A2F">
            <w:pPr>
              <w:pStyle w:val="BodyText"/>
              <w:rPr>
                <w:ins w:id="1701" w:author="Aishwarya Balan" w:date="2019-05-29T12:18:00Z"/>
                <w:color w:val="C00000"/>
                <w:sz w:val="18"/>
                <w:rPrChange w:id="1702" w:author="Aishwarya Balan" w:date="2019-05-29T12:19:00Z">
                  <w:rPr>
                    <w:ins w:id="1703" w:author="Aishwarya Balan" w:date="2019-05-29T12:18:00Z"/>
                    <w:sz w:val="18"/>
                  </w:rPr>
                </w:rPrChange>
              </w:rPr>
            </w:pPr>
            <w:ins w:id="1704" w:author="Aishwarya Balan" w:date="2019-05-29T12:19:00Z">
              <w:r>
                <w:rPr>
                  <w:color w:val="C00000"/>
                  <w:sz w:val="18"/>
                </w:rPr>
                <w:t xml:space="preserve">Credit Collection Status </w:t>
              </w:r>
            </w:ins>
          </w:p>
        </w:tc>
        <w:tc>
          <w:tcPr>
            <w:tcW w:w="451" w:type="pct"/>
          </w:tcPr>
          <w:p w14:paraId="62966CBC" w14:textId="1D6F8925" w:rsidR="00546E1F" w:rsidRPr="00546E1F" w:rsidRDefault="00546E1F" w:rsidP="00671A2F">
            <w:pPr>
              <w:pStyle w:val="BodyText"/>
              <w:spacing w:after="0"/>
              <w:cnfStyle w:val="000000100000" w:firstRow="0" w:lastRow="0" w:firstColumn="0" w:lastColumn="0" w:oddVBand="0" w:evenVBand="0" w:oddHBand="1" w:evenHBand="0" w:firstRowFirstColumn="0" w:firstRowLastColumn="0" w:lastRowFirstColumn="0" w:lastRowLastColumn="0"/>
              <w:rPr>
                <w:ins w:id="1705" w:author="Aishwarya Balan" w:date="2019-05-29T12:18:00Z"/>
                <w:color w:val="C00000"/>
                <w:sz w:val="18"/>
                <w:rPrChange w:id="1706" w:author="Aishwarya Balan" w:date="2019-05-29T12:20:00Z">
                  <w:rPr>
                    <w:ins w:id="1707" w:author="Aishwarya Balan" w:date="2019-05-29T12:18:00Z"/>
                    <w:sz w:val="18"/>
                  </w:rPr>
                </w:rPrChange>
              </w:rPr>
            </w:pPr>
            <w:ins w:id="1708" w:author="Aishwarya Balan" w:date="2019-05-29T12:20:00Z">
              <w:r w:rsidRPr="00546E1F">
                <w:rPr>
                  <w:color w:val="C00000"/>
                  <w:sz w:val="18"/>
                  <w:rPrChange w:id="1709" w:author="Aishwarya Balan" w:date="2019-05-29T12:20:00Z">
                    <w:rPr>
                      <w:sz w:val="18"/>
                    </w:rPr>
                  </w:rPrChange>
                </w:rPr>
                <w:t xml:space="preserve">String </w:t>
              </w:r>
            </w:ins>
          </w:p>
        </w:tc>
        <w:tc>
          <w:tcPr>
            <w:tcW w:w="496" w:type="pct"/>
          </w:tcPr>
          <w:p w14:paraId="3FD65B89" w14:textId="51197002" w:rsidR="00546E1F" w:rsidRPr="00546E1F" w:rsidRDefault="00546E1F" w:rsidP="00671A2F">
            <w:pPr>
              <w:pStyle w:val="BodyText"/>
              <w:spacing w:after="0"/>
              <w:cnfStyle w:val="000000100000" w:firstRow="0" w:lastRow="0" w:firstColumn="0" w:lastColumn="0" w:oddVBand="0" w:evenVBand="0" w:oddHBand="1" w:evenHBand="0" w:firstRowFirstColumn="0" w:firstRowLastColumn="0" w:lastRowFirstColumn="0" w:lastRowLastColumn="0"/>
              <w:rPr>
                <w:ins w:id="1710" w:author="Aishwarya Balan" w:date="2019-05-29T12:18:00Z"/>
                <w:color w:val="C00000"/>
                <w:sz w:val="18"/>
                <w:rPrChange w:id="1711" w:author="Aishwarya Balan" w:date="2019-05-29T12:20:00Z">
                  <w:rPr>
                    <w:ins w:id="1712" w:author="Aishwarya Balan" w:date="2019-05-29T12:18:00Z"/>
                    <w:sz w:val="18"/>
                  </w:rPr>
                </w:rPrChange>
              </w:rPr>
            </w:pPr>
            <w:ins w:id="1713" w:author="Aishwarya Balan" w:date="2019-05-29T12:20:00Z">
              <w:r>
                <w:rPr>
                  <w:color w:val="C00000"/>
                  <w:sz w:val="18"/>
                </w:rPr>
                <w:t>Drop Down</w:t>
              </w:r>
            </w:ins>
          </w:p>
        </w:tc>
        <w:tc>
          <w:tcPr>
            <w:tcW w:w="964" w:type="pct"/>
          </w:tcPr>
          <w:p w14:paraId="6F23FC51" w14:textId="77777777" w:rsidR="00546E1F" w:rsidRDefault="00546E1F" w:rsidP="00671A2F">
            <w:pPr>
              <w:pStyle w:val="BodyText"/>
              <w:spacing w:after="0"/>
              <w:cnfStyle w:val="000000100000" w:firstRow="0" w:lastRow="0" w:firstColumn="0" w:lastColumn="0" w:oddVBand="0" w:evenVBand="0" w:oddHBand="1" w:evenHBand="0" w:firstRowFirstColumn="0" w:firstRowLastColumn="0" w:lastRowFirstColumn="0" w:lastRowLastColumn="0"/>
              <w:rPr>
                <w:ins w:id="1714" w:author="Aishwarya Balan" w:date="2019-05-29T12:21:00Z"/>
                <w:color w:val="C00000"/>
                <w:sz w:val="18"/>
              </w:rPr>
            </w:pPr>
            <w:ins w:id="1715" w:author="Aishwarya Balan" w:date="2019-05-29T12:21:00Z">
              <w:r>
                <w:rPr>
                  <w:sz w:val="18"/>
                </w:rPr>
                <w:t>-</w:t>
              </w:r>
              <w:r>
                <w:rPr>
                  <w:color w:val="C00000"/>
                  <w:sz w:val="18"/>
                </w:rPr>
                <w:t>Red Listed</w:t>
              </w:r>
            </w:ins>
          </w:p>
          <w:p w14:paraId="3963BE44" w14:textId="2504F4D3" w:rsidR="00546E1F" w:rsidRDefault="00546E1F" w:rsidP="00671A2F">
            <w:pPr>
              <w:pStyle w:val="BodyText"/>
              <w:spacing w:after="0"/>
              <w:cnfStyle w:val="000000100000" w:firstRow="0" w:lastRow="0" w:firstColumn="0" w:lastColumn="0" w:oddVBand="0" w:evenVBand="0" w:oddHBand="1" w:evenHBand="0" w:firstRowFirstColumn="0" w:firstRowLastColumn="0" w:lastRowFirstColumn="0" w:lastRowLastColumn="0"/>
              <w:rPr>
                <w:ins w:id="1716" w:author="Aishwarya Balan" w:date="2019-05-29T12:21:00Z"/>
                <w:color w:val="C00000"/>
                <w:sz w:val="18"/>
              </w:rPr>
            </w:pPr>
            <w:ins w:id="1717" w:author="Aishwarya Balan" w:date="2019-05-29T12:21:00Z">
              <w:r>
                <w:rPr>
                  <w:color w:val="C00000"/>
                  <w:sz w:val="18"/>
                </w:rPr>
                <w:t xml:space="preserve">-Legal Status </w:t>
              </w:r>
            </w:ins>
          </w:p>
          <w:p w14:paraId="62A568E5" w14:textId="77777777" w:rsidR="00546E1F" w:rsidRDefault="00546E1F" w:rsidP="00671A2F">
            <w:pPr>
              <w:pStyle w:val="BodyText"/>
              <w:spacing w:after="0"/>
              <w:cnfStyle w:val="000000100000" w:firstRow="0" w:lastRow="0" w:firstColumn="0" w:lastColumn="0" w:oddVBand="0" w:evenVBand="0" w:oddHBand="1" w:evenHBand="0" w:firstRowFirstColumn="0" w:firstRowLastColumn="0" w:lastRowFirstColumn="0" w:lastRowLastColumn="0"/>
              <w:rPr>
                <w:ins w:id="1718" w:author="Aishwarya Balan" w:date="2019-05-29T12:21:00Z"/>
                <w:color w:val="C00000"/>
                <w:sz w:val="18"/>
              </w:rPr>
            </w:pPr>
            <w:ins w:id="1719" w:author="Aishwarya Balan" w:date="2019-05-29T12:21:00Z">
              <w:r>
                <w:rPr>
                  <w:color w:val="C00000"/>
                  <w:sz w:val="18"/>
                </w:rPr>
                <w:t xml:space="preserve">-Sanctioned </w:t>
              </w:r>
            </w:ins>
          </w:p>
          <w:p w14:paraId="7E60C5D6" w14:textId="77777777" w:rsidR="00546E1F" w:rsidRDefault="00546E1F" w:rsidP="00671A2F">
            <w:pPr>
              <w:pStyle w:val="BodyText"/>
              <w:spacing w:after="0"/>
              <w:cnfStyle w:val="000000100000" w:firstRow="0" w:lastRow="0" w:firstColumn="0" w:lastColumn="0" w:oddVBand="0" w:evenVBand="0" w:oddHBand="1" w:evenHBand="0" w:firstRowFirstColumn="0" w:firstRowLastColumn="0" w:lastRowFirstColumn="0" w:lastRowLastColumn="0"/>
              <w:rPr>
                <w:ins w:id="1720" w:author="Aishwarya Balan" w:date="2019-05-29T12:22:00Z"/>
                <w:color w:val="C00000"/>
                <w:sz w:val="18"/>
              </w:rPr>
            </w:pPr>
            <w:ins w:id="1721" w:author="Aishwarya Balan" w:date="2019-05-29T12:21:00Z">
              <w:r>
                <w:rPr>
                  <w:color w:val="C00000"/>
                  <w:sz w:val="18"/>
                </w:rPr>
                <w:t xml:space="preserve">-Blank </w:t>
              </w:r>
            </w:ins>
          </w:p>
          <w:p w14:paraId="4E0F774A" w14:textId="77777777" w:rsidR="00E73DC4" w:rsidRDefault="00E73DC4" w:rsidP="00671A2F">
            <w:pPr>
              <w:pStyle w:val="BodyText"/>
              <w:spacing w:after="0"/>
              <w:cnfStyle w:val="000000100000" w:firstRow="0" w:lastRow="0" w:firstColumn="0" w:lastColumn="0" w:oddVBand="0" w:evenVBand="0" w:oddHBand="1" w:evenHBand="0" w:firstRowFirstColumn="0" w:firstRowLastColumn="0" w:lastRowFirstColumn="0" w:lastRowLastColumn="0"/>
              <w:rPr>
                <w:ins w:id="1722" w:author="Aishwarya Balan" w:date="2019-05-29T12:22:00Z"/>
                <w:color w:val="C00000"/>
                <w:sz w:val="18"/>
              </w:rPr>
            </w:pPr>
          </w:p>
          <w:p w14:paraId="1D827E8C" w14:textId="5FAB698E" w:rsidR="00E73DC4" w:rsidRPr="00546E1F" w:rsidRDefault="00E73DC4" w:rsidP="00671A2F">
            <w:pPr>
              <w:pStyle w:val="BodyText"/>
              <w:spacing w:after="0"/>
              <w:cnfStyle w:val="000000100000" w:firstRow="0" w:lastRow="0" w:firstColumn="0" w:lastColumn="0" w:oddVBand="0" w:evenVBand="0" w:oddHBand="1" w:evenHBand="0" w:firstRowFirstColumn="0" w:firstRowLastColumn="0" w:lastRowFirstColumn="0" w:lastRowLastColumn="0"/>
              <w:rPr>
                <w:ins w:id="1723" w:author="Aishwarya Balan" w:date="2019-05-29T12:18:00Z"/>
                <w:color w:val="C00000"/>
                <w:sz w:val="18"/>
                <w:rPrChange w:id="1724" w:author="Aishwarya Balan" w:date="2019-05-29T12:21:00Z">
                  <w:rPr>
                    <w:ins w:id="1725" w:author="Aishwarya Balan" w:date="2019-05-29T12:18:00Z"/>
                    <w:sz w:val="18"/>
                  </w:rPr>
                </w:rPrChange>
              </w:rPr>
            </w:pPr>
            <w:ins w:id="1726" w:author="Aishwarya Balan" w:date="2019-05-29T12:22:00Z">
              <w:r>
                <w:rPr>
                  <w:color w:val="C00000"/>
                  <w:sz w:val="18"/>
                </w:rPr>
                <w:t xml:space="preserve">Note: By default, the value </w:t>
              </w:r>
            </w:ins>
            <w:ins w:id="1727" w:author="Aishwarya Balan" w:date="2019-05-29T12:23:00Z">
              <w:r>
                <w:rPr>
                  <w:color w:val="C00000"/>
                  <w:sz w:val="18"/>
                </w:rPr>
                <w:t>is Blank</w:t>
              </w:r>
            </w:ins>
          </w:p>
        </w:tc>
        <w:tc>
          <w:tcPr>
            <w:tcW w:w="505" w:type="pct"/>
          </w:tcPr>
          <w:p w14:paraId="323D8A4A" w14:textId="2A30EA85" w:rsidR="00546E1F" w:rsidRPr="00546E1F" w:rsidRDefault="00546E1F">
            <w:pPr>
              <w:pStyle w:val="BodyText"/>
              <w:spacing w:after="0"/>
              <w:cnfStyle w:val="000000100000" w:firstRow="0" w:lastRow="0" w:firstColumn="0" w:lastColumn="0" w:oddVBand="0" w:evenVBand="0" w:oddHBand="1" w:evenHBand="0" w:firstRowFirstColumn="0" w:firstRowLastColumn="0" w:lastRowFirstColumn="0" w:lastRowLastColumn="0"/>
              <w:rPr>
                <w:ins w:id="1728" w:author="Aishwarya Balan" w:date="2019-05-29T12:18:00Z"/>
                <w:color w:val="C00000"/>
                <w:sz w:val="18"/>
                <w:rPrChange w:id="1729" w:author="Aishwarya Balan" w:date="2019-05-29T12:22:00Z">
                  <w:rPr>
                    <w:ins w:id="1730" w:author="Aishwarya Balan" w:date="2019-05-29T12:18:00Z"/>
                    <w:sz w:val="18"/>
                  </w:rPr>
                </w:rPrChange>
              </w:rPr>
            </w:pPr>
          </w:p>
        </w:tc>
        <w:tc>
          <w:tcPr>
            <w:tcW w:w="816" w:type="pct"/>
            <w:gridSpan w:val="3"/>
          </w:tcPr>
          <w:p w14:paraId="7DEF1305" w14:textId="77777777" w:rsidR="00546E1F" w:rsidRPr="003277C6" w:rsidRDefault="00546E1F" w:rsidP="00671A2F">
            <w:pPr>
              <w:pStyle w:val="BodyText"/>
              <w:cnfStyle w:val="000000100000" w:firstRow="0" w:lastRow="0" w:firstColumn="0" w:lastColumn="0" w:oddVBand="0" w:evenVBand="0" w:oddHBand="1" w:evenHBand="0" w:firstRowFirstColumn="0" w:firstRowLastColumn="0" w:lastRowFirstColumn="0" w:lastRowLastColumn="0"/>
              <w:rPr>
                <w:ins w:id="1731" w:author="Aishwarya Balan" w:date="2019-05-29T12:18:00Z"/>
                <w:sz w:val="18"/>
                <w:lang w:val="en-IN"/>
              </w:rPr>
            </w:pPr>
          </w:p>
        </w:tc>
        <w:tc>
          <w:tcPr>
            <w:tcW w:w="503" w:type="pct"/>
          </w:tcPr>
          <w:p w14:paraId="57B9945C" w14:textId="77777777" w:rsidR="00546E1F" w:rsidRPr="00F04488" w:rsidRDefault="00546E1F">
            <w:pPr>
              <w:pStyle w:val="BodyText"/>
              <w:spacing w:after="0"/>
              <w:cnfStyle w:val="000000100000" w:firstRow="0" w:lastRow="0" w:firstColumn="0" w:lastColumn="0" w:oddVBand="0" w:evenVBand="0" w:oddHBand="1" w:evenHBand="0" w:firstRowFirstColumn="0" w:firstRowLastColumn="0" w:lastRowFirstColumn="0" w:lastRowLastColumn="0"/>
              <w:rPr>
                <w:ins w:id="1732" w:author="Aishwarya Balan" w:date="2019-05-29T12:18:00Z"/>
                <w:sz w:val="18"/>
              </w:rPr>
            </w:pPr>
          </w:p>
        </w:tc>
        <w:tc>
          <w:tcPr>
            <w:tcW w:w="522" w:type="pct"/>
            <w:gridSpan w:val="3"/>
          </w:tcPr>
          <w:p w14:paraId="057D7CD8" w14:textId="77777777" w:rsidR="00546E1F" w:rsidRPr="00671A2F" w:rsidRDefault="00546E1F">
            <w:pPr>
              <w:pStyle w:val="BodyText"/>
              <w:spacing w:after="0"/>
              <w:cnfStyle w:val="000000100000" w:firstRow="0" w:lastRow="0" w:firstColumn="0" w:lastColumn="0" w:oddVBand="0" w:evenVBand="0" w:oddHBand="1" w:evenHBand="0" w:firstRowFirstColumn="0" w:firstRowLastColumn="0" w:lastRowFirstColumn="0" w:lastRowLastColumn="0"/>
              <w:rPr>
                <w:ins w:id="1733" w:author="Aishwarya Balan" w:date="2019-05-29T12:18:00Z"/>
                <w:sz w:val="18"/>
              </w:rPr>
            </w:pPr>
          </w:p>
        </w:tc>
      </w:tr>
      <w:tr w:rsidR="00671A2F" w:rsidRPr="003277C6" w:rsidDel="008C1E6A" w14:paraId="2B814DB4" w14:textId="77777777" w:rsidTr="00671A2F">
        <w:trPr>
          <w:trHeight w:val="412"/>
          <w:del w:id="1734" w:author="Aishwarya Balan" w:date="2019-02-06T17:08:00Z"/>
          <w:trPrChange w:id="1735" w:author="Gaurav Shah" w:date="2019-03-20T00:16:00Z">
            <w:trPr>
              <w:trHeight w:val="412"/>
            </w:trPr>
          </w:trPrChange>
        </w:trPr>
        <w:tc>
          <w:tcPr>
            <w:cnfStyle w:val="001000000000" w:firstRow="0" w:lastRow="0" w:firstColumn="1" w:lastColumn="0" w:oddVBand="0" w:evenVBand="0" w:oddHBand="0" w:evenHBand="0" w:firstRowFirstColumn="0" w:firstRowLastColumn="0" w:lastRowFirstColumn="0" w:lastRowLastColumn="0"/>
            <w:tcW w:w="124" w:type="pct"/>
            <w:tcPrChange w:id="1736" w:author="Gaurav Shah" w:date="2019-03-20T00:16:00Z">
              <w:tcPr>
                <w:tcW w:w="122" w:type="pct"/>
              </w:tcPr>
            </w:tcPrChange>
          </w:tcPr>
          <w:p w14:paraId="50451246" w14:textId="737EC2C9" w:rsidR="00671A2F" w:rsidRPr="003277C6" w:rsidDel="008C1E6A" w:rsidRDefault="00671A2F" w:rsidP="00BC6D8C">
            <w:pPr>
              <w:pStyle w:val="BodyText"/>
              <w:rPr>
                <w:del w:id="1737" w:author="Aishwarya Balan" w:date="2019-02-06T17:08:00Z"/>
                <w:sz w:val="18"/>
                <w:rPrChange w:id="1738" w:author="Aishwarya Balan" w:date="2019-03-04T11:52:00Z">
                  <w:rPr>
                    <w:del w:id="1739" w:author="Aishwarya Balan" w:date="2019-02-06T17:08:00Z"/>
                  </w:rPr>
                </w:rPrChange>
              </w:rPr>
            </w:pPr>
            <w:del w:id="1740" w:author="Aishwarya Balan" w:date="2019-02-06T17:08:00Z">
              <w:r w:rsidRPr="003277C6" w:rsidDel="008C1E6A">
                <w:rPr>
                  <w:sz w:val="18"/>
                  <w:rPrChange w:id="1741" w:author="Aishwarya Balan" w:date="2019-03-04T11:52:00Z">
                    <w:rPr/>
                  </w:rPrChange>
                </w:rPr>
                <w:delText>Field/Button</w:delText>
              </w:r>
            </w:del>
          </w:p>
        </w:tc>
        <w:tc>
          <w:tcPr>
            <w:tcW w:w="621" w:type="pct"/>
            <w:tcPrChange w:id="1742" w:author="Gaurav Shah" w:date="2019-03-20T00:16:00Z">
              <w:tcPr>
                <w:tcW w:w="694" w:type="pct"/>
                <w:gridSpan w:val="2"/>
              </w:tcPr>
            </w:tcPrChange>
          </w:tcPr>
          <w:p w14:paraId="78BCE9AF" w14:textId="77777777" w:rsidR="00671A2F" w:rsidRPr="003277C6" w:rsidDel="008C1E6A" w:rsidRDefault="00671A2F">
            <w:pPr>
              <w:cnfStyle w:val="000000000000" w:firstRow="0" w:lastRow="0" w:firstColumn="0" w:lastColumn="0" w:oddVBand="0" w:evenVBand="0" w:oddHBand="0" w:evenHBand="0" w:firstRowFirstColumn="0" w:firstRowLastColumn="0" w:lastRowFirstColumn="0" w:lastRowLastColumn="0"/>
              <w:rPr>
                <w:sz w:val="18"/>
                <w:szCs w:val="18"/>
                <w:rPrChange w:id="1743" w:author="Aishwarya Balan" w:date="2019-03-04T11:52:00Z">
                  <w:rPr/>
                </w:rPrChange>
              </w:rPr>
            </w:pPr>
          </w:p>
        </w:tc>
        <w:tc>
          <w:tcPr>
            <w:tcW w:w="947" w:type="pct"/>
            <w:gridSpan w:val="2"/>
            <w:tcPrChange w:id="1744" w:author="Gaurav Shah" w:date="2019-03-20T00:16:00Z">
              <w:tcPr>
                <w:tcW w:w="1062" w:type="pct"/>
                <w:gridSpan w:val="4"/>
              </w:tcPr>
            </w:tcPrChange>
          </w:tcPr>
          <w:p w14:paraId="04DAD8A8" w14:textId="65DD601B" w:rsidR="00671A2F" w:rsidRPr="003277C6" w:rsidDel="008C1E6A" w:rsidRDefault="00671A2F" w:rsidP="00BC6D8C">
            <w:pPr>
              <w:pStyle w:val="BodyText"/>
              <w:cnfStyle w:val="000000000000" w:firstRow="0" w:lastRow="0" w:firstColumn="0" w:lastColumn="0" w:oddVBand="0" w:evenVBand="0" w:oddHBand="0" w:evenHBand="0" w:firstRowFirstColumn="0" w:firstRowLastColumn="0" w:lastRowFirstColumn="0" w:lastRowLastColumn="0"/>
              <w:rPr>
                <w:del w:id="1745" w:author="Aishwarya Balan" w:date="2019-02-06T17:08:00Z"/>
                <w:sz w:val="18"/>
                <w:rPrChange w:id="1746" w:author="Aishwarya Balan" w:date="2019-03-04T11:52:00Z">
                  <w:rPr>
                    <w:del w:id="1747" w:author="Aishwarya Balan" w:date="2019-02-06T17:08:00Z"/>
                  </w:rPr>
                </w:rPrChange>
              </w:rPr>
            </w:pPr>
            <w:del w:id="1748" w:author="Aishwarya Balan" w:date="2019-02-06T17:08:00Z">
              <w:r w:rsidRPr="003277C6" w:rsidDel="008C1E6A">
                <w:rPr>
                  <w:sz w:val="18"/>
                  <w:rPrChange w:id="1749" w:author="Aishwarya Balan" w:date="2019-03-04T11:52:00Z">
                    <w:rPr/>
                  </w:rPrChange>
                </w:rPr>
                <w:delText>Type</w:delText>
              </w:r>
            </w:del>
          </w:p>
        </w:tc>
        <w:tc>
          <w:tcPr>
            <w:tcW w:w="1482" w:type="pct"/>
            <w:gridSpan w:val="3"/>
            <w:tcPrChange w:id="1750" w:author="Gaurav Shah" w:date="2019-03-20T00:16:00Z">
              <w:tcPr>
                <w:tcW w:w="1662" w:type="pct"/>
                <w:gridSpan w:val="5"/>
              </w:tcPr>
            </w:tcPrChange>
          </w:tcPr>
          <w:p w14:paraId="5AB6549C" w14:textId="15B3B6E3" w:rsidR="00671A2F" w:rsidRPr="003277C6" w:rsidDel="008C1E6A" w:rsidRDefault="00671A2F">
            <w:pPr>
              <w:pStyle w:val="BodyText"/>
              <w:jc w:val="center"/>
              <w:cnfStyle w:val="000000000000" w:firstRow="0" w:lastRow="0" w:firstColumn="0" w:lastColumn="0" w:oddVBand="0" w:evenVBand="0" w:oddHBand="0" w:evenHBand="0" w:firstRowFirstColumn="0" w:firstRowLastColumn="0" w:lastRowFirstColumn="0" w:lastRowLastColumn="0"/>
              <w:rPr>
                <w:del w:id="1751" w:author="Aishwarya Balan" w:date="2019-02-06T17:08:00Z"/>
                <w:sz w:val="18"/>
                <w:rPrChange w:id="1752" w:author="Aishwarya Balan" w:date="2019-03-04T11:52:00Z">
                  <w:rPr>
                    <w:del w:id="1753" w:author="Aishwarya Balan" w:date="2019-02-06T17:08:00Z"/>
                  </w:rPr>
                </w:rPrChange>
              </w:rPr>
              <w:pPrChange w:id="1754" w:author="Aishwarya Balan" w:date="2019-02-06T11:44:00Z">
                <w:pPr>
                  <w:pStyle w:val="BodyText"/>
                  <w:cnfStyle w:val="000000000000" w:firstRow="0" w:lastRow="0" w:firstColumn="0" w:lastColumn="0" w:oddVBand="0" w:evenVBand="0" w:oddHBand="0" w:evenHBand="0" w:firstRowFirstColumn="0" w:firstRowLastColumn="0" w:lastRowFirstColumn="0" w:lastRowLastColumn="0"/>
                </w:pPr>
              </w:pPrChange>
            </w:pPr>
            <w:del w:id="1755" w:author="Aishwarya Balan" w:date="2019-02-06T17:08:00Z">
              <w:r w:rsidRPr="003277C6" w:rsidDel="008C1E6A">
                <w:rPr>
                  <w:sz w:val="18"/>
                  <w:rPrChange w:id="1756" w:author="Aishwarya Balan" w:date="2019-03-04T11:52:00Z">
                    <w:rPr/>
                  </w:rPrChange>
                </w:rPr>
                <w:delText>Values</w:delText>
              </w:r>
            </w:del>
          </w:p>
        </w:tc>
        <w:tc>
          <w:tcPr>
            <w:tcW w:w="503" w:type="pct"/>
            <w:tcPrChange w:id="1757" w:author="Gaurav Shah" w:date="2019-03-20T00:16:00Z">
              <w:tcPr>
                <w:tcW w:w="1" w:type="pct"/>
                <w:gridSpan w:val="2"/>
              </w:tcPr>
            </w:tcPrChange>
          </w:tcPr>
          <w:p w14:paraId="7BAE79E3" w14:textId="77777777" w:rsidR="00671A2F" w:rsidRPr="003277C6" w:rsidDel="008C1E6A" w:rsidRDefault="00671A2F" w:rsidP="00BC6D8C">
            <w:pPr>
              <w:pStyle w:val="BodyText"/>
              <w:cnfStyle w:val="000000000000" w:firstRow="0" w:lastRow="0" w:firstColumn="0" w:lastColumn="0" w:oddVBand="0" w:evenVBand="0" w:oddHBand="0" w:evenHBand="0" w:firstRowFirstColumn="0" w:firstRowLastColumn="0" w:lastRowFirstColumn="0" w:lastRowLastColumn="0"/>
              <w:rPr>
                <w:ins w:id="1758" w:author="Gaurav Shah" w:date="2019-03-20T00:16:00Z"/>
                <w:sz w:val="18"/>
              </w:rPr>
            </w:pPr>
          </w:p>
        </w:tc>
        <w:tc>
          <w:tcPr>
            <w:tcW w:w="1118" w:type="pct"/>
            <w:gridSpan w:val="3"/>
            <w:tcPrChange w:id="1759" w:author="Gaurav Shah" w:date="2019-03-20T00:16:00Z">
              <w:tcPr>
                <w:tcW w:w="1256" w:type="pct"/>
                <w:gridSpan w:val="5"/>
              </w:tcPr>
            </w:tcPrChange>
          </w:tcPr>
          <w:p w14:paraId="1FD8CBA0" w14:textId="08E2B10A" w:rsidR="00671A2F" w:rsidRPr="003277C6" w:rsidDel="008C1E6A" w:rsidRDefault="00671A2F" w:rsidP="00BC6D8C">
            <w:pPr>
              <w:pStyle w:val="BodyText"/>
              <w:cnfStyle w:val="000000000000" w:firstRow="0" w:lastRow="0" w:firstColumn="0" w:lastColumn="0" w:oddVBand="0" w:evenVBand="0" w:oddHBand="0" w:evenHBand="0" w:firstRowFirstColumn="0" w:firstRowLastColumn="0" w:lastRowFirstColumn="0" w:lastRowLastColumn="0"/>
              <w:rPr>
                <w:del w:id="1760" w:author="Aishwarya Balan" w:date="2019-02-06T17:08:00Z"/>
                <w:sz w:val="18"/>
                <w:rPrChange w:id="1761" w:author="Aishwarya Balan" w:date="2019-03-04T11:52:00Z">
                  <w:rPr>
                    <w:del w:id="1762" w:author="Aishwarya Balan" w:date="2019-02-06T17:08:00Z"/>
                  </w:rPr>
                </w:rPrChange>
              </w:rPr>
            </w:pPr>
            <w:del w:id="1763" w:author="Aishwarya Balan" w:date="2019-02-06T17:08:00Z">
              <w:r w:rsidRPr="003277C6" w:rsidDel="008C1E6A">
                <w:rPr>
                  <w:sz w:val="18"/>
                  <w:rPrChange w:id="1764" w:author="Aishwarya Balan" w:date="2019-03-04T11:52:00Z">
                    <w:rPr/>
                  </w:rPrChange>
                </w:rPr>
                <w:delText>Mandatory</w:delText>
              </w:r>
            </w:del>
          </w:p>
        </w:tc>
        <w:tc>
          <w:tcPr>
            <w:tcW w:w="124" w:type="pct"/>
            <w:tcPrChange w:id="1765" w:author="Gaurav Shah" w:date="2019-03-20T00:16:00Z">
              <w:tcPr>
                <w:tcW w:w="122" w:type="pct"/>
              </w:tcPr>
            </w:tcPrChange>
          </w:tcPr>
          <w:p w14:paraId="5B0882A1" w14:textId="682D7660" w:rsidR="00671A2F" w:rsidRPr="003277C6" w:rsidDel="008C1E6A" w:rsidRDefault="00671A2F" w:rsidP="00BC6D8C">
            <w:pPr>
              <w:pStyle w:val="BodyText"/>
              <w:cnfStyle w:val="000000000000" w:firstRow="0" w:lastRow="0" w:firstColumn="0" w:lastColumn="0" w:oddVBand="0" w:evenVBand="0" w:oddHBand="0" w:evenHBand="0" w:firstRowFirstColumn="0" w:firstRowLastColumn="0" w:lastRowFirstColumn="0" w:lastRowLastColumn="0"/>
              <w:rPr>
                <w:del w:id="1766" w:author="Aishwarya Balan" w:date="2019-02-06T17:08:00Z"/>
                <w:sz w:val="18"/>
                <w:rPrChange w:id="1767" w:author="Aishwarya Balan" w:date="2019-03-04T11:52:00Z">
                  <w:rPr>
                    <w:del w:id="1768" w:author="Aishwarya Balan" w:date="2019-02-06T17:08:00Z"/>
                  </w:rPr>
                </w:rPrChange>
              </w:rPr>
            </w:pPr>
            <w:del w:id="1769" w:author="Aishwarya Balan" w:date="2019-02-06T17:08:00Z">
              <w:r w:rsidRPr="003277C6" w:rsidDel="008C1E6A">
                <w:rPr>
                  <w:sz w:val="18"/>
                  <w:rPrChange w:id="1770" w:author="Aishwarya Balan" w:date="2019-03-04T11:52:00Z">
                    <w:rPr/>
                  </w:rPrChange>
                </w:rPr>
                <w:delText>Validations/Functionality</w:delText>
              </w:r>
            </w:del>
          </w:p>
        </w:tc>
        <w:tc>
          <w:tcPr>
            <w:tcW w:w="124" w:type="pct"/>
            <w:gridSpan w:val="2"/>
            <w:tcPrChange w:id="1771" w:author="Gaurav Shah" w:date="2019-03-20T00:16:00Z">
              <w:tcPr>
                <w:tcW w:w="122" w:type="pct"/>
                <w:gridSpan w:val="2"/>
              </w:tcPr>
            </w:tcPrChange>
          </w:tcPr>
          <w:p w14:paraId="19C4BC87" w14:textId="77777777" w:rsidR="00671A2F" w:rsidRPr="003277C6" w:rsidDel="008C1E6A" w:rsidRDefault="00671A2F">
            <w:pPr>
              <w:cnfStyle w:val="000000000000" w:firstRow="0" w:lastRow="0" w:firstColumn="0" w:lastColumn="0" w:oddVBand="0" w:evenVBand="0" w:oddHBand="0" w:evenHBand="0" w:firstRowFirstColumn="0" w:firstRowLastColumn="0" w:lastRowFirstColumn="0" w:lastRowLastColumn="0"/>
              <w:rPr>
                <w:ins w:id="1772" w:author="Aishwarya Balan" w:date="2019-03-04T11:41:00Z"/>
                <w:sz w:val="18"/>
                <w:szCs w:val="18"/>
                <w:rPrChange w:id="1773" w:author="Aishwarya Balan" w:date="2019-03-04T11:52:00Z">
                  <w:rPr>
                    <w:ins w:id="1774" w:author="Aishwarya Balan" w:date="2019-03-04T11:41:00Z"/>
                  </w:rPr>
                </w:rPrChange>
              </w:rPr>
            </w:pPr>
          </w:p>
        </w:tc>
      </w:tr>
      <w:tr w:rsidR="00671A2F" w:rsidRPr="003277C6" w:rsidDel="008C1E6A" w14:paraId="695A7C1B" w14:textId="77777777" w:rsidTr="00671A2F">
        <w:trPr>
          <w:cnfStyle w:val="000000100000" w:firstRow="0" w:lastRow="0" w:firstColumn="0" w:lastColumn="0" w:oddVBand="0" w:evenVBand="0" w:oddHBand="1" w:evenHBand="0" w:firstRowFirstColumn="0" w:firstRowLastColumn="0" w:lastRowFirstColumn="0" w:lastRowLastColumn="0"/>
          <w:trHeight w:val="602"/>
          <w:del w:id="1775" w:author="Aishwarya Balan" w:date="2019-02-06T17:08:00Z"/>
          <w:trPrChange w:id="1776" w:author="Gaurav Shah" w:date="2019-03-20T00:16:00Z">
            <w:trPr>
              <w:trHeight w:val="602"/>
            </w:trPr>
          </w:trPrChange>
        </w:trPr>
        <w:tc>
          <w:tcPr>
            <w:cnfStyle w:val="001000000000" w:firstRow="0" w:lastRow="0" w:firstColumn="1" w:lastColumn="0" w:oddVBand="0" w:evenVBand="0" w:oddHBand="0" w:evenHBand="0" w:firstRowFirstColumn="0" w:firstRowLastColumn="0" w:lastRowFirstColumn="0" w:lastRowLastColumn="0"/>
            <w:tcW w:w="124" w:type="pct"/>
            <w:tcPrChange w:id="1777" w:author="Gaurav Shah" w:date="2019-03-20T00:16:00Z">
              <w:tcPr>
                <w:tcW w:w="122" w:type="pct"/>
              </w:tcPr>
            </w:tcPrChange>
          </w:tcPr>
          <w:p w14:paraId="35631FA5" w14:textId="69B04044" w:rsidR="00671A2F" w:rsidRPr="003277C6" w:rsidDel="008C1E6A" w:rsidRDefault="00671A2F" w:rsidP="00BA4C45">
            <w:pPr>
              <w:pStyle w:val="BodyText"/>
              <w:spacing w:after="0"/>
              <w:cnfStyle w:val="001000100000" w:firstRow="0" w:lastRow="0" w:firstColumn="1" w:lastColumn="0" w:oddVBand="0" w:evenVBand="0" w:oddHBand="1" w:evenHBand="0" w:firstRowFirstColumn="0" w:firstRowLastColumn="0" w:lastRowFirstColumn="0" w:lastRowLastColumn="0"/>
              <w:rPr>
                <w:del w:id="1778" w:author="Aishwarya Balan" w:date="2019-02-06T17:08:00Z"/>
                <w:sz w:val="18"/>
                <w:rPrChange w:id="1779" w:author="Aishwarya Balan" w:date="2019-03-04T11:52:00Z">
                  <w:rPr>
                    <w:del w:id="1780" w:author="Aishwarya Balan" w:date="2019-02-06T17:08:00Z"/>
                  </w:rPr>
                </w:rPrChange>
              </w:rPr>
            </w:pPr>
            <w:del w:id="1781" w:author="Aishwarya Balan" w:date="2019-02-06T17:08:00Z">
              <w:r w:rsidRPr="003277C6" w:rsidDel="008C1E6A">
                <w:rPr>
                  <w:sz w:val="18"/>
                  <w:rPrChange w:id="1782" w:author="Aishwarya Balan" w:date="2019-03-04T11:52:00Z">
                    <w:rPr/>
                  </w:rPrChange>
                </w:rPr>
                <w:delText>Counterparty Group</w:delText>
              </w:r>
            </w:del>
          </w:p>
        </w:tc>
        <w:tc>
          <w:tcPr>
            <w:tcW w:w="621" w:type="pct"/>
            <w:tcPrChange w:id="1783" w:author="Gaurav Shah" w:date="2019-03-20T00:16:00Z">
              <w:tcPr>
                <w:tcW w:w="694" w:type="pct"/>
                <w:gridSpan w:val="2"/>
              </w:tcPr>
            </w:tcPrChange>
          </w:tcPr>
          <w:p w14:paraId="0E7E5940" w14:textId="77777777" w:rsidR="00671A2F" w:rsidRPr="003277C6" w:rsidDel="008C1E6A" w:rsidRDefault="00671A2F">
            <w:pPr>
              <w:cnfStyle w:val="000000100000" w:firstRow="0" w:lastRow="0" w:firstColumn="0" w:lastColumn="0" w:oddVBand="0" w:evenVBand="0" w:oddHBand="1" w:evenHBand="0" w:firstRowFirstColumn="0" w:firstRowLastColumn="0" w:lastRowFirstColumn="0" w:lastRowLastColumn="0"/>
              <w:rPr>
                <w:sz w:val="18"/>
                <w:szCs w:val="18"/>
                <w:rPrChange w:id="1784" w:author="Aishwarya Balan" w:date="2019-03-04T11:52:00Z">
                  <w:rPr/>
                </w:rPrChange>
              </w:rPr>
            </w:pPr>
          </w:p>
        </w:tc>
        <w:tc>
          <w:tcPr>
            <w:tcW w:w="947" w:type="pct"/>
            <w:gridSpan w:val="2"/>
            <w:tcPrChange w:id="1785" w:author="Gaurav Shah" w:date="2019-03-20T00:16:00Z">
              <w:tcPr>
                <w:tcW w:w="1062" w:type="pct"/>
                <w:gridSpan w:val="4"/>
              </w:tcPr>
            </w:tcPrChange>
          </w:tcPr>
          <w:p w14:paraId="36C1C64C" w14:textId="671E3FB1" w:rsidR="00671A2F" w:rsidRPr="003277C6" w:rsidDel="008C1E6A" w:rsidRDefault="00671A2F" w:rsidP="00BA4C45">
            <w:pPr>
              <w:pStyle w:val="BodyText"/>
              <w:spacing w:after="0"/>
              <w:cnfStyle w:val="000000100000" w:firstRow="0" w:lastRow="0" w:firstColumn="0" w:lastColumn="0" w:oddVBand="0" w:evenVBand="0" w:oddHBand="1" w:evenHBand="0" w:firstRowFirstColumn="0" w:firstRowLastColumn="0" w:lastRowFirstColumn="0" w:lastRowLastColumn="0"/>
              <w:rPr>
                <w:del w:id="1786" w:author="Aishwarya Balan" w:date="2019-02-06T17:08:00Z"/>
                <w:sz w:val="18"/>
                <w:rPrChange w:id="1787" w:author="Aishwarya Balan" w:date="2019-03-04T11:52:00Z">
                  <w:rPr>
                    <w:del w:id="1788" w:author="Aishwarya Balan" w:date="2019-02-06T17:08:00Z"/>
                  </w:rPr>
                </w:rPrChange>
              </w:rPr>
            </w:pPr>
            <w:del w:id="1789" w:author="Aishwarya Balan" w:date="2019-02-06T17:08:00Z">
              <w:r w:rsidRPr="003277C6" w:rsidDel="008C1E6A">
                <w:rPr>
                  <w:sz w:val="18"/>
                  <w:rPrChange w:id="1790" w:author="Aishwarya Balan" w:date="2019-03-04T11:52:00Z">
                    <w:rPr/>
                  </w:rPrChange>
                </w:rPr>
                <w:delText>Display</w:delText>
              </w:r>
            </w:del>
          </w:p>
        </w:tc>
        <w:tc>
          <w:tcPr>
            <w:tcW w:w="1482" w:type="pct"/>
            <w:gridSpan w:val="3"/>
            <w:tcPrChange w:id="1791" w:author="Gaurav Shah" w:date="2019-03-20T00:16:00Z">
              <w:tcPr>
                <w:tcW w:w="1662" w:type="pct"/>
                <w:gridSpan w:val="5"/>
              </w:tcPr>
            </w:tcPrChange>
          </w:tcPr>
          <w:p w14:paraId="42E124C8" w14:textId="6F0172E3" w:rsidR="00671A2F" w:rsidRPr="003277C6" w:rsidDel="008C1E6A" w:rsidRDefault="00671A2F" w:rsidP="00BA4C45">
            <w:pPr>
              <w:pStyle w:val="BodyText"/>
              <w:spacing w:after="0"/>
              <w:ind w:left="360"/>
              <w:cnfStyle w:val="000000100000" w:firstRow="0" w:lastRow="0" w:firstColumn="0" w:lastColumn="0" w:oddVBand="0" w:evenVBand="0" w:oddHBand="1" w:evenHBand="0" w:firstRowFirstColumn="0" w:firstRowLastColumn="0" w:lastRowFirstColumn="0" w:lastRowLastColumn="0"/>
              <w:rPr>
                <w:del w:id="1792" w:author="Aishwarya Balan" w:date="2019-02-06T17:08:00Z"/>
                <w:sz w:val="18"/>
                <w:rPrChange w:id="1793" w:author="Aishwarya Balan" w:date="2019-03-04T11:52:00Z">
                  <w:rPr>
                    <w:del w:id="1794" w:author="Aishwarya Balan" w:date="2019-02-06T17:08:00Z"/>
                  </w:rPr>
                </w:rPrChange>
              </w:rPr>
            </w:pPr>
          </w:p>
        </w:tc>
        <w:tc>
          <w:tcPr>
            <w:tcW w:w="503" w:type="pct"/>
            <w:tcPrChange w:id="1795" w:author="Gaurav Shah" w:date="2019-03-20T00:16:00Z">
              <w:tcPr>
                <w:tcW w:w="1" w:type="pct"/>
                <w:gridSpan w:val="2"/>
              </w:tcPr>
            </w:tcPrChange>
          </w:tcPr>
          <w:p w14:paraId="267B7A03" w14:textId="77777777" w:rsidR="00671A2F" w:rsidRPr="003277C6" w:rsidDel="008C1E6A" w:rsidRDefault="00671A2F" w:rsidP="00BA4C45">
            <w:pPr>
              <w:pStyle w:val="BodyText"/>
              <w:spacing w:after="0"/>
              <w:ind w:left="360"/>
              <w:cnfStyle w:val="000000100000" w:firstRow="0" w:lastRow="0" w:firstColumn="0" w:lastColumn="0" w:oddVBand="0" w:evenVBand="0" w:oddHBand="1" w:evenHBand="0" w:firstRowFirstColumn="0" w:firstRowLastColumn="0" w:lastRowFirstColumn="0" w:lastRowLastColumn="0"/>
              <w:rPr>
                <w:ins w:id="1796" w:author="Gaurav Shah" w:date="2019-03-20T00:16:00Z"/>
                <w:sz w:val="18"/>
              </w:rPr>
            </w:pPr>
          </w:p>
        </w:tc>
        <w:tc>
          <w:tcPr>
            <w:tcW w:w="1118" w:type="pct"/>
            <w:gridSpan w:val="3"/>
            <w:tcPrChange w:id="1797" w:author="Gaurav Shah" w:date="2019-03-20T00:16:00Z">
              <w:tcPr>
                <w:tcW w:w="1256" w:type="pct"/>
                <w:gridSpan w:val="5"/>
              </w:tcPr>
            </w:tcPrChange>
          </w:tcPr>
          <w:p w14:paraId="524CD7F5" w14:textId="6F86EE93" w:rsidR="00671A2F" w:rsidRPr="003277C6" w:rsidDel="008C1E6A" w:rsidRDefault="00671A2F" w:rsidP="00BA4C45">
            <w:pPr>
              <w:pStyle w:val="BodyText"/>
              <w:spacing w:after="0"/>
              <w:ind w:left="360"/>
              <w:cnfStyle w:val="000000100000" w:firstRow="0" w:lastRow="0" w:firstColumn="0" w:lastColumn="0" w:oddVBand="0" w:evenVBand="0" w:oddHBand="1" w:evenHBand="0" w:firstRowFirstColumn="0" w:firstRowLastColumn="0" w:lastRowFirstColumn="0" w:lastRowLastColumn="0"/>
              <w:rPr>
                <w:del w:id="1798" w:author="Aishwarya Balan" w:date="2019-02-06T17:08:00Z"/>
                <w:sz w:val="18"/>
                <w:rPrChange w:id="1799" w:author="Aishwarya Balan" w:date="2019-03-04T11:52:00Z">
                  <w:rPr>
                    <w:del w:id="1800" w:author="Aishwarya Balan" w:date="2019-02-06T17:08:00Z"/>
                  </w:rPr>
                </w:rPrChange>
              </w:rPr>
            </w:pPr>
            <w:del w:id="1801" w:author="Aishwarya Balan" w:date="2019-02-06T17:08:00Z">
              <w:r w:rsidRPr="003277C6" w:rsidDel="008C1E6A">
                <w:rPr>
                  <w:sz w:val="18"/>
                  <w:rPrChange w:id="1802" w:author="Aishwarya Balan" w:date="2019-03-04T11:52:00Z">
                    <w:rPr/>
                  </w:rPrChange>
                </w:rPr>
                <w:delText>Yes</w:delText>
              </w:r>
            </w:del>
          </w:p>
        </w:tc>
        <w:tc>
          <w:tcPr>
            <w:tcW w:w="124" w:type="pct"/>
            <w:tcPrChange w:id="1803" w:author="Gaurav Shah" w:date="2019-03-20T00:16:00Z">
              <w:tcPr>
                <w:tcW w:w="122" w:type="pct"/>
              </w:tcPr>
            </w:tcPrChange>
          </w:tcPr>
          <w:p w14:paraId="6905C0E5" w14:textId="4C08DCF2" w:rsidR="00671A2F" w:rsidRPr="003277C6" w:rsidDel="008C1E6A" w:rsidRDefault="00671A2F" w:rsidP="00BA4C45">
            <w:pPr>
              <w:pStyle w:val="BodyText"/>
              <w:spacing w:after="0"/>
              <w:cnfStyle w:val="000000100000" w:firstRow="0" w:lastRow="0" w:firstColumn="0" w:lastColumn="0" w:oddVBand="0" w:evenVBand="0" w:oddHBand="1" w:evenHBand="0" w:firstRowFirstColumn="0" w:firstRowLastColumn="0" w:lastRowFirstColumn="0" w:lastRowLastColumn="0"/>
              <w:rPr>
                <w:del w:id="1804" w:author="Aishwarya Balan" w:date="2019-02-06T17:08:00Z"/>
                <w:sz w:val="18"/>
                <w:rPrChange w:id="1805" w:author="Aishwarya Balan" w:date="2019-03-04T11:52:00Z">
                  <w:rPr>
                    <w:del w:id="1806" w:author="Aishwarya Balan" w:date="2019-02-06T17:08:00Z"/>
                  </w:rPr>
                </w:rPrChange>
              </w:rPr>
            </w:pPr>
            <w:del w:id="1807" w:author="Aishwarya Balan" w:date="2019-02-06T17:08:00Z">
              <w:r w:rsidRPr="003277C6" w:rsidDel="008C1E6A">
                <w:rPr>
                  <w:sz w:val="18"/>
                  <w:rPrChange w:id="1808" w:author="Aishwarya Balan" w:date="2019-03-04T11:52:00Z">
                    <w:rPr/>
                  </w:rPrChange>
                </w:rPr>
                <w:delText>This is fetched from PTM (CTRM) Master Data</w:delText>
              </w:r>
            </w:del>
          </w:p>
        </w:tc>
        <w:tc>
          <w:tcPr>
            <w:tcW w:w="124" w:type="pct"/>
            <w:gridSpan w:val="2"/>
            <w:tcPrChange w:id="1809" w:author="Gaurav Shah" w:date="2019-03-20T00:16:00Z">
              <w:tcPr>
                <w:tcW w:w="122" w:type="pct"/>
                <w:gridSpan w:val="2"/>
              </w:tcPr>
            </w:tcPrChange>
          </w:tcPr>
          <w:p w14:paraId="6F24944F" w14:textId="77777777" w:rsidR="00671A2F" w:rsidRPr="003277C6" w:rsidDel="008C1E6A" w:rsidRDefault="00671A2F">
            <w:pPr>
              <w:cnfStyle w:val="000000100000" w:firstRow="0" w:lastRow="0" w:firstColumn="0" w:lastColumn="0" w:oddVBand="0" w:evenVBand="0" w:oddHBand="1" w:evenHBand="0" w:firstRowFirstColumn="0" w:firstRowLastColumn="0" w:lastRowFirstColumn="0" w:lastRowLastColumn="0"/>
              <w:rPr>
                <w:ins w:id="1810" w:author="Aishwarya Balan" w:date="2019-03-04T11:41:00Z"/>
                <w:sz w:val="18"/>
                <w:szCs w:val="18"/>
                <w:rPrChange w:id="1811" w:author="Aishwarya Balan" w:date="2019-03-04T11:52:00Z">
                  <w:rPr>
                    <w:ins w:id="1812" w:author="Aishwarya Balan" w:date="2019-03-04T11:41:00Z"/>
                  </w:rPr>
                </w:rPrChange>
              </w:rPr>
            </w:pPr>
          </w:p>
        </w:tc>
      </w:tr>
      <w:tr w:rsidR="00671A2F" w:rsidRPr="003277C6" w:rsidDel="008C1E6A" w14:paraId="62D6F6C6" w14:textId="77777777" w:rsidTr="00671A2F">
        <w:trPr>
          <w:trHeight w:val="412"/>
          <w:del w:id="1813" w:author="Aishwarya Balan" w:date="2019-02-06T17:08:00Z"/>
          <w:trPrChange w:id="1814" w:author="Gaurav Shah" w:date="2019-03-20T00:16:00Z">
            <w:trPr>
              <w:trHeight w:val="412"/>
            </w:trPr>
          </w:trPrChange>
        </w:trPr>
        <w:tc>
          <w:tcPr>
            <w:cnfStyle w:val="001000000000" w:firstRow="0" w:lastRow="0" w:firstColumn="1" w:lastColumn="0" w:oddVBand="0" w:evenVBand="0" w:oddHBand="0" w:evenHBand="0" w:firstRowFirstColumn="0" w:firstRowLastColumn="0" w:lastRowFirstColumn="0" w:lastRowLastColumn="0"/>
            <w:tcW w:w="124" w:type="pct"/>
            <w:tcPrChange w:id="1815" w:author="Gaurav Shah" w:date="2019-03-20T00:16:00Z">
              <w:tcPr>
                <w:tcW w:w="122" w:type="pct"/>
              </w:tcPr>
            </w:tcPrChange>
          </w:tcPr>
          <w:p w14:paraId="74992CBE" w14:textId="1637A90C" w:rsidR="00671A2F" w:rsidRPr="003277C6" w:rsidDel="008C1E6A" w:rsidRDefault="00671A2F" w:rsidP="00BA4C45">
            <w:pPr>
              <w:pStyle w:val="BodyText"/>
              <w:spacing w:after="0"/>
              <w:rPr>
                <w:del w:id="1816" w:author="Aishwarya Balan" w:date="2019-02-06T17:08:00Z"/>
                <w:sz w:val="18"/>
                <w:rPrChange w:id="1817" w:author="Aishwarya Balan" w:date="2019-03-04T11:52:00Z">
                  <w:rPr>
                    <w:del w:id="1818" w:author="Aishwarya Balan" w:date="2019-02-06T17:08:00Z"/>
                  </w:rPr>
                </w:rPrChange>
              </w:rPr>
            </w:pPr>
            <w:del w:id="1819" w:author="Aishwarya Balan" w:date="2019-02-06T17:08:00Z">
              <w:r w:rsidRPr="003277C6" w:rsidDel="008C1E6A">
                <w:rPr>
                  <w:sz w:val="18"/>
                  <w:rPrChange w:id="1820" w:author="Aishwarya Balan" w:date="2019-03-04T11:52:00Z">
                    <w:rPr/>
                  </w:rPrChange>
                </w:rPr>
                <w:delText>Counterparty Name</w:delText>
              </w:r>
            </w:del>
          </w:p>
        </w:tc>
        <w:tc>
          <w:tcPr>
            <w:tcW w:w="621" w:type="pct"/>
            <w:tcPrChange w:id="1821" w:author="Gaurav Shah" w:date="2019-03-20T00:16:00Z">
              <w:tcPr>
                <w:tcW w:w="694" w:type="pct"/>
                <w:gridSpan w:val="2"/>
              </w:tcPr>
            </w:tcPrChange>
          </w:tcPr>
          <w:p w14:paraId="5526138D" w14:textId="77777777" w:rsidR="00671A2F" w:rsidRPr="003277C6" w:rsidDel="008C1E6A" w:rsidRDefault="00671A2F">
            <w:pPr>
              <w:cnfStyle w:val="000000000000" w:firstRow="0" w:lastRow="0" w:firstColumn="0" w:lastColumn="0" w:oddVBand="0" w:evenVBand="0" w:oddHBand="0" w:evenHBand="0" w:firstRowFirstColumn="0" w:firstRowLastColumn="0" w:lastRowFirstColumn="0" w:lastRowLastColumn="0"/>
              <w:rPr>
                <w:sz w:val="18"/>
                <w:szCs w:val="18"/>
                <w:rPrChange w:id="1822" w:author="Aishwarya Balan" w:date="2019-03-04T11:52:00Z">
                  <w:rPr/>
                </w:rPrChange>
              </w:rPr>
            </w:pPr>
          </w:p>
        </w:tc>
        <w:tc>
          <w:tcPr>
            <w:tcW w:w="947" w:type="pct"/>
            <w:gridSpan w:val="2"/>
            <w:tcPrChange w:id="1823" w:author="Gaurav Shah" w:date="2019-03-20T00:16:00Z">
              <w:tcPr>
                <w:tcW w:w="1062" w:type="pct"/>
                <w:gridSpan w:val="4"/>
              </w:tcPr>
            </w:tcPrChange>
          </w:tcPr>
          <w:p w14:paraId="33565FCC" w14:textId="50FB562E" w:rsidR="00671A2F" w:rsidRPr="003277C6" w:rsidDel="008C1E6A" w:rsidRDefault="00671A2F" w:rsidP="00BA4C45">
            <w:pPr>
              <w:pStyle w:val="BodyText"/>
              <w:spacing w:after="0"/>
              <w:cnfStyle w:val="000000000000" w:firstRow="0" w:lastRow="0" w:firstColumn="0" w:lastColumn="0" w:oddVBand="0" w:evenVBand="0" w:oddHBand="0" w:evenHBand="0" w:firstRowFirstColumn="0" w:firstRowLastColumn="0" w:lastRowFirstColumn="0" w:lastRowLastColumn="0"/>
              <w:rPr>
                <w:del w:id="1824" w:author="Aishwarya Balan" w:date="2019-02-06T17:08:00Z"/>
                <w:sz w:val="18"/>
                <w:rPrChange w:id="1825" w:author="Aishwarya Balan" w:date="2019-03-04T11:52:00Z">
                  <w:rPr>
                    <w:del w:id="1826" w:author="Aishwarya Balan" w:date="2019-02-06T17:08:00Z"/>
                  </w:rPr>
                </w:rPrChange>
              </w:rPr>
            </w:pPr>
            <w:del w:id="1827" w:author="Aishwarya Balan" w:date="2019-02-06T17:08:00Z">
              <w:r w:rsidRPr="003277C6" w:rsidDel="008C1E6A">
                <w:rPr>
                  <w:sz w:val="18"/>
                  <w:rPrChange w:id="1828" w:author="Aishwarya Balan" w:date="2019-03-04T11:52:00Z">
                    <w:rPr/>
                  </w:rPrChange>
                </w:rPr>
                <w:delText>Display</w:delText>
              </w:r>
            </w:del>
          </w:p>
        </w:tc>
        <w:tc>
          <w:tcPr>
            <w:tcW w:w="1482" w:type="pct"/>
            <w:gridSpan w:val="3"/>
            <w:tcPrChange w:id="1829" w:author="Gaurav Shah" w:date="2019-03-20T00:16:00Z">
              <w:tcPr>
                <w:tcW w:w="1662" w:type="pct"/>
                <w:gridSpan w:val="5"/>
              </w:tcPr>
            </w:tcPrChange>
          </w:tcPr>
          <w:p w14:paraId="13A5E8CF" w14:textId="5E265B0C" w:rsidR="00671A2F" w:rsidRPr="003277C6" w:rsidDel="008C1E6A" w:rsidRDefault="00671A2F" w:rsidP="00BA4C45">
            <w:pPr>
              <w:pStyle w:val="BodyText"/>
              <w:spacing w:after="0"/>
              <w:ind w:left="360"/>
              <w:cnfStyle w:val="000000000000" w:firstRow="0" w:lastRow="0" w:firstColumn="0" w:lastColumn="0" w:oddVBand="0" w:evenVBand="0" w:oddHBand="0" w:evenHBand="0" w:firstRowFirstColumn="0" w:firstRowLastColumn="0" w:lastRowFirstColumn="0" w:lastRowLastColumn="0"/>
              <w:rPr>
                <w:del w:id="1830" w:author="Aishwarya Balan" w:date="2019-02-06T17:08:00Z"/>
                <w:sz w:val="18"/>
                <w:rPrChange w:id="1831" w:author="Aishwarya Balan" w:date="2019-03-04T11:52:00Z">
                  <w:rPr>
                    <w:del w:id="1832" w:author="Aishwarya Balan" w:date="2019-02-06T17:08:00Z"/>
                  </w:rPr>
                </w:rPrChange>
              </w:rPr>
            </w:pPr>
          </w:p>
        </w:tc>
        <w:tc>
          <w:tcPr>
            <w:tcW w:w="503" w:type="pct"/>
            <w:tcPrChange w:id="1833" w:author="Gaurav Shah" w:date="2019-03-20T00:16:00Z">
              <w:tcPr>
                <w:tcW w:w="1" w:type="pct"/>
                <w:gridSpan w:val="2"/>
              </w:tcPr>
            </w:tcPrChange>
          </w:tcPr>
          <w:p w14:paraId="48F99FB1" w14:textId="77777777" w:rsidR="00671A2F" w:rsidRPr="003277C6" w:rsidDel="008C1E6A" w:rsidRDefault="00671A2F" w:rsidP="00BA4C45">
            <w:pPr>
              <w:pStyle w:val="BodyText"/>
              <w:spacing w:after="0"/>
              <w:ind w:left="360"/>
              <w:cnfStyle w:val="000000000000" w:firstRow="0" w:lastRow="0" w:firstColumn="0" w:lastColumn="0" w:oddVBand="0" w:evenVBand="0" w:oddHBand="0" w:evenHBand="0" w:firstRowFirstColumn="0" w:firstRowLastColumn="0" w:lastRowFirstColumn="0" w:lastRowLastColumn="0"/>
              <w:rPr>
                <w:ins w:id="1834" w:author="Gaurav Shah" w:date="2019-03-20T00:16:00Z"/>
                <w:sz w:val="18"/>
              </w:rPr>
            </w:pPr>
          </w:p>
        </w:tc>
        <w:tc>
          <w:tcPr>
            <w:tcW w:w="1118" w:type="pct"/>
            <w:gridSpan w:val="3"/>
            <w:tcPrChange w:id="1835" w:author="Gaurav Shah" w:date="2019-03-20T00:16:00Z">
              <w:tcPr>
                <w:tcW w:w="1256" w:type="pct"/>
                <w:gridSpan w:val="5"/>
              </w:tcPr>
            </w:tcPrChange>
          </w:tcPr>
          <w:p w14:paraId="5EE0FC8D" w14:textId="6A047B43" w:rsidR="00671A2F" w:rsidRPr="003277C6" w:rsidDel="008C1E6A" w:rsidRDefault="00671A2F" w:rsidP="00BA4C45">
            <w:pPr>
              <w:pStyle w:val="BodyText"/>
              <w:spacing w:after="0"/>
              <w:ind w:left="360"/>
              <w:cnfStyle w:val="000000000000" w:firstRow="0" w:lastRow="0" w:firstColumn="0" w:lastColumn="0" w:oddVBand="0" w:evenVBand="0" w:oddHBand="0" w:evenHBand="0" w:firstRowFirstColumn="0" w:firstRowLastColumn="0" w:lastRowFirstColumn="0" w:lastRowLastColumn="0"/>
              <w:rPr>
                <w:del w:id="1836" w:author="Aishwarya Balan" w:date="2019-02-06T17:08:00Z"/>
                <w:sz w:val="18"/>
                <w:rPrChange w:id="1837" w:author="Aishwarya Balan" w:date="2019-03-04T11:52:00Z">
                  <w:rPr>
                    <w:del w:id="1838" w:author="Aishwarya Balan" w:date="2019-02-06T17:08:00Z"/>
                  </w:rPr>
                </w:rPrChange>
              </w:rPr>
            </w:pPr>
            <w:del w:id="1839" w:author="Aishwarya Balan" w:date="2019-02-06T17:08:00Z">
              <w:r w:rsidRPr="003277C6" w:rsidDel="008C1E6A">
                <w:rPr>
                  <w:sz w:val="18"/>
                  <w:rPrChange w:id="1840" w:author="Aishwarya Balan" w:date="2019-03-04T11:52:00Z">
                    <w:rPr/>
                  </w:rPrChange>
                </w:rPr>
                <w:delText>Yes</w:delText>
              </w:r>
            </w:del>
          </w:p>
        </w:tc>
        <w:tc>
          <w:tcPr>
            <w:tcW w:w="124" w:type="pct"/>
            <w:tcPrChange w:id="1841" w:author="Gaurav Shah" w:date="2019-03-20T00:16:00Z">
              <w:tcPr>
                <w:tcW w:w="122" w:type="pct"/>
              </w:tcPr>
            </w:tcPrChange>
          </w:tcPr>
          <w:p w14:paraId="7845A5A1" w14:textId="6E17E10A" w:rsidR="00671A2F" w:rsidRPr="003277C6" w:rsidDel="008C1E6A" w:rsidRDefault="00671A2F" w:rsidP="00BA4C45">
            <w:pPr>
              <w:pStyle w:val="BodyText"/>
              <w:spacing w:after="0"/>
              <w:cnfStyle w:val="000000000000" w:firstRow="0" w:lastRow="0" w:firstColumn="0" w:lastColumn="0" w:oddVBand="0" w:evenVBand="0" w:oddHBand="0" w:evenHBand="0" w:firstRowFirstColumn="0" w:firstRowLastColumn="0" w:lastRowFirstColumn="0" w:lastRowLastColumn="0"/>
              <w:rPr>
                <w:del w:id="1842" w:author="Aishwarya Balan" w:date="2019-02-06T17:08:00Z"/>
                <w:sz w:val="18"/>
                <w:rPrChange w:id="1843" w:author="Aishwarya Balan" w:date="2019-03-04T11:52:00Z">
                  <w:rPr>
                    <w:del w:id="1844" w:author="Aishwarya Balan" w:date="2019-02-06T17:08:00Z"/>
                  </w:rPr>
                </w:rPrChange>
              </w:rPr>
            </w:pPr>
            <w:del w:id="1845" w:author="Aishwarya Balan" w:date="2019-02-06T17:08:00Z">
              <w:r w:rsidRPr="003277C6" w:rsidDel="008C1E6A">
                <w:rPr>
                  <w:sz w:val="18"/>
                  <w:rPrChange w:id="1846" w:author="Aishwarya Balan" w:date="2019-03-04T11:52:00Z">
                    <w:rPr/>
                  </w:rPrChange>
                </w:rPr>
                <w:delText>This is fetched from PTM (CTRM) Master Data</w:delText>
              </w:r>
            </w:del>
          </w:p>
        </w:tc>
        <w:tc>
          <w:tcPr>
            <w:tcW w:w="124" w:type="pct"/>
            <w:gridSpan w:val="2"/>
            <w:tcPrChange w:id="1847" w:author="Gaurav Shah" w:date="2019-03-20T00:16:00Z">
              <w:tcPr>
                <w:tcW w:w="122" w:type="pct"/>
                <w:gridSpan w:val="2"/>
              </w:tcPr>
            </w:tcPrChange>
          </w:tcPr>
          <w:p w14:paraId="7CA1B62E" w14:textId="77777777" w:rsidR="00671A2F" w:rsidRPr="003277C6" w:rsidDel="008C1E6A" w:rsidRDefault="00671A2F">
            <w:pPr>
              <w:cnfStyle w:val="000000000000" w:firstRow="0" w:lastRow="0" w:firstColumn="0" w:lastColumn="0" w:oddVBand="0" w:evenVBand="0" w:oddHBand="0" w:evenHBand="0" w:firstRowFirstColumn="0" w:firstRowLastColumn="0" w:lastRowFirstColumn="0" w:lastRowLastColumn="0"/>
              <w:rPr>
                <w:ins w:id="1848" w:author="Aishwarya Balan" w:date="2019-03-04T11:41:00Z"/>
                <w:sz w:val="18"/>
                <w:szCs w:val="18"/>
                <w:rPrChange w:id="1849" w:author="Aishwarya Balan" w:date="2019-03-04T11:52:00Z">
                  <w:rPr>
                    <w:ins w:id="1850" w:author="Aishwarya Balan" w:date="2019-03-04T11:41:00Z"/>
                  </w:rPr>
                </w:rPrChange>
              </w:rPr>
            </w:pPr>
          </w:p>
        </w:tc>
      </w:tr>
      <w:tr w:rsidR="00671A2F" w:rsidRPr="003277C6" w:rsidDel="008C1E6A" w14:paraId="7580C336" w14:textId="77777777" w:rsidTr="00671A2F">
        <w:trPr>
          <w:cnfStyle w:val="000000100000" w:firstRow="0" w:lastRow="0" w:firstColumn="0" w:lastColumn="0" w:oddVBand="0" w:evenVBand="0" w:oddHBand="1" w:evenHBand="0" w:firstRowFirstColumn="0" w:firstRowLastColumn="0" w:lastRowFirstColumn="0" w:lastRowLastColumn="0"/>
          <w:trHeight w:val="396"/>
          <w:del w:id="1851" w:author="Aishwarya Balan" w:date="2019-02-06T17:08:00Z"/>
          <w:trPrChange w:id="1852" w:author="Gaurav Shah" w:date="2019-03-20T00:16:00Z">
            <w:trPr>
              <w:trHeight w:val="396"/>
            </w:trPr>
          </w:trPrChange>
        </w:trPr>
        <w:tc>
          <w:tcPr>
            <w:cnfStyle w:val="001000000000" w:firstRow="0" w:lastRow="0" w:firstColumn="1" w:lastColumn="0" w:oddVBand="0" w:evenVBand="0" w:oddHBand="0" w:evenHBand="0" w:firstRowFirstColumn="0" w:firstRowLastColumn="0" w:lastRowFirstColumn="0" w:lastRowLastColumn="0"/>
            <w:tcW w:w="124" w:type="pct"/>
            <w:tcPrChange w:id="1853" w:author="Gaurav Shah" w:date="2019-03-20T00:16:00Z">
              <w:tcPr>
                <w:tcW w:w="122" w:type="pct"/>
              </w:tcPr>
            </w:tcPrChange>
          </w:tcPr>
          <w:p w14:paraId="6E4B2BF9" w14:textId="69696FF3" w:rsidR="00671A2F" w:rsidRPr="003277C6" w:rsidDel="008C1E6A" w:rsidRDefault="00671A2F" w:rsidP="00BA4C45">
            <w:pPr>
              <w:pStyle w:val="BodyText"/>
              <w:spacing w:after="0"/>
              <w:cnfStyle w:val="001000100000" w:firstRow="0" w:lastRow="0" w:firstColumn="1" w:lastColumn="0" w:oddVBand="0" w:evenVBand="0" w:oddHBand="1" w:evenHBand="0" w:firstRowFirstColumn="0" w:firstRowLastColumn="0" w:lastRowFirstColumn="0" w:lastRowLastColumn="0"/>
              <w:rPr>
                <w:del w:id="1854" w:author="Aishwarya Balan" w:date="2019-02-06T17:08:00Z"/>
                <w:sz w:val="18"/>
                <w:rPrChange w:id="1855" w:author="Aishwarya Balan" w:date="2019-03-04T11:52:00Z">
                  <w:rPr>
                    <w:del w:id="1856" w:author="Aishwarya Balan" w:date="2019-02-06T17:08:00Z"/>
                  </w:rPr>
                </w:rPrChange>
              </w:rPr>
            </w:pPr>
            <w:del w:id="1857" w:author="Aishwarya Balan" w:date="2019-02-06T17:08:00Z">
              <w:r w:rsidRPr="003277C6" w:rsidDel="008C1E6A">
                <w:rPr>
                  <w:sz w:val="18"/>
                  <w:rPrChange w:id="1858" w:author="Aishwarya Balan" w:date="2019-03-04T11:52:00Z">
                    <w:rPr/>
                  </w:rPrChange>
                </w:rPr>
                <w:delText>CRM Status</w:delText>
              </w:r>
            </w:del>
          </w:p>
        </w:tc>
        <w:tc>
          <w:tcPr>
            <w:tcW w:w="621" w:type="pct"/>
            <w:tcPrChange w:id="1859" w:author="Gaurav Shah" w:date="2019-03-20T00:16:00Z">
              <w:tcPr>
                <w:tcW w:w="694" w:type="pct"/>
                <w:gridSpan w:val="2"/>
              </w:tcPr>
            </w:tcPrChange>
          </w:tcPr>
          <w:p w14:paraId="65F4809A" w14:textId="77777777" w:rsidR="00671A2F" w:rsidRPr="003277C6" w:rsidDel="008C1E6A" w:rsidRDefault="00671A2F">
            <w:pPr>
              <w:cnfStyle w:val="000000100000" w:firstRow="0" w:lastRow="0" w:firstColumn="0" w:lastColumn="0" w:oddVBand="0" w:evenVBand="0" w:oddHBand="1" w:evenHBand="0" w:firstRowFirstColumn="0" w:firstRowLastColumn="0" w:lastRowFirstColumn="0" w:lastRowLastColumn="0"/>
              <w:rPr>
                <w:sz w:val="18"/>
                <w:szCs w:val="18"/>
                <w:rPrChange w:id="1860" w:author="Aishwarya Balan" w:date="2019-03-04T11:52:00Z">
                  <w:rPr/>
                </w:rPrChange>
              </w:rPr>
            </w:pPr>
          </w:p>
        </w:tc>
        <w:tc>
          <w:tcPr>
            <w:tcW w:w="947" w:type="pct"/>
            <w:gridSpan w:val="2"/>
            <w:tcPrChange w:id="1861" w:author="Gaurav Shah" w:date="2019-03-20T00:16:00Z">
              <w:tcPr>
                <w:tcW w:w="1062" w:type="pct"/>
                <w:gridSpan w:val="4"/>
              </w:tcPr>
            </w:tcPrChange>
          </w:tcPr>
          <w:p w14:paraId="54E2F162" w14:textId="28BFED04" w:rsidR="00671A2F" w:rsidRPr="003277C6" w:rsidDel="008C1E6A" w:rsidRDefault="00671A2F" w:rsidP="00BA4C45">
            <w:pPr>
              <w:pStyle w:val="BodyText"/>
              <w:spacing w:after="0"/>
              <w:cnfStyle w:val="000000100000" w:firstRow="0" w:lastRow="0" w:firstColumn="0" w:lastColumn="0" w:oddVBand="0" w:evenVBand="0" w:oddHBand="1" w:evenHBand="0" w:firstRowFirstColumn="0" w:firstRowLastColumn="0" w:lastRowFirstColumn="0" w:lastRowLastColumn="0"/>
              <w:rPr>
                <w:del w:id="1862" w:author="Aishwarya Balan" w:date="2019-02-06T17:08:00Z"/>
                <w:sz w:val="18"/>
                <w:rPrChange w:id="1863" w:author="Aishwarya Balan" w:date="2019-03-04T11:52:00Z">
                  <w:rPr>
                    <w:del w:id="1864" w:author="Aishwarya Balan" w:date="2019-02-06T17:08:00Z"/>
                  </w:rPr>
                </w:rPrChange>
              </w:rPr>
            </w:pPr>
            <w:del w:id="1865" w:author="Aishwarya Balan" w:date="2019-02-06T17:08:00Z">
              <w:r w:rsidRPr="003277C6" w:rsidDel="008C1E6A">
                <w:rPr>
                  <w:sz w:val="18"/>
                  <w:rPrChange w:id="1866" w:author="Aishwarya Balan" w:date="2019-03-04T11:52:00Z">
                    <w:rPr/>
                  </w:rPrChange>
                </w:rPr>
                <w:delText>Display</w:delText>
              </w:r>
            </w:del>
          </w:p>
        </w:tc>
        <w:tc>
          <w:tcPr>
            <w:tcW w:w="1482" w:type="pct"/>
            <w:gridSpan w:val="3"/>
            <w:tcPrChange w:id="1867" w:author="Gaurav Shah" w:date="2019-03-20T00:16:00Z">
              <w:tcPr>
                <w:tcW w:w="1662" w:type="pct"/>
                <w:gridSpan w:val="5"/>
              </w:tcPr>
            </w:tcPrChange>
          </w:tcPr>
          <w:p w14:paraId="2153153E" w14:textId="1A55525A" w:rsidR="00671A2F" w:rsidRPr="003277C6" w:rsidDel="008C1E6A" w:rsidRDefault="00671A2F" w:rsidP="00BA4C45">
            <w:pPr>
              <w:pStyle w:val="BodyText"/>
              <w:spacing w:after="0"/>
              <w:ind w:left="360"/>
              <w:cnfStyle w:val="000000100000" w:firstRow="0" w:lastRow="0" w:firstColumn="0" w:lastColumn="0" w:oddVBand="0" w:evenVBand="0" w:oddHBand="1" w:evenHBand="0" w:firstRowFirstColumn="0" w:firstRowLastColumn="0" w:lastRowFirstColumn="0" w:lastRowLastColumn="0"/>
              <w:rPr>
                <w:del w:id="1868" w:author="Aishwarya Balan" w:date="2019-02-06T17:08:00Z"/>
                <w:sz w:val="18"/>
                <w:rPrChange w:id="1869" w:author="Aishwarya Balan" w:date="2019-03-04T11:52:00Z">
                  <w:rPr>
                    <w:del w:id="1870" w:author="Aishwarya Balan" w:date="2019-02-06T17:08:00Z"/>
                  </w:rPr>
                </w:rPrChange>
              </w:rPr>
            </w:pPr>
          </w:p>
        </w:tc>
        <w:tc>
          <w:tcPr>
            <w:tcW w:w="503" w:type="pct"/>
            <w:tcPrChange w:id="1871" w:author="Gaurav Shah" w:date="2019-03-20T00:16:00Z">
              <w:tcPr>
                <w:tcW w:w="1" w:type="pct"/>
                <w:gridSpan w:val="2"/>
              </w:tcPr>
            </w:tcPrChange>
          </w:tcPr>
          <w:p w14:paraId="08B325BC" w14:textId="77777777" w:rsidR="00671A2F" w:rsidRPr="003277C6" w:rsidDel="008C1E6A" w:rsidRDefault="00671A2F" w:rsidP="00BA4C45">
            <w:pPr>
              <w:pStyle w:val="BodyText"/>
              <w:spacing w:after="0"/>
              <w:ind w:left="360"/>
              <w:cnfStyle w:val="000000100000" w:firstRow="0" w:lastRow="0" w:firstColumn="0" w:lastColumn="0" w:oddVBand="0" w:evenVBand="0" w:oddHBand="1" w:evenHBand="0" w:firstRowFirstColumn="0" w:firstRowLastColumn="0" w:lastRowFirstColumn="0" w:lastRowLastColumn="0"/>
              <w:rPr>
                <w:ins w:id="1872" w:author="Gaurav Shah" w:date="2019-03-20T00:16:00Z"/>
                <w:sz w:val="18"/>
              </w:rPr>
            </w:pPr>
          </w:p>
        </w:tc>
        <w:tc>
          <w:tcPr>
            <w:tcW w:w="1118" w:type="pct"/>
            <w:gridSpan w:val="3"/>
            <w:tcPrChange w:id="1873" w:author="Gaurav Shah" w:date="2019-03-20T00:16:00Z">
              <w:tcPr>
                <w:tcW w:w="1256" w:type="pct"/>
                <w:gridSpan w:val="5"/>
              </w:tcPr>
            </w:tcPrChange>
          </w:tcPr>
          <w:p w14:paraId="0B62C0CC" w14:textId="2B7027C9" w:rsidR="00671A2F" w:rsidRPr="003277C6" w:rsidDel="008C1E6A" w:rsidRDefault="00671A2F" w:rsidP="00BA4C45">
            <w:pPr>
              <w:pStyle w:val="BodyText"/>
              <w:spacing w:after="0"/>
              <w:ind w:left="360"/>
              <w:cnfStyle w:val="000000100000" w:firstRow="0" w:lastRow="0" w:firstColumn="0" w:lastColumn="0" w:oddVBand="0" w:evenVBand="0" w:oddHBand="1" w:evenHBand="0" w:firstRowFirstColumn="0" w:firstRowLastColumn="0" w:lastRowFirstColumn="0" w:lastRowLastColumn="0"/>
              <w:rPr>
                <w:del w:id="1874" w:author="Aishwarya Balan" w:date="2019-02-06T17:08:00Z"/>
                <w:sz w:val="18"/>
                <w:rPrChange w:id="1875" w:author="Aishwarya Balan" w:date="2019-03-04T11:52:00Z">
                  <w:rPr>
                    <w:del w:id="1876" w:author="Aishwarya Balan" w:date="2019-02-06T17:08:00Z"/>
                  </w:rPr>
                </w:rPrChange>
              </w:rPr>
            </w:pPr>
            <w:del w:id="1877" w:author="Aishwarya Balan" w:date="2019-02-06T17:08:00Z">
              <w:r w:rsidRPr="003277C6" w:rsidDel="008C1E6A">
                <w:rPr>
                  <w:sz w:val="18"/>
                  <w:rPrChange w:id="1878" w:author="Aishwarya Balan" w:date="2019-03-04T11:52:00Z">
                    <w:rPr/>
                  </w:rPrChange>
                </w:rPr>
                <w:delText>Yes</w:delText>
              </w:r>
            </w:del>
          </w:p>
        </w:tc>
        <w:tc>
          <w:tcPr>
            <w:tcW w:w="124" w:type="pct"/>
            <w:tcPrChange w:id="1879" w:author="Gaurav Shah" w:date="2019-03-20T00:16:00Z">
              <w:tcPr>
                <w:tcW w:w="122" w:type="pct"/>
              </w:tcPr>
            </w:tcPrChange>
          </w:tcPr>
          <w:p w14:paraId="668AFA58" w14:textId="4367E708" w:rsidR="00671A2F" w:rsidRPr="003277C6" w:rsidDel="008C1E6A" w:rsidRDefault="00671A2F" w:rsidP="00BA4C45">
            <w:pPr>
              <w:pStyle w:val="BodyText"/>
              <w:spacing w:after="0"/>
              <w:cnfStyle w:val="000000100000" w:firstRow="0" w:lastRow="0" w:firstColumn="0" w:lastColumn="0" w:oddVBand="0" w:evenVBand="0" w:oddHBand="1" w:evenHBand="0" w:firstRowFirstColumn="0" w:firstRowLastColumn="0" w:lastRowFirstColumn="0" w:lastRowLastColumn="0"/>
              <w:rPr>
                <w:del w:id="1880" w:author="Aishwarya Balan" w:date="2019-02-06T17:08:00Z"/>
                <w:sz w:val="18"/>
                <w:rPrChange w:id="1881" w:author="Aishwarya Balan" w:date="2019-03-04T11:52:00Z">
                  <w:rPr>
                    <w:del w:id="1882" w:author="Aishwarya Balan" w:date="2019-02-06T17:08:00Z"/>
                  </w:rPr>
                </w:rPrChange>
              </w:rPr>
            </w:pPr>
            <w:del w:id="1883" w:author="Aishwarya Balan" w:date="2019-02-06T17:08:00Z">
              <w:r w:rsidRPr="003277C6" w:rsidDel="008C1E6A">
                <w:rPr>
                  <w:sz w:val="18"/>
                  <w:rPrChange w:id="1884" w:author="Aishwarya Balan" w:date="2019-03-04T11:52:00Z">
                    <w:rPr/>
                  </w:rPrChange>
                </w:rPr>
                <w:delText>This is fetched from PTM (CTRM) Master Data</w:delText>
              </w:r>
            </w:del>
          </w:p>
        </w:tc>
        <w:tc>
          <w:tcPr>
            <w:tcW w:w="124" w:type="pct"/>
            <w:gridSpan w:val="2"/>
            <w:tcPrChange w:id="1885" w:author="Gaurav Shah" w:date="2019-03-20T00:16:00Z">
              <w:tcPr>
                <w:tcW w:w="122" w:type="pct"/>
                <w:gridSpan w:val="2"/>
              </w:tcPr>
            </w:tcPrChange>
          </w:tcPr>
          <w:p w14:paraId="23D67630" w14:textId="77777777" w:rsidR="00671A2F" w:rsidRPr="003277C6" w:rsidDel="008C1E6A" w:rsidRDefault="00671A2F">
            <w:pPr>
              <w:cnfStyle w:val="000000100000" w:firstRow="0" w:lastRow="0" w:firstColumn="0" w:lastColumn="0" w:oddVBand="0" w:evenVBand="0" w:oddHBand="1" w:evenHBand="0" w:firstRowFirstColumn="0" w:firstRowLastColumn="0" w:lastRowFirstColumn="0" w:lastRowLastColumn="0"/>
              <w:rPr>
                <w:ins w:id="1886" w:author="Aishwarya Balan" w:date="2019-03-04T11:41:00Z"/>
                <w:sz w:val="18"/>
                <w:szCs w:val="18"/>
                <w:rPrChange w:id="1887" w:author="Aishwarya Balan" w:date="2019-03-04T11:52:00Z">
                  <w:rPr>
                    <w:ins w:id="1888" w:author="Aishwarya Balan" w:date="2019-03-04T11:41:00Z"/>
                  </w:rPr>
                </w:rPrChange>
              </w:rPr>
            </w:pPr>
          </w:p>
        </w:tc>
      </w:tr>
      <w:tr w:rsidR="00671A2F" w:rsidRPr="003277C6" w:rsidDel="008C1E6A" w14:paraId="660CDAB9" w14:textId="77777777" w:rsidTr="00671A2F">
        <w:trPr>
          <w:trHeight w:val="396"/>
          <w:del w:id="1889" w:author="Aishwarya Balan" w:date="2019-02-06T17:08:00Z"/>
          <w:trPrChange w:id="1890" w:author="Gaurav Shah" w:date="2019-03-20T00:16:00Z">
            <w:trPr>
              <w:trHeight w:val="396"/>
            </w:trPr>
          </w:trPrChange>
        </w:trPr>
        <w:tc>
          <w:tcPr>
            <w:cnfStyle w:val="001000000000" w:firstRow="0" w:lastRow="0" w:firstColumn="1" w:lastColumn="0" w:oddVBand="0" w:evenVBand="0" w:oddHBand="0" w:evenHBand="0" w:firstRowFirstColumn="0" w:firstRowLastColumn="0" w:lastRowFirstColumn="0" w:lastRowLastColumn="0"/>
            <w:tcW w:w="124" w:type="pct"/>
            <w:tcPrChange w:id="1891" w:author="Gaurav Shah" w:date="2019-03-20T00:16:00Z">
              <w:tcPr>
                <w:tcW w:w="122" w:type="pct"/>
              </w:tcPr>
            </w:tcPrChange>
          </w:tcPr>
          <w:p w14:paraId="77C3A20B" w14:textId="26E1BC90" w:rsidR="00671A2F" w:rsidRPr="003277C6" w:rsidDel="008C1E6A" w:rsidRDefault="00671A2F" w:rsidP="00BA4C45">
            <w:pPr>
              <w:pStyle w:val="BodyText"/>
              <w:spacing w:after="0"/>
              <w:rPr>
                <w:del w:id="1892" w:author="Aishwarya Balan" w:date="2019-02-06T17:08:00Z"/>
                <w:sz w:val="18"/>
                <w:rPrChange w:id="1893" w:author="Aishwarya Balan" w:date="2019-03-04T11:52:00Z">
                  <w:rPr>
                    <w:del w:id="1894" w:author="Aishwarya Balan" w:date="2019-02-06T17:08:00Z"/>
                  </w:rPr>
                </w:rPrChange>
              </w:rPr>
            </w:pPr>
            <w:del w:id="1895" w:author="Aishwarya Balan" w:date="2019-02-06T17:08:00Z">
              <w:r w:rsidRPr="003277C6" w:rsidDel="008C1E6A">
                <w:rPr>
                  <w:sz w:val="18"/>
                  <w:rPrChange w:id="1896" w:author="Aishwarya Balan" w:date="2019-03-04T11:52:00Z">
                    <w:rPr/>
                  </w:rPrChange>
                </w:rPr>
                <w:delText>Status</w:delText>
              </w:r>
            </w:del>
          </w:p>
        </w:tc>
        <w:tc>
          <w:tcPr>
            <w:tcW w:w="621" w:type="pct"/>
            <w:tcPrChange w:id="1897" w:author="Gaurav Shah" w:date="2019-03-20T00:16:00Z">
              <w:tcPr>
                <w:tcW w:w="694" w:type="pct"/>
                <w:gridSpan w:val="2"/>
              </w:tcPr>
            </w:tcPrChange>
          </w:tcPr>
          <w:p w14:paraId="04DEB183" w14:textId="77777777" w:rsidR="00671A2F" w:rsidRPr="003277C6" w:rsidDel="008C1E6A" w:rsidRDefault="00671A2F">
            <w:pPr>
              <w:cnfStyle w:val="000000000000" w:firstRow="0" w:lastRow="0" w:firstColumn="0" w:lastColumn="0" w:oddVBand="0" w:evenVBand="0" w:oddHBand="0" w:evenHBand="0" w:firstRowFirstColumn="0" w:firstRowLastColumn="0" w:lastRowFirstColumn="0" w:lastRowLastColumn="0"/>
              <w:rPr>
                <w:sz w:val="18"/>
                <w:szCs w:val="18"/>
                <w:rPrChange w:id="1898" w:author="Aishwarya Balan" w:date="2019-03-04T11:52:00Z">
                  <w:rPr/>
                </w:rPrChange>
              </w:rPr>
            </w:pPr>
          </w:p>
        </w:tc>
        <w:tc>
          <w:tcPr>
            <w:tcW w:w="947" w:type="pct"/>
            <w:gridSpan w:val="2"/>
            <w:tcPrChange w:id="1899" w:author="Gaurav Shah" w:date="2019-03-20T00:16:00Z">
              <w:tcPr>
                <w:tcW w:w="1062" w:type="pct"/>
                <w:gridSpan w:val="4"/>
              </w:tcPr>
            </w:tcPrChange>
          </w:tcPr>
          <w:p w14:paraId="272C8931" w14:textId="5E768BD1" w:rsidR="00671A2F" w:rsidRPr="003277C6" w:rsidDel="008C1E6A" w:rsidRDefault="00671A2F" w:rsidP="00BA4C45">
            <w:pPr>
              <w:pStyle w:val="BodyText"/>
              <w:spacing w:after="0"/>
              <w:cnfStyle w:val="000000000000" w:firstRow="0" w:lastRow="0" w:firstColumn="0" w:lastColumn="0" w:oddVBand="0" w:evenVBand="0" w:oddHBand="0" w:evenHBand="0" w:firstRowFirstColumn="0" w:firstRowLastColumn="0" w:lastRowFirstColumn="0" w:lastRowLastColumn="0"/>
              <w:rPr>
                <w:del w:id="1900" w:author="Aishwarya Balan" w:date="2019-02-06T17:08:00Z"/>
                <w:sz w:val="18"/>
                <w:rPrChange w:id="1901" w:author="Aishwarya Balan" w:date="2019-03-04T11:52:00Z">
                  <w:rPr>
                    <w:del w:id="1902" w:author="Aishwarya Balan" w:date="2019-02-06T17:08:00Z"/>
                  </w:rPr>
                </w:rPrChange>
              </w:rPr>
            </w:pPr>
            <w:del w:id="1903" w:author="Aishwarya Balan" w:date="2019-02-06T17:08:00Z">
              <w:r w:rsidRPr="003277C6" w:rsidDel="008C1E6A">
                <w:rPr>
                  <w:sz w:val="18"/>
                  <w:rPrChange w:id="1904" w:author="Aishwarya Balan" w:date="2019-03-04T11:52:00Z">
                    <w:rPr/>
                  </w:rPrChange>
                </w:rPr>
                <w:delText>Dropdown</w:delText>
              </w:r>
            </w:del>
          </w:p>
          <w:p w14:paraId="7297E6C1" w14:textId="244B169B" w:rsidR="00671A2F" w:rsidRPr="003277C6" w:rsidDel="008C1E6A" w:rsidRDefault="00671A2F" w:rsidP="00BA4C45">
            <w:pPr>
              <w:pStyle w:val="BodyText"/>
              <w:spacing w:after="0"/>
              <w:cnfStyle w:val="000000000000" w:firstRow="0" w:lastRow="0" w:firstColumn="0" w:lastColumn="0" w:oddVBand="0" w:evenVBand="0" w:oddHBand="0" w:evenHBand="0" w:firstRowFirstColumn="0" w:firstRowLastColumn="0" w:lastRowFirstColumn="0" w:lastRowLastColumn="0"/>
              <w:rPr>
                <w:del w:id="1905" w:author="Aishwarya Balan" w:date="2019-02-06T17:08:00Z"/>
                <w:sz w:val="18"/>
                <w:rPrChange w:id="1906" w:author="Aishwarya Balan" w:date="2019-03-04T11:52:00Z">
                  <w:rPr>
                    <w:del w:id="1907" w:author="Aishwarya Balan" w:date="2019-02-06T17:08:00Z"/>
                  </w:rPr>
                </w:rPrChange>
              </w:rPr>
            </w:pPr>
          </w:p>
        </w:tc>
        <w:tc>
          <w:tcPr>
            <w:tcW w:w="1482" w:type="pct"/>
            <w:gridSpan w:val="3"/>
            <w:tcPrChange w:id="1908" w:author="Gaurav Shah" w:date="2019-03-20T00:16:00Z">
              <w:tcPr>
                <w:tcW w:w="1662" w:type="pct"/>
                <w:gridSpan w:val="5"/>
              </w:tcPr>
            </w:tcPrChange>
          </w:tcPr>
          <w:p w14:paraId="487C5EAB" w14:textId="2307AC5B" w:rsidR="00671A2F" w:rsidRPr="003277C6" w:rsidDel="008C1E6A" w:rsidRDefault="00671A2F" w:rsidP="00BA4C45">
            <w:pPr>
              <w:pStyle w:val="BodyText"/>
              <w:spacing w:after="0"/>
              <w:cnfStyle w:val="000000000000" w:firstRow="0" w:lastRow="0" w:firstColumn="0" w:lastColumn="0" w:oddVBand="0" w:evenVBand="0" w:oddHBand="0" w:evenHBand="0" w:firstRowFirstColumn="0" w:firstRowLastColumn="0" w:lastRowFirstColumn="0" w:lastRowLastColumn="0"/>
              <w:rPr>
                <w:del w:id="1909" w:author="Aishwarya Balan" w:date="2019-02-06T17:08:00Z"/>
                <w:sz w:val="18"/>
                <w:rPrChange w:id="1910" w:author="Aishwarya Balan" w:date="2019-03-04T11:52:00Z">
                  <w:rPr>
                    <w:del w:id="1911" w:author="Aishwarya Balan" w:date="2019-02-06T17:08:00Z"/>
                  </w:rPr>
                </w:rPrChange>
              </w:rPr>
            </w:pPr>
            <w:del w:id="1912" w:author="Aishwarya Balan" w:date="2019-02-06T17:08:00Z">
              <w:r w:rsidRPr="003277C6" w:rsidDel="008C1E6A">
                <w:rPr>
                  <w:sz w:val="18"/>
                  <w:rPrChange w:id="1913" w:author="Aishwarya Balan" w:date="2019-03-04T11:52:00Z">
                    <w:rPr/>
                  </w:rPrChange>
                </w:rPr>
                <w:delText>- Active</w:delText>
              </w:r>
            </w:del>
          </w:p>
          <w:p w14:paraId="664896F7" w14:textId="5E55A276" w:rsidR="00671A2F" w:rsidRPr="003277C6" w:rsidDel="008C1E6A" w:rsidRDefault="00671A2F" w:rsidP="00BA4C45">
            <w:pPr>
              <w:pStyle w:val="BodyText"/>
              <w:spacing w:after="0"/>
              <w:cnfStyle w:val="000000000000" w:firstRow="0" w:lastRow="0" w:firstColumn="0" w:lastColumn="0" w:oddVBand="0" w:evenVBand="0" w:oddHBand="0" w:evenHBand="0" w:firstRowFirstColumn="0" w:firstRowLastColumn="0" w:lastRowFirstColumn="0" w:lastRowLastColumn="0"/>
              <w:rPr>
                <w:del w:id="1914" w:author="Aishwarya Balan" w:date="2019-02-06T17:08:00Z"/>
                <w:sz w:val="18"/>
                <w:rPrChange w:id="1915" w:author="Aishwarya Balan" w:date="2019-03-04T11:52:00Z">
                  <w:rPr>
                    <w:del w:id="1916" w:author="Aishwarya Balan" w:date="2019-02-06T17:08:00Z"/>
                  </w:rPr>
                </w:rPrChange>
              </w:rPr>
            </w:pPr>
            <w:del w:id="1917" w:author="Aishwarya Balan" w:date="2019-02-06T17:08:00Z">
              <w:r w:rsidRPr="003277C6" w:rsidDel="008C1E6A">
                <w:rPr>
                  <w:sz w:val="18"/>
                  <w:rPrChange w:id="1918" w:author="Aishwarya Balan" w:date="2019-03-04T11:52:00Z">
                    <w:rPr/>
                  </w:rPrChange>
                </w:rPr>
                <w:delText>-Automatic Suspension</w:delText>
              </w:r>
            </w:del>
          </w:p>
          <w:p w14:paraId="09D48190" w14:textId="482D4088" w:rsidR="00671A2F" w:rsidRPr="003277C6" w:rsidDel="008C1E6A" w:rsidRDefault="00671A2F" w:rsidP="00BA4C45">
            <w:pPr>
              <w:pStyle w:val="BodyText"/>
              <w:spacing w:after="0"/>
              <w:cnfStyle w:val="000000000000" w:firstRow="0" w:lastRow="0" w:firstColumn="0" w:lastColumn="0" w:oddVBand="0" w:evenVBand="0" w:oddHBand="0" w:evenHBand="0" w:firstRowFirstColumn="0" w:firstRowLastColumn="0" w:lastRowFirstColumn="0" w:lastRowLastColumn="0"/>
              <w:rPr>
                <w:del w:id="1919" w:author="Aishwarya Balan" w:date="2019-02-06T17:08:00Z"/>
                <w:sz w:val="18"/>
                <w:rPrChange w:id="1920" w:author="Aishwarya Balan" w:date="2019-03-04T11:52:00Z">
                  <w:rPr>
                    <w:del w:id="1921" w:author="Aishwarya Balan" w:date="2019-02-06T17:08:00Z"/>
                  </w:rPr>
                </w:rPrChange>
              </w:rPr>
            </w:pPr>
            <w:del w:id="1922" w:author="Aishwarya Balan" w:date="2019-02-06T17:08:00Z">
              <w:r w:rsidRPr="003277C6" w:rsidDel="008C1E6A">
                <w:rPr>
                  <w:sz w:val="18"/>
                  <w:rPrChange w:id="1923" w:author="Aishwarya Balan" w:date="2019-03-04T11:52:00Z">
                    <w:rPr/>
                  </w:rPrChange>
                </w:rPr>
                <w:delText>- Delivery Stop</w:delText>
              </w:r>
            </w:del>
          </w:p>
          <w:p w14:paraId="387B2025" w14:textId="36E32662" w:rsidR="00671A2F" w:rsidRPr="003277C6" w:rsidDel="008C1E6A" w:rsidRDefault="00671A2F" w:rsidP="00BA4C45">
            <w:pPr>
              <w:pStyle w:val="BodyText"/>
              <w:spacing w:after="0"/>
              <w:cnfStyle w:val="000000000000" w:firstRow="0" w:lastRow="0" w:firstColumn="0" w:lastColumn="0" w:oddVBand="0" w:evenVBand="0" w:oddHBand="0" w:evenHBand="0" w:firstRowFirstColumn="0" w:firstRowLastColumn="0" w:lastRowFirstColumn="0" w:lastRowLastColumn="0"/>
              <w:rPr>
                <w:del w:id="1924" w:author="Aishwarya Balan" w:date="2019-02-06T17:08:00Z"/>
                <w:sz w:val="18"/>
                <w:rPrChange w:id="1925" w:author="Aishwarya Balan" w:date="2019-03-04T11:52:00Z">
                  <w:rPr>
                    <w:del w:id="1926" w:author="Aishwarya Balan" w:date="2019-02-06T17:08:00Z"/>
                  </w:rPr>
                </w:rPrChange>
              </w:rPr>
            </w:pPr>
            <w:del w:id="1927" w:author="Aishwarya Balan" w:date="2019-02-06T17:08:00Z">
              <w:r w:rsidRPr="003277C6" w:rsidDel="008C1E6A">
                <w:rPr>
                  <w:sz w:val="18"/>
                  <w:rPrChange w:id="1928" w:author="Aishwarya Balan" w:date="2019-03-04T11:52:00Z">
                    <w:rPr/>
                  </w:rPrChange>
                </w:rPr>
                <w:delText>-Prepayment Stop</w:delText>
              </w:r>
            </w:del>
          </w:p>
        </w:tc>
        <w:tc>
          <w:tcPr>
            <w:tcW w:w="503" w:type="pct"/>
            <w:tcPrChange w:id="1929" w:author="Gaurav Shah" w:date="2019-03-20T00:16:00Z">
              <w:tcPr>
                <w:tcW w:w="1" w:type="pct"/>
                <w:gridSpan w:val="2"/>
              </w:tcPr>
            </w:tcPrChange>
          </w:tcPr>
          <w:p w14:paraId="3DF977E0" w14:textId="77777777" w:rsidR="00671A2F" w:rsidRPr="003277C6" w:rsidDel="008C1E6A" w:rsidRDefault="00671A2F" w:rsidP="00BA4C45">
            <w:pPr>
              <w:pStyle w:val="BodyText"/>
              <w:spacing w:after="0"/>
              <w:ind w:left="360"/>
              <w:cnfStyle w:val="000000000000" w:firstRow="0" w:lastRow="0" w:firstColumn="0" w:lastColumn="0" w:oddVBand="0" w:evenVBand="0" w:oddHBand="0" w:evenHBand="0" w:firstRowFirstColumn="0" w:firstRowLastColumn="0" w:lastRowFirstColumn="0" w:lastRowLastColumn="0"/>
              <w:rPr>
                <w:ins w:id="1930" w:author="Gaurav Shah" w:date="2019-03-20T00:16:00Z"/>
                <w:sz w:val="18"/>
              </w:rPr>
            </w:pPr>
          </w:p>
        </w:tc>
        <w:tc>
          <w:tcPr>
            <w:tcW w:w="1118" w:type="pct"/>
            <w:gridSpan w:val="3"/>
            <w:tcPrChange w:id="1931" w:author="Gaurav Shah" w:date="2019-03-20T00:16:00Z">
              <w:tcPr>
                <w:tcW w:w="1256" w:type="pct"/>
                <w:gridSpan w:val="5"/>
              </w:tcPr>
            </w:tcPrChange>
          </w:tcPr>
          <w:p w14:paraId="668CF312" w14:textId="5BBB5D5C" w:rsidR="00671A2F" w:rsidRPr="003277C6" w:rsidDel="008C1E6A" w:rsidRDefault="00671A2F" w:rsidP="00BA4C45">
            <w:pPr>
              <w:pStyle w:val="BodyText"/>
              <w:spacing w:after="0"/>
              <w:ind w:left="360"/>
              <w:cnfStyle w:val="000000000000" w:firstRow="0" w:lastRow="0" w:firstColumn="0" w:lastColumn="0" w:oddVBand="0" w:evenVBand="0" w:oddHBand="0" w:evenHBand="0" w:firstRowFirstColumn="0" w:firstRowLastColumn="0" w:lastRowFirstColumn="0" w:lastRowLastColumn="0"/>
              <w:rPr>
                <w:del w:id="1932" w:author="Aishwarya Balan" w:date="2019-02-06T17:08:00Z"/>
                <w:sz w:val="18"/>
                <w:rPrChange w:id="1933" w:author="Aishwarya Balan" w:date="2019-03-04T11:52:00Z">
                  <w:rPr>
                    <w:del w:id="1934" w:author="Aishwarya Balan" w:date="2019-02-06T17:08:00Z"/>
                  </w:rPr>
                </w:rPrChange>
              </w:rPr>
            </w:pPr>
            <w:del w:id="1935" w:author="Aishwarya Balan" w:date="2019-02-06T17:08:00Z">
              <w:r w:rsidRPr="003277C6" w:rsidDel="008C1E6A">
                <w:rPr>
                  <w:sz w:val="18"/>
                  <w:rPrChange w:id="1936" w:author="Aishwarya Balan" w:date="2019-03-04T11:52:00Z">
                    <w:rPr/>
                  </w:rPrChange>
                </w:rPr>
                <w:delText>Yes</w:delText>
              </w:r>
            </w:del>
          </w:p>
        </w:tc>
        <w:tc>
          <w:tcPr>
            <w:tcW w:w="124" w:type="pct"/>
            <w:tcPrChange w:id="1937" w:author="Gaurav Shah" w:date="2019-03-20T00:16:00Z">
              <w:tcPr>
                <w:tcW w:w="122" w:type="pct"/>
              </w:tcPr>
            </w:tcPrChange>
          </w:tcPr>
          <w:p w14:paraId="4855EC41" w14:textId="290ED9D4" w:rsidR="00671A2F" w:rsidRPr="003277C6" w:rsidDel="008C1E6A" w:rsidRDefault="00671A2F" w:rsidP="00BA4C45">
            <w:pPr>
              <w:pStyle w:val="BodyText"/>
              <w:numPr>
                <w:ilvl w:val="0"/>
                <w:numId w:val="2"/>
              </w:numPr>
              <w:spacing w:after="0"/>
              <w:cnfStyle w:val="000000000000" w:firstRow="0" w:lastRow="0" w:firstColumn="0" w:lastColumn="0" w:oddVBand="0" w:evenVBand="0" w:oddHBand="0" w:evenHBand="0" w:firstRowFirstColumn="0" w:firstRowLastColumn="0" w:lastRowFirstColumn="0" w:lastRowLastColumn="0"/>
              <w:rPr>
                <w:del w:id="1938" w:author="Aishwarya Balan" w:date="2019-02-06T17:08:00Z"/>
                <w:sz w:val="18"/>
                <w:rPrChange w:id="1939" w:author="Aishwarya Balan" w:date="2019-03-04T11:52:00Z">
                  <w:rPr>
                    <w:del w:id="1940" w:author="Aishwarya Balan" w:date="2019-02-06T17:08:00Z"/>
                  </w:rPr>
                </w:rPrChange>
              </w:rPr>
            </w:pPr>
            <w:del w:id="1941" w:author="Aishwarya Balan" w:date="2019-02-06T17:08:00Z">
              <w:r w:rsidRPr="003277C6" w:rsidDel="008C1E6A">
                <w:rPr>
                  <w:sz w:val="18"/>
                  <w:rPrChange w:id="1942" w:author="Aishwarya Balan" w:date="2019-03-04T11:52:00Z">
                    <w:rPr/>
                  </w:rPrChange>
                </w:rPr>
                <w:delText>By Default, the value will be Active.</w:delText>
              </w:r>
            </w:del>
          </w:p>
          <w:p w14:paraId="235556FA" w14:textId="2EDAA21A" w:rsidR="00671A2F" w:rsidRPr="003277C6" w:rsidDel="008C1E6A" w:rsidRDefault="00671A2F" w:rsidP="00BA4C45">
            <w:pPr>
              <w:pStyle w:val="BodyText"/>
              <w:numPr>
                <w:ilvl w:val="0"/>
                <w:numId w:val="2"/>
              </w:numPr>
              <w:spacing w:after="0"/>
              <w:cnfStyle w:val="000000000000" w:firstRow="0" w:lastRow="0" w:firstColumn="0" w:lastColumn="0" w:oddVBand="0" w:evenVBand="0" w:oddHBand="0" w:evenHBand="0" w:firstRowFirstColumn="0" w:firstRowLastColumn="0" w:lastRowFirstColumn="0" w:lastRowLastColumn="0"/>
              <w:rPr>
                <w:del w:id="1943" w:author="Aishwarya Balan" w:date="2019-02-06T17:08:00Z"/>
                <w:sz w:val="18"/>
                <w:rPrChange w:id="1944" w:author="Aishwarya Balan" w:date="2019-03-04T11:52:00Z">
                  <w:rPr>
                    <w:del w:id="1945" w:author="Aishwarya Balan" w:date="2019-02-06T17:08:00Z"/>
                  </w:rPr>
                </w:rPrChange>
              </w:rPr>
            </w:pPr>
            <w:del w:id="1946" w:author="Aishwarya Balan" w:date="2019-02-06T17:08:00Z">
              <w:r w:rsidRPr="003277C6" w:rsidDel="008C1E6A">
                <w:rPr>
                  <w:sz w:val="18"/>
                  <w:rPrChange w:id="1947" w:author="Aishwarya Balan" w:date="2019-03-04T11:52:00Z">
                    <w:rPr/>
                  </w:rPrChange>
                </w:rPr>
                <w:delText>User can manually modify the status</w:delText>
              </w:r>
            </w:del>
          </w:p>
        </w:tc>
        <w:tc>
          <w:tcPr>
            <w:tcW w:w="124" w:type="pct"/>
            <w:gridSpan w:val="2"/>
            <w:tcPrChange w:id="1948" w:author="Gaurav Shah" w:date="2019-03-20T00:16:00Z">
              <w:tcPr>
                <w:tcW w:w="122" w:type="pct"/>
                <w:gridSpan w:val="2"/>
              </w:tcPr>
            </w:tcPrChange>
          </w:tcPr>
          <w:p w14:paraId="5F840050" w14:textId="77777777" w:rsidR="00671A2F" w:rsidRPr="003277C6" w:rsidDel="008C1E6A" w:rsidRDefault="00671A2F">
            <w:pPr>
              <w:cnfStyle w:val="000000000000" w:firstRow="0" w:lastRow="0" w:firstColumn="0" w:lastColumn="0" w:oddVBand="0" w:evenVBand="0" w:oddHBand="0" w:evenHBand="0" w:firstRowFirstColumn="0" w:firstRowLastColumn="0" w:lastRowFirstColumn="0" w:lastRowLastColumn="0"/>
              <w:rPr>
                <w:ins w:id="1949" w:author="Aishwarya Balan" w:date="2019-03-04T11:41:00Z"/>
                <w:sz w:val="18"/>
                <w:szCs w:val="18"/>
                <w:rPrChange w:id="1950" w:author="Aishwarya Balan" w:date="2019-03-04T11:52:00Z">
                  <w:rPr>
                    <w:ins w:id="1951" w:author="Aishwarya Balan" w:date="2019-03-04T11:41:00Z"/>
                  </w:rPr>
                </w:rPrChange>
              </w:rPr>
            </w:pPr>
          </w:p>
        </w:tc>
      </w:tr>
      <w:tr w:rsidR="00671A2F" w:rsidRPr="003277C6" w:rsidDel="008C1E6A" w14:paraId="78EAE073" w14:textId="77777777" w:rsidTr="00671A2F">
        <w:trPr>
          <w:cnfStyle w:val="000000100000" w:firstRow="0" w:lastRow="0" w:firstColumn="0" w:lastColumn="0" w:oddVBand="0" w:evenVBand="0" w:oddHBand="1" w:evenHBand="0" w:firstRowFirstColumn="0" w:firstRowLastColumn="0" w:lastRowFirstColumn="0" w:lastRowLastColumn="0"/>
          <w:trHeight w:val="396"/>
          <w:del w:id="1952" w:author="Aishwarya Balan" w:date="2019-02-06T17:08:00Z"/>
          <w:trPrChange w:id="1953" w:author="Gaurav Shah" w:date="2019-03-20T00:16:00Z">
            <w:trPr>
              <w:trHeight w:val="396"/>
            </w:trPr>
          </w:trPrChange>
        </w:trPr>
        <w:tc>
          <w:tcPr>
            <w:cnfStyle w:val="001000000000" w:firstRow="0" w:lastRow="0" w:firstColumn="1" w:lastColumn="0" w:oddVBand="0" w:evenVBand="0" w:oddHBand="0" w:evenHBand="0" w:firstRowFirstColumn="0" w:firstRowLastColumn="0" w:lastRowFirstColumn="0" w:lastRowLastColumn="0"/>
            <w:tcW w:w="124" w:type="pct"/>
            <w:tcPrChange w:id="1954" w:author="Gaurav Shah" w:date="2019-03-20T00:16:00Z">
              <w:tcPr>
                <w:tcW w:w="122" w:type="pct"/>
              </w:tcPr>
            </w:tcPrChange>
          </w:tcPr>
          <w:p w14:paraId="58E927D0" w14:textId="4D3B9216" w:rsidR="00671A2F" w:rsidRPr="003277C6" w:rsidDel="008C1E6A" w:rsidRDefault="00671A2F" w:rsidP="00BA4C45">
            <w:pPr>
              <w:pStyle w:val="BodyText"/>
              <w:spacing w:after="0"/>
              <w:cnfStyle w:val="001000100000" w:firstRow="0" w:lastRow="0" w:firstColumn="1" w:lastColumn="0" w:oddVBand="0" w:evenVBand="0" w:oddHBand="1" w:evenHBand="0" w:firstRowFirstColumn="0" w:firstRowLastColumn="0" w:lastRowFirstColumn="0" w:lastRowLastColumn="0"/>
              <w:rPr>
                <w:del w:id="1955" w:author="Aishwarya Balan" w:date="2019-02-06T17:08:00Z"/>
                <w:sz w:val="18"/>
                <w:rPrChange w:id="1956" w:author="Aishwarya Balan" w:date="2019-03-04T11:52:00Z">
                  <w:rPr>
                    <w:del w:id="1957" w:author="Aishwarya Balan" w:date="2019-02-06T17:08:00Z"/>
                  </w:rPr>
                </w:rPrChange>
              </w:rPr>
            </w:pPr>
            <w:del w:id="1958" w:author="Aishwarya Balan" w:date="2019-02-06T17:08:00Z">
              <w:r w:rsidRPr="003277C6" w:rsidDel="008C1E6A">
                <w:rPr>
                  <w:sz w:val="18"/>
                  <w:rPrChange w:id="1959" w:author="Aishwarya Balan" w:date="2019-03-04T11:52:00Z">
                    <w:rPr/>
                  </w:rPrChange>
                </w:rPr>
                <w:delText>Status Date</w:delText>
              </w:r>
            </w:del>
          </w:p>
        </w:tc>
        <w:tc>
          <w:tcPr>
            <w:tcW w:w="621" w:type="pct"/>
            <w:tcPrChange w:id="1960" w:author="Gaurav Shah" w:date="2019-03-20T00:16:00Z">
              <w:tcPr>
                <w:tcW w:w="694" w:type="pct"/>
                <w:gridSpan w:val="2"/>
              </w:tcPr>
            </w:tcPrChange>
          </w:tcPr>
          <w:p w14:paraId="7C4FE3C0" w14:textId="77777777" w:rsidR="00671A2F" w:rsidRPr="003277C6" w:rsidDel="008C1E6A" w:rsidRDefault="00671A2F">
            <w:pPr>
              <w:cnfStyle w:val="000000100000" w:firstRow="0" w:lastRow="0" w:firstColumn="0" w:lastColumn="0" w:oddVBand="0" w:evenVBand="0" w:oddHBand="1" w:evenHBand="0" w:firstRowFirstColumn="0" w:firstRowLastColumn="0" w:lastRowFirstColumn="0" w:lastRowLastColumn="0"/>
              <w:rPr>
                <w:sz w:val="18"/>
                <w:szCs w:val="18"/>
                <w:rPrChange w:id="1961" w:author="Aishwarya Balan" w:date="2019-03-04T11:52:00Z">
                  <w:rPr/>
                </w:rPrChange>
              </w:rPr>
            </w:pPr>
          </w:p>
        </w:tc>
        <w:tc>
          <w:tcPr>
            <w:tcW w:w="947" w:type="pct"/>
            <w:gridSpan w:val="2"/>
            <w:tcPrChange w:id="1962" w:author="Gaurav Shah" w:date="2019-03-20T00:16:00Z">
              <w:tcPr>
                <w:tcW w:w="1062" w:type="pct"/>
                <w:gridSpan w:val="4"/>
              </w:tcPr>
            </w:tcPrChange>
          </w:tcPr>
          <w:p w14:paraId="03A93666" w14:textId="0DB88EED" w:rsidR="00671A2F" w:rsidRPr="003277C6" w:rsidDel="008C1E6A" w:rsidRDefault="00671A2F" w:rsidP="00BA4C45">
            <w:pPr>
              <w:pStyle w:val="BodyText"/>
              <w:spacing w:after="0"/>
              <w:cnfStyle w:val="000000100000" w:firstRow="0" w:lastRow="0" w:firstColumn="0" w:lastColumn="0" w:oddVBand="0" w:evenVBand="0" w:oddHBand="1" w:evenHBand="0" w:firstRowFirstColumn="0" w:firstRowLastColumn="0" w:lastRowFirstColumn="0" w:lastRowLastColumn="0"/>
              <w:rPr>
                <w:del w:id="1963" w:author="Aishwarya Balan" w:date="2019-02-06T17:08:00Z"/>
                <w:sz w:val="18"/>
                <w:rPrChange w:id="1964" w:author="Aishwarya Balan" w:date="2019-03-04T11:52:00Z">
                  <w:rPr>
                    <w:del w:id="1965" w:author="Aishwarya Balan" w:date="2019-02-06T17:08:00Z"/>
                  </w:rPr>
                </w:rPrChange>
              </w:rPr>
            </w:pPr>
            <w:del w:id="1966" w:author="Aishwarya Balan" w:date="2019-02-06T17:08:00Z">
              <w:r w:rsidRPr="003277C6" w:rsidDel="008C1E6A">
                <w:rPr>
                  <w:sz w:val="18"/>
                  <w:rPrChange w:id="1967" w:author="Aishwarya Balan" w:date="2019-03-04T11:52:00Z">
                    <w:rPr/>
                  </w:rPrChange>
                </w:rPr>
                <w:delText>Date</w:delText>
              </w:r>
            </w:del>
          </w:p>
        </w:tc>
        <w:tc>
          <w:tcPr>
            <w:tcW w:w="1482" w:type="pct"/>
            <w:gridSpan w:val="3"/>
            <w:tcPrChange w:id="1968" w:author="Gaurav Shah" w:date="2019-03-20T00:16:00Z">
              <w:tcPr>
                <w:tcW w:w="1662" w:type="pct"/>
                <w:gridSpan w:val="5"/>
              </w:tcPr>
            </w:tcPrChange>
          </w:tcPr>
          <w:p w14:paraId="0D98A6BF" w14:textId="685FDE7B" w:rsidR="00671A2F" w:rsidRPr="003277C6" w:rsidDel="008C1E6A" w:rsidRDefault="00671A2F" w:rsidP="00BA4C45">
            <w:pPr>
              <w:pStyle w:val="BodyText"/>
              <w:spacing w:after="0"/>
              <w:cnfStyle w:val="000000100000" w:firstRow="0" w:lastRow="0" w:firstColumn="0" w:lastColumn="0" w:oddVBand="0" w:evenVBand="0" w:oddHBand="1" w:evenHBand="0" w:firstRowFirstColumn="0" w:firstRowLastColumn="0" w:lastRowFirstColumn="0" w:lastRowLastColumn="0"/>
              <w:rPr>
                <w:del w:id="1969" w:author="Aishwarya Balan" w:date="2019-02-06T17:08:00Z"/>
                <w:sz w:val="18"/>
                <w:rPrChange w:id="1970" w:author="Aishwarya Balan" w:date="2019-03-04T11:52:00Z">
                  <w:rPr>
                    <w:del w:id="1971" w:author="Aishwarya Balan" w:date="2019-02-06T17:08:00Z"/>
                  </w:rPr>
                </w:rPrChange>
              </w:rPr>
            </w:pPr>
          </w:p>
        </w:tc>
        <w:tc>
          <w:tcPr>
            <w:tcW w:w="503" w:type="pct"/>
            <w:tcPrChange w:id="1972" w:author="Gaurav Shah" w:date="2019-03-20T00:16:00Z">
              <w:tcPr>
                <w:tcW w:w="1" w:type="pct"/>
                <w:gridSpan w:val="2"/>
              </w:tcPr>
            </w:tcPrChange>
          </w:tcPr>
          <w:p w14:paraId="7D372187" w14:textId="77777777" w:rsidR="00671A2F" w:rsidRPr="003277C6" w:rsidDel="008C1E6A" w:rsidRDefault="00671A2F" w:rsidP="00BA4C45">
            <w:pPr>
              <w:pStyle w:val="BodyText"/>
              <w:spacing w:after="0"/>
              <w:ind w:left="360"/>
              <w:cnfStyle w:val="000000100000" w:firstRow="0" w:lastRow="0" w:firstColumn="0" w:lastColumn="0" w:oddVBand="0" w:evenVBand="0" w:oddHBand="1" w:evenHBand="0" w:firstRowFirstColumn="0" w:firstRowLastColumn="0" w:lastRowFirstColumn="0" w:lastRowLastColumn="0"/>
              <w:rPr>
                <w:ins w:id="1973" w:author="Gaurav Shah" w:date="2019-03-20T00:16:00Z"/>
                <w:sz w:val="18"/>
              </w:rPr>
            </w:pPr>
          </w:p>
        </w:tc>
        <w:tc>
          <w:tcPr>
            <w:tcW w:w="1118" w:type="pct"/>
            <w:gridSpan w:val="3"/>
            <w:tcPrChange w:id="1974" w:author="Gaurav Shah" w:date="2019-03-20T00:16:00Z">
              <w:tcPr>
                <w:tcW w:w="1256" w:type="pct"/>
                <w:gridSpan w:val="5"/>
              </w:tcPr>
            </w:tcPrChange>
          </w:tcPr>
          <w:p w14:paraId="3441B000" w14:textId="2678A3F8" w:rsidR="00671A2F" w:rsidRPr="003277C6" w:rsidDel="008C1E6A" w:rsidRDefault="00671A2F" w:rsidP="00BA4C45">
            <w:pPr>
              <w:pStyle w:val="BodyText"/>
              <w:spacing w:after="0"/>
              <w:ind w:left="360"/>
              <w:cnfStyle w:val="000000100000" w:firstRow="0" w:lastRow="0" w:firstColumn="0" w:lastColumn="0" w:oddVBand="0" w:evenVBand="0" w:oddHBand="1" w:evenHBand="0" w:firstRowFirstColumn="0" w:firstRowLastColumn="0" w:lastRowFirstColumn="0" w:lastRowLastColumn="0"/>
              <w:rPr>
                <w:del w:id="1975" w:author="Aishwarya Balan" w:date="2019-02-06T17:08:00Z"/>
                <w:sz w:val="18"/>
                <w:rPrChange w:id="1976" w:author="Aishwarya Balan" w:date="2019-03-04T11:52:00Z">
                  <w:rPr>
                    <w:del w:id="1977" w:author="Aishwarya Balan" w:date="2019-02-06T17:08:00Z"/>
                  </w:rPr>
                </w:rPrChange>
              </w:rPr>
            </w:pPr>
            <w:del w:id="1978" w:author="Aishwarya Balan" w:date="2019-02-06T17:08:00Z">
              <w:r w:rsidRPr="003277C6" w:rsidDel="008C1E6A">
                <w:rPr>
                  <w:sz w:val="18"/>
                  <w:rPrChange w:id="1979" w:author="Aishwarya Balan" w:date="2019-03-04T11:52:00Z">
                    <w:rPr/>
                  </w:rPrChange>
                </w:rPr>
                <w:delText>Conditional</w:delText>
              </w:r>
            </w:del>
          </w:p>
        </w:tc>
        <w:tc>
          <w:tcPr>
            <w:tcW w:w="124" w:type="pct"/>
            <w:tcPrChange w:id="1980" w:author="Gaurav Shah" w:date="2019-03-20T00:16:00Z">
              <w:tcPr>
                <w:tcW w:w="122" w:type="pct"/>
              </w:tcPr>
            </w:tcPrChange>
          </w:tcPr>
          <w:p w14:paraId="5709B5D5" w14:textId="3DBB9932" w:rsidR="00671A2F" w:rsidRPr="003277C6" w:rsidDel="008C1E6A" w:rsidRDefault="00671A2F" w:rsidP="00BA4C45">
            <w:pPr>
              <w:pStyle w:val="BodyText"/>
              <w:spacing w:after="0"/>
              <w:cnfStyle w:val="000000100000" w:firstRow="0" w:lastRow="0" w:firstColumn="0" w:lastColumn="0" w:oddVBand="0" w:evenVBand="0" w:oddHBand="1" w:evenHBand="0" w:firstRowFirstColumn="0" w:firstRowLastColumn="0" w:lastRowFirstColumn="0" w:lastRowLastColumn="0"/>
              <w:rPr>
                <w:del w:id="1981" w:author="Aishwarya Balan" w:date="2019-02-06T17:08:00Z"/>
                <w:sz w:val="18"/>
                <w:rPrChange w:id="1982" w:author="Aishwarya Balan" w:date="2019-03-04T11:52:00Z">
                  <w:rPr>
                    <w:del w:id="1983" w:author="Aishwarya Balan" w:date="2019-02-06T17:08:00Z"/>
                  </w:rPr>
                </w:rPrChange>
              </w:rPr>
            </w:pPr>
            <w:del w:id="1984" w:author="Aishwarya Balan" w:date="2019-02-06T17:08:00Z">
              <w:r w:rsidRPr="003277C6" w:rsidDel="008C1E6A">
                <w:rPr>
                  <w:sz w:val="18"/>
                  <w:rPrChange w:id="1985" w:author="Aishwarya Balan" w:date="2019-03-04T11:52:00Z">
                    <w:rPr/>
                  </w:rPrChange>
                </w:rPr>
                <w:delText>Will be defaulted to Today’s date when Status is changed</w:delText>
              </w:r>
            </w:del>
          </w:p>
        </w:tc>
        <w:tc>
          <w:tcPr>
            <w:tcW w:w="124" w:type="pct"/>
            <w:gridSpan w:val="2"/>
            <w:tcPrChange w:id="1986" w:author="Gaurav Shah" w:date="2019-03-20T00:16:00Z">
              <w:tcPr>
                <w:tcW w:w="122" w:type="pct"/>
                <w:gridSpan w:val="2"/>
              </w:tcPr>
            </w:tcPrChange>
          </w:tcPr>
          <w:p w14:paraId="41F1EBAB" w14:textId="77777777" w:rsidR="00671A2F" w:rsidRPr="003277C6" w:rsidDel="008C1E6A" w:rsidRDefault="00671A2F">
            <w:pPr>
              <w:cnfStyle w:val="000000100000" w:firstRow="0" w:lastRow="0" w:firstColumn="0" w:lastColumn="0" w:oddVBand="0" w:evenVBand="0" w:oddHBand="1" w:evenHBand="0" w:firstRowFirstColumn="0" w:firstRowLastColumn="0" w:lastRowFirstColumn="0" w:lastRowLastColumn="0"/>
              <w:rPr>
                <w:ins w:id="1987" w:author="Aishwarya Balan" w:date="2019-03-04T11:41:00Z"/>
                <w:sz w:val="18"/>
                <w:szCs w:val="18"/>
                <w:rPrChange w:id="1988" w:author="Aishwarya Balan" w:date="2019-03-04T11:52:00Z">
                  <w:rPr>
                    <w:ins w:id="1989" w:author="Aishwarya Balan" w:date="2019-03-04T11:41:00Z"/>
                  </w:rPr>
                </w:rPrChange>
              </w:rPr>
            </w:pPr>
          </w:p>
        </w:tc>
      </w:tr>
      <w:tr w:rsidR="00671A2F" w:rsidRPr="003277C6" w:rsidDel="008C1E6A" w14:paraId="50DABC6C" w14:textId="77777777" w:rsidTr="00671A2F">
        <w:trPr>
          <w:trHeight w:val="396"/>
          <w:del w:id="1990" w:author="Aishwarya Balan" w:date="2019-02-06T17:08:00Z"/>
          <w:trPrChange w:id="1991" w:author="Gaurav Shah" w:date="2019-03-20T00:16:00Z">
            <w:trPr>
              <w:trHeight w:val="396"/>
            </w:trPr>
          </w:trPrChange>
        </w:trPr>
        <w:tc>
          <w:tcPr>
            <w:cnfStyle w:val="001000000000" w:firstRow="0" w:lastRow="0" w:firstColumn="1" w:lastColumn="0" w:oddVBand="0" w:evenVBand="0" w:oddHBand="0" w:evenHBand="0" w:firstRowFirstColumn="0" w:firstRowLastColumn="0" w:lastRowFirstColumn="0" w:lastRowLastColumn="0"/>
            <w:tcW w:w="124" w:type="pct"/>
            <w:tcPrChange w:id="1992" w:author="Gaurav Shah" w:date="2019-03-20T00:16:00Z">
              <w:tcPr>
                <w:tcW w:w="122" w:type="pct"/>
              </w:tcPr>
            </w:tcPrChange>
          </w:tcPr>
          <w:p w14:paraId="2D8050E0" w14:textId="5BD81FA5" w:rsidR="00671A2F" w:rsidRPr="003277C6" w:rsidDel="008C1E6A" w:rsidRDefault="00671A2F" w:rsidP="00BA4C45">
            <w:pPr>
              <w:pStyle w:val="BodyText"/>
              <w:spacing w:after="0"/>
              <w:rPr>
                <w:del w:id="1993" w:author="Aishwarya Balan" w:date="2019-02-06T17:08:00Z"/>
                <w:sz w:val="18"/>
                <w:rPrChange w:id="1994" w:author="Aishwarya Balan" w:date="2019-03-04T11:52:00Z">
                  <w:rPr>
                    <w:del w:id="1995" w:author="Aishwarya Balan" w:date="2019-02-06T17:08:00Z"/>
                  </w:rPr>
                </w:rPrChange>
              </w:rPr>
            </w:pPr>
            <w:del w:id="1996" w:author="Aishwarya Balan" w:date="2019-02-06T17:08:00Z">
              <w:r w:rsidRPr="003277C6" w:rsidDel="008C1E6A">
                <w:rPr>
                  <w:sz w:val="18"/>
                  <w:rPrChange w:id="1997" w:author="Aishwarya Balan" w:date="2019-03-04T11:52:00Z">
                    <w:rPr/>
                  </w:rPrChange>
                </w:rPr>
                <w:delText>Reference</w:delText>
              </w:r>
            </w:del>
          </w:p>
        </w:tc>
        <w:tc>
          <w:tcPr>
            <w:tcW w:w="621" w:type="pct"/>
            <w:tcPrChange w:id="1998" w:author="Gaurav Shah" w:date="2019-03-20T00:16:00Z">
              <w:tcPr>
                <w:tcW w:w="694" w:type="pct"/>
                <w:gridSpan w:val="2"/>
              </w:tcPr>
            </w:tcPrChange>
          </w:tcPr>
          <w:p w14:paraId="40C2933B" w14:textId="77777777" w:rsidR="00671A2F" w:rsidRPr="003277C6" w:rsidDel="008C1E6A" w:rsidRDefault="00671A2F">
            <w:pPr>
              <w:cnfStyle w:val="000000000000" w:firstRow="0" w:lastRow="0" w:firstColumn="0" w:lastColumn="0" w:oddVBand="0" w:evenVBand="0" w:oddHBand="0" w:evenHBand="0" w:firstRowFirstColumn="0" w:firstRowLastColumn="0" w:lastRowFirstColumn="0" w:lastRowLastColumn="0"/>
              <w:rPr>
                <w:sz w:val="18"/>
                <w:szCs w:val="18"/>
                <w:rPrChange w:id="1999" w:author="Aishwarya Balan" w:date="2019-03-04T11:52:00Z">
                  <w:rPr/>
                </w:rPrChange>
              </w:rPr>
            </w:pPr>
          </w:p>
        </w:tc>
        <w:tc>
          <w:tcPr>
            <w:tcW w:w="947" w:type="pct"/>
            <w:gridSpan w:val="2"/>
            <w:tcPrChange w:id="2000" w:author="Gaurav Shah" w:date="2019-03-20T00:16:00Z">
              <w:tcPr>
                <w:tcW w:w="1062" w:type="pct"/>
                <w:gridSpan w:val="4"/>
              </w:tcPr>
            </w:tcPrChange>
          </w:tcPr>
          <w:p w14:paraId="2EAB7EA9" w14:textId="1C59EC15" w:rsidR="00671A2F" w:rsidRPr="003277C6" w:rsidDel="008C1E6A" w:rsidRDefault="00671A2F" w:rsidP="00BA4C45">
            <w:pPr>
              <w:pStyle w:val="BodyText"/>
              <w:spacing w:after="0"/>
              <w:cnfStyle w:val="000000000000" w:firstRow="0" w:lastRow="0" w:firstColumn="0" w:lastColumn="0" w:oddVBand="0" w:evenVBand="0" w:oddHBand="0" w:evenHBand="0" w:firstRowFirstColumn="0" w:firstRowLastColumn="0" w:lastRowFirstColumn="0" w:lastRowLastColumn="0"/>
              <w:rPr>
                <w:del w:id="2001" w:author="Aishwarya Balan" w:date="2019-02-06T17:08:00Z"/>
                <w:sz w:val="18"/>
                <w:rPrChange w:id="2002" w:author="Aishwarya Balan" w:date="2019-03-04T11:52:00Z">
                  <w:rPr>
                    <w:del w:id="2003" w:author="Aishwarya Balan" w:date="2019-02-06T17:08:00Z"/>
                  </w:rPr>
                </w:rPrChange>
              </w:rPr>
            </w:pPr>
            <w:del w:id="2004" w:author="Aishwarya Balan" w:date="2019-02-06T17:08:00Z">
              <w:r w:rsidRPr="003277C6" w:rsidDel="008C1E6A">
                <w:rPr>
                  <w:sz w:val="18"/>
                  <w:rPrChange w:id="2005" w:author="Aishwarya Balan" w:date="2019-03-04T11:52:00Z">
                    <w:rPr/>
                  </w:rPrChange>
                </w:rPr>
                <w:delText>Text</w:delText>
              </w:r>
            </w:del>
          </w:p>
        </w:tc>
        <w:tc>
          <w:tcPr>
            <w:tcW w:w="1482" w:type="pct"/>
            <w:gridSpan w:val="3"/>
            <w:tcPrChange w:id="2006" w:author="Gaurav Shah" w:date="2019-03-20T00:16:00Z">
              <w:tcPr>
                <w:tcW w:w="1662" w:type="pct"/>
                <w:gridSpan w:val="5"/>
              </w:tcPr>
            </w:tcPrChange>
          </w:tcPr>
          <w:p w14:paraId="0426F8B5" w14:textId="701A7AC8" w:rsidR="00671A2F" w:rsidRPr="003277C6" w:rsidDel="008C1E6A" w:rsidRDefault="00671A2F" w:rsidP="00BA4C45">
            <w:pPr>
              <w:pStyle w:val="BodyText"/>
              <w:spacing w:after="0"/>
              <w:cnfStyle w:val="000000000000" w:firstRow="0" w:lastRow="0" w:firstColumn="0" w:lastColumn="0" w:oddVBand="0" w:evenVBand="0" w:oddHBand="0" w:evenHBand="0" w:firstRowFirstColumn="0" w:firstRowLastColumn="0" w:lastRowFirstColumn="0" w:lastRowLastColumn="0"/>
              <w:rPr>
                <w:del w:id="2007" w:author="Aishwarya Balan" w:date="2019-02-06T17:08:00Z"/>
                <w:sz w:val="18"/>
                <w:rPrChange w:id="2008" w:author="Aishwarya Balan" w:date="2019-03-04T11:52:00Z">
                  <w:rPr>
                    <w:del w:id="2009" w:author="Aishwarya Balan" w:date="2019-02-06T17:08:00Z"/>
                  </w:rPr>
                </w:rPrChange>
              </w:rPr>
            </w:pPr>
          </w:p>
        </w:tc>
        <w:tc>
          <w:tcPr>
            <w:tcW w:w="503" w:type="pct"/>
            <w:tcPrChange w:id="2010" w:author="Gaurav Shah" w:date="2019-03-20T00:16:00Z">
              <w:tcPr>
                <w:tcW w:w="1" w:type="pct"/>
                <w:gridSpan w:val="2"/>
              </w:tcPr>
            </w:tcPrChange>
          </w:tcPr>
          <w:p w14:paraId="08C70CAC" w14:textId="77777777" w:rsidR="00671A2F" w:rsidRPr="003277C6" w:rsidDel="008C1E6A" w:rsidRDefault="00671A2F" w:rsidP="00BA4C45">
            <w:pPr>
              <w:pStyle w:val="BodyText"/>
              <w:spacing w:after="0"/>
              <w:ind w:left="360"/>
              <w:cnfStyle w:val="000000000000" w:firstRow="0" w:lastRow="0" w:firstColumn="0" w:lastColumn="0" w:oddVBand="0" w:evenVBand="0" w:oddHBand="0" w:evenHBand="0" w:firstRowFirstColumn="0" w:firstRowLastColumn="0" w:lastRowFirstColumn="0" w:lastRowLastColumn="0"/>
              <w:rPr>
                <w:ins w:id="2011" w:author="Gaurav Shah" w:date="2019-03-20T00:16:00Z"/>
                <w:sz w:val="18"/>
              </w:rPr>
            </w:pPr>
          </w:p>
        </w:tc>
        <w:tc>
          <w:tcPr>
            <w:tcW w:w="1118" w:type="pct"/>
            <w:gridSpan w:val="3"/>
            <w:tcPrChange w:id="2012" w:author="Gaurav Shah" w:date="2019-03-20T00:16:00Z">
              <w:tcPr>
                <w:tcW w:w="1256" w:type="pct"/>
                <w:gridSpan w:val="5"/>
              </w:tcPr>
            </w:tcPrChange>
          </w:tcPr>
          <w:p w14:paraId="661FED07" w14:textId="470E4056" w:rsidR="00671A2F" w:rsidRPr="003277C6" w:rsidDel="008C1E6A" w:rsidRDefault="00671A2F" w:rsidP="00BA4C45">
            <w:pPr>
              <w:pStyle w:val="BodyText"/>
              <w:spacing w:after="0"/>
              <w:ind w:left="360"/>
              <w:cnfStyle w:val="000000000000" w:firstRow="0" w:lastRow="0" w:firstColumn="0" w:lastColumn="0" w:oddVBand="0" w:evenVBand="0" w:oddHBand="0" w:evenHBand="0" w:firstRowFirstColumn="0" w:firstRowLastColumn="0" w:lastRowFirstColumn="0" w:lastRowLastColumn="0"/>
              <w:rPr>
                <w:del w:id="2013" w:author="Aishwarya Balan" w:date="2019-02-06T17:08:00Z"/>
                <w:sz w:val="18"/>
                <w:rPrChange w:id="2014" w:author="Aishwarya Balan" w:date="2019-03-04T11:52:00Z">
                  <w:rPr>
                    <w:del w:id="2015" w:author="Aishwarya Balan" w:date="2019-02-06T17:08:00Z"/>
                  </w:rPr>
                </w:rPrChange>
              </w:rPr>
            </w:pPr>
            <w:del w:id="2016" w:author="Aishwarya Balan" w:date="2019-02-06T17:08:00Z">
              <w:r w:rsidRPr="003277C6" w:rsidDel="008C1E6A">
                <w:rPr>
                  <w:sz w:val="18"/>
                  <w:rPrChange w:id="2017" w:author="Aishwarya Balan" w:date="2019-03-04T11:52:00Z">
                    <w:rPr/>
                  </w:rPrChange>
                </w:rPr>
                <w:delText>Conditional</w:delText>
              </w:r>
            </w:del>
          </w:p>
        </w:tc>
        <w:tc>
          <w:tcPr>
            <w:tcW w:w="124" w:type="pct"/>
            <w:tcPrChange w:id="2018" w:author="Gaurav Shah" w:date="2019-03-20T00:16:00Z">
              <w:tcPr>
                <w:tcW w:w="122" w:type="pct"/>
              </w:tcPr>
            </w:tcPrChange>
          </w:tcPr>
          <w:p w14:paraId="71D50500" w14:textId="2C125267" w:rsidR="00671A2F" w:rsidRPr="003277C6" w:rsidDel="008C1E6A" w:rsidRDefault="00671A2F" w:rsidP="00BA4C45">
            <w:pPr>
              <w:pStyle w:val="BodyText"/>
              <w:spacing w:after="0"/>
              <w:cnfStyle w:val="000000000000" w:firstRow="0" w:lastRow="0" w:firstColumn="0" w:lastColumn="0" w:oddVBand="0" w:evenVBand="0" w:oddHBand="0" w:evenHBand="0" w:firstRowFirstColumn="0" w:firstRowLastColumn="0" w:lastRowFirstColumn="0" w:lastRowLastColumn="0"/>
              <w:rPr>
                <w:del w:id="2019" w:author="Aishwarya Balan" w:date="2019-02-06T17:08:00Z"/>
                <w:sz w:val="18"/>
                <w:rPrChange w:id="2020" w:author="Aishwarya Balan" w:date="2019-03-04T11:52:00Z">
                  <w:rPr>
                    <w:del w:id="2021" w:author="Aishwarya Balan" w:date="2019-02-06T17:08:00Z"/>
                  </w:rPr>
                </w:rPrChange>
              </w:rPr>
            </w:pPr>
            <w:del w:id="2022" w:author="Aishwarya Balan" w:date="2019-02-06T17:08:00Z">
              <w:r w:rsidRPr="003277C6" w:rsidDel="008C1E6A">
                <w:rPr>
                  <w:sz w:val="18"/>
                  <w:rPrChange w:id="2023" w:author="Aishwarya Balan" w:date="2019-03-04T11:52:00Z">
                    <w:rPr/>
                  </w:rPrChange>
                </w:rPr>
                <w:delText>Value will have to be entered when Status is modified</w:delText>
              </w:r>
            </w:del>
          </w:p>
        </w:tc>
        <w:tc>
          <w:tcPr>
            <w:tcW w:w="124" w:type="pct"/>
            <w:gridSpan w:val="2"/>
            <w:tcPrChange w:id="2024" w:author="Gaurav Shah" w:date="2019-03-20T00:16:00Z">
              <w:tcPr>
                <w:tcW w:w="122" w:type="pct"/>
                <w:gridSpan w:val="2"/>
              </w:tcPr>
            </w:tcPrChange>
          </w:tcPr>
          <w:p w14:paraId="6971E13C" w14:textId="77777777" w:rsidR="00671A2F" w:rsidRPr="003277C6" w:rsidDel="008C1E6A" w:rsidRDefault="00671A2F">
            <w:pPr>
              <w:cnfStyle w:val="000000000000" w:firstRow="0" w:lastRow="0" w:firstColumn="0" w:lastColumn="0" w:oddVBand="0" w:evenVBand="0" w:oddHBand="0" w:evenHBand="0" w:firstRowFirstColumn="0" w:firstRowLastColumn="0" w:lastRowFirstColumn="0" w:lastRowLastColumn="0"/>
              <w:rPr>
                <w:ins w:id="2025" w:author="Aishwarya Balan" w:date="2019-03-04T11:41:00Z"/>
                <w:sz w:val="18"/>
                <w:szCs w:val="18"/>
                <w:rPrChange w:id="2026" w:author="Aishwarya Balan" w:date="2019-03-04T11:52:00Z">
                  <w:rPr>
                    <w:ins w:id="2027" w:author="Aishwarya Balan" w:date="2019-03-04T11:41:00Z"/>
                  </w:rPr>
                </w:rPrChange>
              </w:rPr>
            </w:pPr>
          </w:p>
        </w:tc>
      </w:tr>
      <w:tr w:rsidR="00671A2F" w:rsidRPr="003277C6" w:rsidDel="008C1E6A" w14:paraId="2C34D674" w14:textId="77777777" w:rsidTr="00671A2F">
        <w:trPr>
          <w:cnfStyle w:val="000000100000" w:firstRow="0" w:lastRow="0" w:firstColumn="0" w:lastColumn="0" w:oddVBand="0" w:evenVBand="0" w:oddHBand="1" w:evenHBand="0" w:firstRowFirstColumn="0" w:firstRowLastColumn="0" w:lastRowFirstColumn="0" w:lastRowLastColumn="0"/>
          <w:trHeight w:val="396"/>
          <w:del w:id="2028" w:author="Aishwarya Balan" w:date="2019-02-06T17:08:00Z"/>
          <w:trPrChange w:id="2029" w:author="Gaurav Shah" w:date="2019-03-20T00:16:00Z">
            <w:trPr>
              <w:trHeight w:val="396"/>
            </w:trPr>
          </w:trPrChange>
        </w:trPr>
        <w:tc>
          <w:tcPr>
            <w:cnfStyle w:val="001000000000" w:firstRow="0" w:lastRow="0" w:firstColumn="1" w:lastColumn="0" w:oddVBand="0" w:evenVBand="0" w:oddHBand="0" w:evenHBand="0" w:firstRowFirstColumn="0" w:firstRowLastColumn="0" w:lastRowFirstColumn="0" w:lastRowLastColumn="0"/>
            <w:tcW w:w="124" w:type="pct"/>
            <w:tcPrChange w:id="2030" w:author="Gaurav Shah" w:date="2019-03-20T00:16:00Z">
              <w:tcPr>
                <w:tcW w:w="122" w:type="pct"/>
              </w:tcPr>
            </w:tcPrChange>
          </w:tcPr>
          <w:p w14:paraId="395B70B2" w14:textId="1C935C70" w:rsidR="00671A2F" w:rsidRPr="003277C6" w:rsidDel="008C1E6A" w:rsidRDefault="00671A2F" w:rsidP="00BA4C45">
            <w:pPr>
              <w:pStyle w:val="BodyText"/>
              <w:spacing w:after="0"/>
              <w:cnfStyle w:val="001000100000" w:firstRow="0" w:lastRow="0" w:firstColumn="1" w:lastColumn="0" w:oddVBand="0" w:evenVBand="0" w:oddHBand="1" w:evenHBand="0" w:firstRowFirstColumn="0" w:firstRowLastColumn="0" w:lastRowFirstColumn="0" w:lastRowLastColumn="0"/>
              <w:rPr>
                <w:del w:id="2031" w:author="Aishwarya Balan" w:date="2019-02-06T17:08:00Z"/>
                <w:sz w:val="18"/>
                <w:rPrChange w:id="2032" w:author="Aishwarya Balan" w:date="2019-03-04T11:52:00Z">
                  <w:rPr>
                    <w:del w:id="2033" w:author="Aishwarya Balan" w:date="2019-02-06T17:08:00Z"/>
                  </w:rPr>
                </w:rPrChange>
              </w:rPr>
            </w:pPr>
            <w:del w:id="2034" w:author="Aishwarya Balan" w:date="2019-02-06T17:08:00Z">
              <w:r w:rsidRPr="003277C6" w:rsidDel="008C1E6A">
                <w:rPr>
                  <w:sz w:val="18"/>
                  <w:rPrChange w:id="2035" w:author="Aishwarya Balan" w:date="2019-03-04T11:52:00Z">
                    <w:rPr/>
                  </w:rPrChange>
                </w:rPr>
                <w:delText>UDF_1</w:delText>
              </w:r>
            </w:del>
          </w:p>
        </w:tc>
        <w:tc>
          <w:tcPr>
            <w:tcW w:w="621" w:type="pct"/>
            <w:tcPrChange w:id="2036" w:author="Gaurav Shah" w:date="2019-03-20T00:16:00Z">
              <w:tcPr>
                <w:tcW w:w="694" w:type="pct"/>
                <w:gridSpan w:val="2"/>
              </w:tcPr>
            </w:tcPrChange>
          </w:tcPr>
          <w:p w14:paraId="7544680E" w14:textId="77777777" w:rsidR="00671A2F" w:rsidRPr="003277C6" w:rsidDel="008C1E6A" w:rsidRDefault="00671A2F">
            <w:pPr>
              <w:cnfStyle w:val="000000100000" w:firstRow="0" w:lastRow="0" w:firstColumn="0" w:lastColumn="0" w:oddVBand="0" w:evenVBand="0" w:oddHBand="1" w:evenHBand="0" w:firstRowFirstColumn="0" w:firstRowLastColumn="0" w:lastRowFirstColumn="0" w:lastRowLastColumn="0"/>
              <w:rPr>
                <w:sz w:val="18"/>
                <w:szCs w:val="18"/>
                <w:rPrChange w:id="2037" w:author="Aishwarya Balan" w:date="2019-03-04T11:52:00Z">
                  <w:rPr/>
                </w:rPrChange>
              </w:rPr>
            </w:pPr>
          </w:p>
        </w:tc>
        <w:tc>
          <w:tcPr>
            <w:tcW w:w="947" w:type="pct"/>
            <w:gridSpan w:val="2"/>
            <w:tcPrChange w:id="2038" w:author="Gaurav Shah" w:date="2019-03-20T00:16:00Z">
              <w:tcPr>
                <w:tcW w:w="1062" w:type="pct"/>
                <w:gridSpan w:val="4"/>
              </w:tcPr>
            </w:tcPrChange>
          </w:tcPr>
          <w:p w14:paraId="03FF2799" w14:textId="57F536CE" w:rsidR="00671A2F" w:rsidRPr="003277C6" w:rsidDel="008C1E6A" w:rsidRDefault="00671A2F" w:rsidP="00BA4C45">
            <w:pPr>
              <w:pStyle w:val="BodyText"/>
              <w:spacing w:after="0"/>
              <w:cnfStyle w:val="000000100000" w:firstRow="0" w:lastRow="0" w:firstColumn="0" w:lastColumn="0" w:oddVBand="0" w:evenVBand="0" w:oddHBand="1" w:evenHBand="0" w:firstRowFirstColumn="0" w:firstRowLastColumn="0" w:lastRowFirstColumn="0" w:lastRowLastColumn="0"/>
              <w:rPr>
                <w:del w:id="2039" w:author="Aishwarya Balan" w:date="2019-02-06T17:08:00Z"/>
                <w:sz w:val="18"/>
                <w:rPrChange w:id="2040" w:author="Aishwarya Balan" w:date="2019-03-04T11:52:00Z">
                  <w:rPr>
                    <w:del w:id="2041" w:author="Aishwarya Balan" w:date="2019-02-06T17:08:00Z"/>
                  </w:rPr>
                </w:rPrChange>
              </w:rPr>
            </w:pPr>
            <w:del w:id="2042" w:author="Aishwarya Balan" w:date="2019-02-06T17:08:00Z">
              <w:r w:rsidRPr="003277C6" w:rsidDel="008C1E6A">
                <w:rPr>
                  <w:sz w:val="18"/>
                  <w:rPrChange w:id="2043" w:author="Aishwarya Balan" w:date="2019-03-04T11:52:00Z">
                    <w:rPr/>
                  </w:rPrChange>
                </w:rPr>
                <w:delText>Display</w:delText>
              </w:r>
            </w:del>
          </w:p>
        </w:tc>
        <w:tc>
          <w:tcPr>
            <w:tcW w:w="1482" w:type="pct"/>
            <w:gridSpan w:val="3"/>
            <w:tcPrChange w:id="2044" w:author="Gaurav Shah" w:date="2019-03-20T00:16:00Z">
              <w:tcPr>
                <w:tcW w:w="1662" w:type="pct"/>
                <w:gridSpan w:val="5"/>
              </w:tcPr>
            </w:tcPrChange>
          </w:tcPr>
          <w:p w14:paraId="6E9EBE45" w14:textId="2ECE4E75" w:rsidR="00671A2F" w:rsidRPr="003277C6" w:rsidDel="008C1E6A" w:rsidRDefault="00671A2F" w:rsidP="00BA4C45">
            <w:pPr>
              <w:pStyle w:val="BodyText"/>
              <w:spacing w:after="0"/>
              <w:cnfStyle w:val="000000100000" w:firstRow="0" w:lastRow="0" w:firstColumn="0" w:lastColumn="0" w:oddVBand="0" w:evenVBand="0" w:oddHBand="1" w:evenHBand="0" w:firstRowFirstColumn="0" w:firstRowLastColumn="0" w:lastRowFirstColumn="0" w:lastRowLastColumn="0"/>
              <w:rPr>
                <w:del w:id="2045" w:author="Aishwarya Balan" w:date="2019-02-06T17:08:00Z"/>
                <w:sz w:val="18"/>
                <w:rPrChange w:id="2046" w:author="Aishwarya Balan" w:date="2019-03-04T11:52:00Z">
                  <w:rPr>
                    <w:del w:id="2047" w:author="Aishwarya Balan" w:date="2019-02-06T17:08:00Z"/>
                  </w:rPr>
                </w:rPrChange>
              </w:rPr>
            </w:pPr>
          </w:p>
        </w:tc>
        <w:tc>
          <w:tcPr>
            <w:tcW w:w="503" w:type="pct"/>
            <w:tcPrChange w:id="2048" w:author="Gaurav Shah" w:date="2019-03-20T00:16:00Z">
              <w:tcPr>
                <w:tcW w:w="1" w:type="pct"/>
                <w:gridSpan w:val="2"/>
              </w:tcPr>
            </w:tcPrChange>
          </w:tcPr>
          <w:p w14:paraId="77CACC9E" w14:textId="77777777" w:rsidR="00671A2F" w:rsidRPr="003277C6" w:rsidDel="008C1E6A" w:rsidRDefault="00671A2F" w:rsidP="00BA4C45">
            <w:pPr>
              <w:pStyle w:val="BodyText"/>
              <w:spacing w:after="0"/>
              <w:ind w:left="360"/>
              <w:cnfStyle w:val="000000100000" w:firstRow="0" w:lastRow="0" w:firstColumn="0" w:lastColumn="0" w:oddVBand="0" w:evenVBand="0" w:oddHBand="1" w:evenHBand="0" w:firstRowFirstColumn="0" w:firstRowLastColumn="0" w:lastRowFirstColumn="0" w:lastRowLastColumn="0"/>
              <w:rPr>
                <w:ins w:id="2049" w:author="Gaurav Shah" w:date="2019-03-20T00:16:00Z"/>
                <w:sz w:val="18"/>
              </w:rPr>
            </w:pPr>
          </w:p>
        </w:tc>
        <w:tc>
          <w:tcPr>
            <w:tcW w:w="1118" w:type="pct"/>
            <w:gridSpan w:val="3"/>
            <w:tcPrChange w:id="2050" w:author="Gaurav Shah" w:date="2019-03-20T00:16:00Z">
              <w:tcPr>
                <w:tcW w:w="1256" w:type="pct"/>
                <w:gridSpan w:val="5"/>
              </w:tcPr>
            </w:tcPrChange>
          </w:tcPr>
          <w:p w14:paraId="5AF644EA" w14:textId="573DC566" w:rsidR="00671A2F" w:rsidRPr="003277C6" w:rsidDel="008C1E6A" w:rsidRDefault="00671A2F" w:rsidP="00BA4C45">
            <w:pPr>
              <w:pStyle w:val="BodyText"/>
              <w:spacing w:after="0"/>
              <w:ind w:left="360"/>
              <w:cnfStyle w:val="000000100000" w:firstRow="0" w:lastRow="0" w:firstColumn="0" w:lastColumn="0" w:oddVBand="0" w:evenVBand="0" w:oddHBand="1" w:evenHBand="0" w:firstRowFirstColumn="0" w:firstRowLastColumn="0" w:lastRowFirstColumn="0" w:lastRowLastColumn="0"/>
              <w:rPr>
                <w:del w:id="2051" w:author="Aishwarya Balan" w:date="2019-02-06T17:08:00Z"/>
                <w:sz w:val="18"/>
                <w:rPrChange w:id="2052" w:author="Aishwarya Balan" w:date="2019-03-04T11:52:00Z">
                  <w:rPr>
                    <w:del w:id="2053" w:author="Aishwarya Balan" w:date="2019-02-06T17:08:00Z"/>
                  </w:rPr>
                </w:rPrChange>
              </w:rPr>
            </w:pPr>
          </w:p>
        </w:tc>
        <w:tc>
          <w:tcPr>
            <w:tcW w:w="124" w:type="pct"/>
            <w:tcPrChange w:id="2054" w:author="Gaurav Shah" w:date="2019-03-20T00:16:00Z">
              <w:tcPr>
                <w:tcW w:w="122" w:type="pct"/>
              </w:tcPr>
            </w:tcPrChange>
          </w:tcPr>
          <w:p w14:paraId="34BEBBEC" w14:textId="3977772F" w:rsidR="00671A2F" w:rsidRPr="003277C6" w:rsidDel="008C1E6A" w:rsidRDefault="00671A2F" w:rsidP="00BA4C45">
            <w:pPr>
              <w:pStyle w:val="BodyText"/>
              <w:spacing w:after="0"/>
              <w:cnfStyle w:val="000000100000" w:firstRow="0" w:lastRow="0" w:firstColumn="0" w:lastColumn="0" w:oddVBand="0" w:evenVBand="0" w:oddHBand="1" w:evenHBand="0" w:firstRowFirstColumn="0" w:firstRowLastColumn="0" w:lastRowFirstColumn="0" w:lastRowLastColumn="0"/>
              <w:rPr>
                <w:del w:id="2055" w:author="Aishwarya Balan" w:date="2019-02-06T17:08:00Z"/>
                <w:sz w:val="18"/>
                <w:rPrChange w:id="2056" w:author="Aishwarya Balan" w:date="2019-03-04T11:52:00Z">
                  <w:rPr>
                    <w:del w:id="2057" w:author="Aishwarya Balan" w:date="2019-02-06T17:08:00Z"/>
                  </w:rPr>
                </w:rPrChange>
              </w:rPr>
            </w:pPr>
          </w:p>
        </w:tc>
        <w:tc>
          <w:tcPr>
            <w:tcW w:w="124" w:type="pct"/>
            <w:gridSpan w:val="2"/>
            <w:tcPrChange w:id="2058" w:author="Gaurav Shah" w:date="2019-03-20T00:16:00Z">
              <w:tcPr>
                <w:tcW w:w="122" w:type="pct"/>
                <w:gridSpan w:val="2"/>
              </w:tcPr>
            </w:tcPrChange>
          </w:tcPr>
          <w:p w14:paraId="01DA3BCD" w14:textId="77777777" w:rsidR="00671A2F" w:rsidRPr="003277C6" w:rsidDel="008C1E6A" w:rsidRDefault="00671A2F">
            <w:pPr>
              <w:cnfStyle w:val="000000100000" w:firstRow="0" w:lastRow="0" w:firstColumn="0" w:lastColumn="0" w:oddVBand="0" w:evenVBand="0" w:oddHBand="1" w:evenHBand="0" w:firstRowFirstColumn="0" w:firstRowLastColumn="0" w:lastRowFirstColumn="0" w:lastRowLastColumn="0"/>
              <w:rPr>
                <w:ins w:id="2059" w:author="Aishwarya Balan" w:date="2019-03-04T11:41:00Z"/>
                <w:sz w:val="18"/>
                <w:szCs w:val="18"/>
                <w:rPrChange w:id="2060" w:author="Aishwarya Balan" w:date="2019-03-04T11:52:00Z">
                  <w:rPr>
                    <w:ins w:id="2061" w:author="Aishwarya Balan" w:date="2019-03-04T11:41:00Z"/>
                  </w:rPr>
                </w:rPrChange>
              </w:rPr>
            </w:pPr>
          </w:p>
        </w:tc>
      </w:tr>
      <w:tr w:rsidR="00671A2F" w:rsidRPr="003277C6" w:rsidDel="008C1E6A" w14:paraId="161C067C" w14:textId="77777777" w:rsidTr="00671A2F">
        <w:trPr>
          <w:trHeight w:val="396"/>
          <w:del w:id="2062" w:author="Aishwarya Balan" w:date="2019-02-06T17:08:00Z"/>
          <w:trPrChange w:id="2063" w:author="Gaurav Shah" w:date="2019-03-20T00:16:00Z">
            <w:trPr>
              <w:trHeight w:val="396"/>
            </w:trPr>
          </w:trPrChange>
        </w:trPr>
        <w:tc>
          <w:tcPr>
            <w:cnfStyle w:val="001000000000" w:firstRow="0" w:lastRow="0" w:firstColumn="1" w:lastColumn="0" w:oddVBand="0" w:evenVBand="0" w:oddHBand="0" w:evenHBand="0" w:firstRowFirstColumn="0" w:firstRowLastColumn="0" w:lastRowFirstColumn="0" w:lastRowLastColumn="0"/>
            <w:tcW w:w="124" w:type="pct"/>
            <w:tcPrChange w:id="2064" w:author="Gaurav Shah" w:date="2019-03-20T00:16:00Z">
              <w:tcPr>
                <w:tcW w:w="122" w:type="pct"/>
              </w:tcPr>
            </w:tcPrChange>
          </w:tcPr>
          <w:p w14:paraId="5E64F7D4" w14:textId="0CEA328E" w:rsidR="00671A2F" w:rsidRPr="003277C6" w:rsidDel="008C1E6A" w:rsidRDefault="00671A2F" w:rsidP="00BA4C45">
            <w:pPr>
              <w:pStyle w:val="BodyText"/>
              <w:spacing w:after="0"/>
              <w:rPr>
                <w:del w:id="2065" w:author="Aishwarya Balan" w:date="2019-02-06T17:08:00Z"/>
                <w:sz w:val="18"/>
                <w:rPrChange w:id="2066" w:author="Aishwarya Balan" w:date="2019-03-04T11:52:00Z">
                  <w:rPr>
                    <w:del w:id="2067" w:author="Aishwarya Balan" w:date="2019-02-06T17:08:00Z"/>
                  </w:rPr>
                </w:rPrChange>
              </w:rPr>
            </w:pPr>
            <w:del w:id="2068" w:author="Aishwarya Balan" w:date="2019-02-06T17:08:00Z">
              <w:r w:rsidRPr="003277C6" w:rsidDel="008C1E6A">
                <w:rPr>
                  <w:sz w:val="18"/>
                  <w:rPrChange w:id="2069" w:author="Aishwarya Balan" w:date="2019-03-04T11:52:00Z">
                    <w:rPr/>
                  </w:rPrChange>
                </w:rPr>
                <w:delText>UDF_2</w:delText>
              </w:r>
            </w:del>
          </w:p>
        </w:tc>
        <w:tc>
          <w:tcPr>
            <w:tcW w:w="621" w:type="pct"/>
            <w:tcPrChange w:id="2070" w:author="Gaurav Shah" w:date="2019-03-20T00:16:00Z">
              <w:tcPr>
                <w:tcW w:w="694" w:type="pct"/>
                <w:gridSpan w:val="2"/>
              </w:tcPr>
            </w:tcPrChange>
          </w:tcPr>
          <w:p w14:paraId="0DFF83C4" w14:textId="77777777" w:rsidR="00671A2F" w:rsidRPr="003277C6" w:rsidDel="008C1E6A" w:rsidRDefault="00671A2F">
            <w:pPr>
              <w:cnfStyle w:val="000000000000" w:firstRow="0" w:lastRow="0" w:firstColumn="0" w:lastColumn="0" w:oddVBand="0" w:evenVBand="0" w:oddHBand="0" w:evenHBand="0" w:firstRowFirstColumn="0" w:firstRowLastColumn="0" w:lastRowFirstColumn="0" w:lastRowLastColumn="0"/>
              <w:rPr>
                <w:sz w:val="18"/>
                <w:szCs w:val="18"/>
                <w:rPrChange w:id="2071" w:author="Aishwarya Balan" w:date="2019-03-04T11:52:00Z">
                  <w:rPr/>
                </w:rPrChange>
              </w:rPr>
            </w:pPr>
          </w:p>
        </w:tc>
        <w:tc>
          <w:tcPr>
            <w:tcW w:w="947" w:type="pct"/>
            <w:gridSpan w:val="2"/>
            <w:tcPrChange w:id="2072" w:author="Gaurav Shah" w:date="2019-03-20T00:16:00Z">
              <w:tcPr>
                <w:tcW w:w="1062" w:type="pct"/>
                <w:gridSpan w:val="4"/>
              </w:tcPr>
            </w:tcPrChange>
          </w:tcPr>
          <w:p w14:paraId="62846C83" w14:textId="585D4A7D" w:rsidR="00671A2F" w:rsidRPr="003277C6" w:rsidDel="008C1E6A" w:rsidRDefault="00671A2F" w:rsidP="00BA4C45">
            <w:pPr>
              <w:pStyle w:val="BodyText"/>
              <w:spacing w:after="0"/>
              <w:cnfStyle w:val="000000000000" w:firstRow="0" w:lastRow="0" w:firstColumn="0" w:lastColumn="0" w:oddVBand="0" w:evenVBand="0" w:oddHBand="0" w:evenHBand="0" w:firstRowFirstColumn="0" w:firstRowLastColumn="0" w:lastRowFirstColumn="0" w:lastRowLastColumn="0"/>
              <w:rPr>
                <w:del w:id="2073" w:author="Aishwarya Balan" w:date="2019-02-06T17:08:00Z"/>
                <w:sz w:val="18"/>
                <w:rPrChange w:id="2074" w:author="Aishwarya Balan" w:date="2019-03-04T11:52:00Z">
                  <w:rPr>
                    <w:del w:id="2075" w:author="Aishwarya Balan" w:date="2019-02-06T17:08:00Z"/>
                  </w:rPr>
                </w:rPrChange>
              </w:rPr>
            </w:pPr>
            <w:del w:id="2076" w:author="Aishwarya Balan" w:date="2019-02-06T17:08:00Z">
              <w:r w:rsidRPr="003277C6" w:rsidDel="008C1E6A">
                <w:rPr>
                  <w:sz w:val="18"/>
                  <w:rPrChange w:id="2077" w:author="Aishwarya Balan" w:date="2019-03-04T11:52:00Z">
                    <w:rPr/>
                  </w:rPrChange>
                </w:rPr>
                <w:delText>Display</w:delText>
              </w:r>
            </w:del>
          </w:p>
        </w:tc>
        <w:tc>
          <w:tcPr>
            <w:tcW w:w="1482" w:type="pct"/>
            <w:gridSpan w:val="3"/>
            <w:tcPrChange w:id="2078" w:author="Gaurav Shah" w:date="2019-03-20T00:16:00Z">
              <w:tcPr>
                <w:tcW w:w="1662" w:type="pct"/>
                <w:gridSpan w:val="5"/>
              </w:tcPr>
            </w:tcPrChange>
          </w:tcPr>
          <w:p w14:paraId="0D43B808" w14:textId="460D1DF2" w:rsidR="00671A2F" w:rsidRPr="003277C6" w:rsidDel="008C1E6A" w:rsidRDefault="00671A2F" w:rsidP="00BA4C45">
            <w:pPr>
              <w:pStyle w:val="BodyText"/>
              <w:spacing w:after="0"/>
              <w:cnfStyle w:val="000000000000" w:firstRow="0" w:lastRow="0" w:firstColumn="0" w:lastColumn="0" w:oddVBand="0" w:evenVBand="0" w:oddHBand="0" w:evenHBand="0" w:firstRowFirstColumn="0" w:firstRowLastColumn="0" w:lastRowFirstColumn="0" w:lastRowLastColumn="0"/>
              <w:rPr>
                <w:del w:id="2079" w:author="Aishwarya Balan" w:date="2019-02-06T17:08:00Z"/>
                <w:sz w:val="18"/>
                <w:rPrChange w:id="2080" w:author="Aishwarya Balan" w:date="2019-03-04T11:52:00Z">
                  <w:rPr>
                    <w:del w:id="2081" w:author="Aishwarya Balan" w:date="2019-02-06T17:08:00Z"/>
                  </w:rPr>
                </w:rPrChange>
              </w:rPr>
            </w:pPr>
          </w:p>
        </w:tc>
        <w:tc>
          <w:tcPr>
            <w:tcW w:w="503" w:type="pct"/>
            <w:tcPrChange w:id="2082" w:author="Gaurav Shah" w:date="2019-03-20T00:16:00Z">
              <w:tcPr>
                <w:tcW w:w="1" w:type="pct"/>
                <w:gridSpan w:val="2"/>
              </w:tcPr>
            </w:tcPrChange>
          </w:tcPr>
          <w:p w14:paraId="626B5C97" w14:textId="77777777" w:rsidR="00671A2F" w:rsidRPr="003277C6" w:rsidDel="008C1E6A" w:rsidRDefault="00671A2F" w:rsidP="00BA4C45">
            <w:pPr>
              <w:pStyle w:val="BodyText"/>
              <w:spacing w:after="0"/>
              <w:ind w:left="360"/>
              <w:cnfStyle w:val="000000000000" w:firstRow="0" w:lastRow="0" w:firstColumn="0" w:lastColumn="0" w:oddVBand="0" w:evenVBand="0" w:oddHBand="0" w:evenHBand="0" w:firstRowFirstColumn="0" w:firstRowLastColumn="0" w:lastRowFirstColumn="0" w:lastRowLastColumn="0"/>
              <w:rPr>
                <w:ins w:id="2083" w:author="Gaurav Shah" w:date="2019-03-20T00:16:00Z"/>
                <w:sz w:val="18"/>
              </w:rPr>
            </w:pPr>
          </w:p>
        </w:tc>
        <w:tc>
          <w:tcPr>
            <w:tcW w:w="1118" w:type="pct"/>
            <w:gridSpan w:val="3"/>
            <w:tcPrChange w:id="2084" w:author="Gaurav Shah" w:date="2019-03-20T00:16:00Z">
              <w:tcPr>
                <w:tcW w:w="1256" w:type="pct"/>
                <w:gridSpan w:val="5"/>
              </w:tcPr>
            </w:tcPrChange>
          </w:tcPr>
          <w:p w14:paraId="79F7C798" w14:textId="3A18BF30" w:rsidR="00671A2F" w:rsidRPr="003277C6" w:rsidDel="008C1E6A" w:rsidRDefault="00671A2F" w:rsidP="00BA4C45">
            <w:pPr>
              <w:pStyle w:val="BodyText"/>
              <w:spacing w:after="0"/>
              <w:ind w:left="360"/>
              <w:cnfStyle w:val="000000000000" w:firstRow="0" w:lastRow="0" w:firstColumn="0" w:lastColumn="0" w:oddVBand="0" w:evenVBand="0" w:oddHBand="0" w:evenHBand="0" w:firstRowFirstColumn="0" w:firstRowLastColumn="0" w:lastRowFirstColumn="0" w:lastRowLastColumn="0"/>
              <w:rPr>
                <w:del w:id="2085" w:author="Aishwarya Balan" w:date="2019-02-06T17:08:00Z"/>
                <w:sz w:val="18"/>
                <w:rPrChange w:id="2086" w:author="Aishwarya Balan" w:date="2019-03-04T11:52:00Z">
                  <w:rPr>
                    <w:del w:id="2087" w:author="Aishwarya Balan" w:date="2019-02-06T17:08:00Z"/>
                  </w:rPr>
                </w:rPrChange>
              </w:rPr>
            </w:pPr>
          </w:p>
        </w:tc>
        <w:tc>
          <w:tcPr>
            <w:tcW w:w="124" w:type="pct"/>
            <w:tcPrChange w:id="2088" w:author="Gaurav Shah" w:date="2019-03-20T00:16:00Z">
              <w:tcPr>
                <w:tcW w:w="122" w:type="pct"/>
              </w:tcPr>
            </w:tcPrChange>
          </w:tcPr>
          <w:p w14:paraId="31B1175E" w14:textId="175A736B" w:rsidR="00671A2F" w:rsidRPr="003277C6" w:rsidDel="008C1E6A" w:rsidRDefault="00671A2F" w:rsidP="00BA4C45">
            <w:pPr>
              <w:pStyle w:val="BodyText"/>
              <w:spacing w:after="0"/>
              <w:cnfStyle w:val="000000000000" w:firstRow="0" w:lastRow="0" w:firstColumn="0" w:lastColumn="0" w:oddVBand="0" w:evenVBand="0" w:oddHBand="0" w:evenHBand="0" w:firstRowFirstColumn="0" w:firstRowLastColumn="0" w:lastRowFirstColumn="0" w:lastRowLastColumn="0"/>
              <w:rPr>
                <w:del w:id="2089" w:author="Aishwarya Balan" w:date="2019-02-06T17:08:00Z"/>
                <w:sz w:val="18"/>
                <w:rPrChange w:id="2090" w:author="Aishwarya Balan" w:date="2019-03-04T11:52:00Z">
                  <w:rPr>
                    <w:del w:id="2091" w:author="Aishwarya Balan" w:date="2019-02-06T17:08:00Z"/>
                  </w:rPr>
                </w:rPrChange>
              </w:rPr>
            </w:pPr>
          </w:p>
        </w:tc>
        <w:tc>
          <w:tcPr>
            <w:tcW w:w="124" w:type="pct"/>
            <w:gridSpan w:val="2"/>
            <w:tcPrChange w:id="2092" w:author="Gaurav Shah" w:date="2019-03-20T00:16:00Z">
              <w:tcPr>
                <w:tcW w:w="122" w:type="pct"/>
                <w:gridSpan w:val="2"/>
              </w:tcPr>
            </w:tcPrChange>
          </w:tcPr>
          <w:p w14:paraId="52C6223B" w14:textId="77777777" w:rsidR="00671A2F" w:rsidRPr="003277C6" w:rsidDel="008C1E6A" w:rsidRDefault="00671A2F">
            <w:pPr>
              <w:cnfStyle w:val="000000000000" w:firstRow="0" w:lastRow="0" w:firstColumn="0" w:lastColumn="0" w:oddVBand="0" w:evenVBand="0" w:oddHBand="0" w:evenHBand="0" w:firstRowFirstColumn="0" w:firstRowLastColumn="0" w:lastRowFirstColumn="0" w:lastRowLastColumn="0"/>
              <w:rPr>
                <w:ins w:id="2093" w:author="Aishwarya Balan" w:date="2019-03-04T11:41:00Z"/>
                <w:sz w:val="18"/>
                <w:szCs w:val="18"/>
                <w:rPrChange w:id="2094" w:author="Aishwarya Balan" w:date="2019-03-04T11:52:00Z">
                  <w:rPr>
                    <w:ins w:id="2095" w:author="Aishwarya Balan" w:date="2019-03-04T11:41:00Z"/>
                  </w:rPr>
                </w:rPrChange>
              </w:rPr>
            </w:pPr>
          </w:p>
        </w:tc>
      </w:tr>
      <w:tr w:rsidR="00671A2F" w:rsidRPr="003277C6" w:rsidDel="008C1E6A" w14:paraId="2B97136D" w14:textId="77777777" w:rsidTr="00671A2F">
        <w:trPr>
          <w:cnfStyle w:val="000000100000" w:firstRow="0" w:lastRow="0" w:firstColumn="0" w:lastColumn="0" w:oddVBand="0" w:evenVBand="0" w:oddHBand="1" w:evenHBand="0" w:firstRowFirstColumn="0" w:firstRowLastColumn="0" w:lastRowFirstColumn="0" w:lastRowLastColumn="0"/>
          <w:trHeight w:val="396"/>
          <w:del w:id="2096" w:author="Aishwarya Balan" w:date="2019-02-06T17:08:00Z"/>
          <w:trPrChange w:id="2097" w:author="Gaurav Shah" w:date="2019-03-20T00:16:00Z">
            <w:trPr>
              <w:trHeight w:val="396"/>
            </w:trPr>
          </w:trPrChange>
        </w:trPr>
        <w:tc>
          <w:tcPr>
            <w:cnfStyle w:val="001000000000" w:firstRow="0" w:lastRow="0" w:firstColumn="1" w:lastColumn="0" w:oddVBand="0" w:evenVBand="0" w:oddHBand="0" w:evenHBand="0" w:firstRowFirstColumn="0" w:firstRowLastColumn="0" w:lastRowFirstColumn="0" w:lastRowLastColumn="0"/>
            <w:tcW w:w="124" w:type="pct"/>
            <w:tcPrChange w:id="2098" w:author="Gaurav Shah" w:date="2019-03-20T00:16:00Z">
              <w:tcPr>
                <w:tcW w:w="122" w:type="pct"/>
              </w:tcPr>
            </w:tcPrChange>
          </w:tcPr>
          <w:p w14:paraId="5D33EC53" w14:textId="738BA5B1" w:rsidR="00671A2F" w:rsidRPr="003277C6" w:rsidDel="008C1E6A" w:rsidRDefault="00671A2F" w:rsidP="00BA4C45">
            <w:pPr>
              <w:pStyle w:val="BodyText"/>
              <w:spacing w:after="0"/>
              <w:cnfStyle w:val="001000100000" w:firstRow="0" w:lastRow="0" w:firstColumn="1" w:lastColumn="0" w:oddVBand="0" w:evenVBand="0" w:oddHBand="1" w:evenHBand="0" w:firstRowFirstColumn="0" w:firstRowLastColumn="0" w:lastRowFirstColumn="0" w:lastRowLastColumn="0"/>
              <w:rPr>
                <w:del w:id="2099" w:author="Aishwarya Balan" w:date="2019-02-06T17:08:00Z"/>
                <w:sz w:val="18"/>
                <w:rPrChange w:id="2100" w:author="Aishwarya Balan" w:date="2019-03-04T11:52:00Z">
                  <w:rPr>
                    <w:del w:id="2101" w:author="Aishwarya Balan" w:date="2019-02-06T17:08:00Z"/>
                  </w:rPr>
                </w:rPrChange>
              </w:rPr>
            </w:pPr>
            <w:del w:id="2102" w:author="Aishwarya Balan" w:date="2019-02-06T17:08:00Z">
              <w:r w:rsidRPr="003277C6" w:rsidDel="008C1E6A">
                <w:rPr>
                  <w:sz w:val="18"/>
                  <w:rPrChange w:id="2103" w:author="Aishwarya Balan" w:date="2019-03-04T11:52:00Z">
                    <w:rPr/>
                  </w:rPrChange>
                </w:rPr>
                <w:delText>UDF_3</w:delText>
              </w:r>
            </w:del>
          </w:p>
        </w:tc>
        <w:tc>
          <w:tcPr>
            <w:tcW w:w="621" w:type="pct"/>
            <w:tcPrChange w:id="2104" w:author="Gaurav Shah" w:date="2019-03-20T00:16:00Z">
              <w:tcPr>
                <w:tcW w:w="694" w:type="pct"/>
                <w:gridSpan w:val="2"/>
              </w:tcPr>
            </w:tcPrChange>
          </w:tcPr>
          <w:p w14:paraId="21DCE1B7" w14:textId="77777777" w:rsidR="00671A2F" w:rsidRPr="003277C6" w:rsidDel="008C1E6A" w:rsidRDefault="00671A2F">
            <w:pPr>
              <w:cnfStyle w:val="000000100000" w:firstRow="0" w:lastRow="0" w:firstColumn="0" w:lastColumn="0" w:oddVBand="0" w:evenVBand="0" w:oddHBand="1" w:evenHBand="0" w:firstRowFirstColumn="0" w:firstRowLastColumn="0" w:lastRowFirstColumn="0" w:lastRowLastColumn="0"/>
              <w:rPr>
                <w:sz w:val="18"/>
                <w:szCs w:val="18"/>
                <w:rPrChange w:id="2105" w:author="Aishwarya Balan" w:date="2019-03-04T11:52:00Z">
                  <w:rPr/>
                </w:rPrChange>
              </w:rPr>
            </w:pPr>
          </w:p>
        </w:tc>
        <w:tc>
          <w:tcPr>
            <w:tcW w:w="947" w:type="pct"/>
            <w:gridSpan w:val="2"/>
            <w:tcPrChange w:id="2106" w:author="Gaurav Shah" w:date="2019-03-20T00:16:00Z">
              <w:tcPr>
                <w:tcW w:w="1062" w:type="pct"/>
                <w:gridSpan w:val="4"/>
              </w:tcPr>
            </w:tcPrChange>
          </w:tcPr>
          <w:p w14:paraId="2BFE0EFC" w14:textId="172281DE" w:rsidR="00671A2F" w:rsidRPr="003277C6" w:rsidDel="008C1E6A" w:rsidRDefault="00671A2F" w:rsidP="00BA4C45">
            <w:pPr>
              <w:pStyle w:val="BodyText"/>
              <w:spacing w:after="0"/>
              <w:cnfStyle w:val="000000100000" w:firstRow="0" w:lastRow="0" w:firstColumn="0" w:lastColumn="0" w:oddVBand="0" w:evenVBand="0" w:oddHBand="1" w:evenHBand="0" w:firstRowFirstColumn="0" w:firstRowLastColumn="0" w:lastRowFirstColumn="0" w:lastRowLastColumn="0"/>
              <w:rPr>
                <w:del w:id="2107" w:author="Aishwarya Balan" w:date="2019-02-06T17:08:00Z"/>
                <w:sz w:val="18"/>
                <w:rPrChange w:id="2108" w:author="Aishwarya Balan" w:date="2019-03-04T11:52:00Z">
                  <w:rPr>
                    <w:del w:id="2109" w:author="Aishwarya Balan" w:date="2019-02-06T17:08:00Z"/>
                  </w:rPr>
                </w:rPrChange>
              </w:rPr>
            </w:pPr>
            <w:del w:id="2110" w:author="Aishwarya Balan" w:date="2019-02-06T17:08:00Z">
              <w:r w:rsidRPr="003277C6" w:rsidDel="008C1E6A">
                <w:rPr>
                  <w:sz w:val="18"/>
                  <w:rPrChange w:id="2111" w:author="Aishwarya Balan" w:date="2019-03-04T11:52:00Z">
                    <w:rPr/>
                  </w:rPrChange>
                </w:rPr>
                <w:delText>Display</w:delText>
              </w:r>
            </w:del>
          </w:p>
        </w:tc>
        <w:tc>
          <w:tcPr>
            <w:tcW w:w="1482" w:type="pct"/>
            <w:gridSpan w:val="3"/>
            <w:tcPrChange w:id="2112" w:author="Gaurav Shah" w:date="2019-03-20T00:16:00Z">
              <w:tcPr>
                <w:tcW w:w="1662" w:type="pct"/>
                <w:gridSpan w:val="5"/>
              </w:tcPr>
            </w:tcPrChange>
          </w:tcPr>
          <w:p w14:paraId="4C91A36D" w14:textId="404E5B20" w:rsidR="00671A2F" w:rsidRPr="003277C6" w:rsidDel="008C1E6A" w:rsidRDefault="00671A2F" w:rsidP="00BA4C45">
            <w:pPr>
              <w:pStyle w:val="BodyText"/>
              <w:spacing w:after="0"/>
              <w:cnfStyle w:val="000000100000" w:firstRow="0" w:lastRow="0" w:firstColumn="0" w:lastColumn="0" w:oddVBand="0" w:evenVBand="0" w:oddHBand="1" w:evenHBand="0" w:firstRowFirstColumn="0" w:firstRowLastColumn="0" w:lastRowFirstColumn="0" w:lastRowLastColumn="0"/>
              <w:rPr>
                <w:del w:id="2113" w:author="Aishwarya Balan" w:date="2019-02-06T17:08:00Z"/>
                <w:sz w:val="18"/>
                <w:rPrChange w:id="2114" w:author="Aishwarya Balan" w:date="2019-03-04T11:52:00Z">
                  <w:rPr>
                    <w:del w:id="2115" w:author="Aishwarya Balan" w:date="2019-02-06T17:08:00Z"/>
                  </w:rPr>
                </w:rPrChange>
              </w:rPr>
            </w:pPr>
          </w:p>
        </w:tc>
        <w:tc>
          <w:tcPr>
            <w:tcW w:w="503" w:type="pct"/>
            <w:tcPrChange w:id="2116" w:author="Gaurav Shah" w:date="2019-03-20T00:16:00Z">
              <w:tcPr>
                <w:tcW w:w="1" w:type="pct"/>
                <w:gridSpan w:val="2"/>
              </w:tcPr>
            </w:tcPrChange>
          </w:tcPr>
          <w:p w14:paraId="6DA7EF6C" w14:textId="77777777" w:rsidR="00671A2F" w:rsidRPr="003277C6" w:rsidDel="008C1E6A" w:rsidRDefault="00671A2F" w:rsidP="00BA4C45">
            <w:pPr>
              <w:pStyle w:val="BodyText"/>
              <w:spacing w:after="0"/>
              <w:ind w:left="360"/>
              <w:cnfStyle w:val="000000100000" w:firstRow="0" w:lastRow="0" w:firstColumn="0" w:lastColumn="0" w:oddVBand="0" w:evenVBand="0" w:oddHBand="1" w:evenHBand="0" w:firstRowFirstColumn="0" w:firstRowLastColumn="0" w:lastRowFirstColumn="0" w:lastRowLastColumn="0"/>
              <w:rPr>
                <w:ins w:id="2117" w:author="Gaurav Shah" w:date="2019-03-20T00:16:00Z"/>
                <w:sz w:val="18"/>
              </w:rPr>
            </w:pPr>
          </w:p>
        </w:tc>
        <w:tc>
          <w:tcPr>
            <w:tcW w:w="1118" w:type="pct"/>
            <w:gridSpan w:val="3"/>
            <w:tcPrChange w:id="2118" w:author="Gaurav Shah" w:date="2019-03-20T00:16:00Z">
              <w:tcPr>
                <w:tcW w:w="1256" w:type="pct"/>
                <w:gridSpan w:val="5"/>
              </w:tcPr>
            </w:tcPrChange>
          </w:tcPr>
          <w:p w14:paraId="0A376A30" w14:textId="4BCC09FC" w:rsidR="00671A2F" w:rsidRPr="003277C6" w:rsidDel="008C1E6A" w:rsidRDefault="00671A2F" w:rsidP="00BA4C45">
            <w:pPr>
              <w:pStyle w:val="BodyText"/>
              <w:spacing w:after="0"/>
              <w:ind w:left="360"/>
              <w:cnfStyle w:val="000000100000" w:firstRow="0" w:lastRow="0" w:firstColumn="0" w:lastColumn="0" w:oddVBand="0" w:evenVBand="0" w:oddHBand="1" w:evenHBand="0" w:firstRowFirstColumn="0" w:firstRowLastColumn="0" w:lastRowFirstColumn="0" w:lastRowLastColumn="0"/>
              <w:rPr>
                <w:del w:id="2119" w:author="Aishwarya Balan" w:date="2019-02-06T17:08:00Z"/>
                <w:sz w:val="18"/>
                <w:rPrChange w:id="2120" w:author="Aishwarya Balan" w:date="2019-03-04T11:52:00Z">
                  <w:rPr>
                    <w:del w:id="2121" w:author="Aishwarya Balan" w:date="2019-02-06T17:08:00Z"/>
                  </w:rPr>
                </w:rPrChange>
              </w:rPr>
            </w:pPr>
          </w:p>
        </w:tc>
        <w:tc>
          <w:tcPr>
            <w:tcW w:w="124" w:type="pct"/>
            <w:tcPrChange w:id="2122" w:author="Gaurav Shah" w:date="2019-03-20T00:16:00Z">
              <w:tcPr>
                <w:tcW w:w="122" w:type="pct"/>
              </w:tcPr>
            </w:tcPrChange>
          </w:tcPr>
          <w:p w14:paraId="0AF161E6" w14:textId="47CEAC87" w:rsidR="00671A2F" w:rsidRPr="003277C6" w:rsidDel="008C1E6A" w:rsidRDefault="00671A2F" w:rsidP="00BA4C45">
            <w:pPr>
              <w:pStyle w:val="BodyText"/>
              <w:spacing w:after="0"/>
              <w:cnfStyle w:val="000000100000" w:firstRow="0" w:lastRow="0" w:firstColumn="0" w:lastColumn="0" w:oddVBand="0" w:evenVBand="0" w:oddHBand="1" w:evenHBand="0" w:firstRowFirstColumn="0" w:firstRowLastColumn="0" w:lastRowFirstColumn="0" w:lastRowLastColumn="0"/>
              <w:rPr>
                <w:del w:id="2123" w:author="Aishwarya Balan" w:date="2019-02-06T17:08:00Z"/>
                <w:sz w:val="18"/>
                <w:rPrChange w:id="2124" w:author="Aishwarya Balan" w:date="2019-03-04T11:52:00Z">
                  <w:rPr>
                    <w:del w:id="2125" w:author="Aishwarya Balan" w:date="2019-02-06T17:08:00Z"/>
                  </w:rPr>
                </w:rPrChange>
              </w:rPr>
            </w:pPr>
          </w:p>
        </w:tc>
        <w:tc>
          <w:tcPr>
            <w:tcW w:w="124" w:type="pct"/>
            <w:gridSpan w:val="2"/>
            <w:tcPrChange w:id="2126" w:author="Gaurav Shah" w:date="2019-03-20T00:16:00Z">
              <w:tcPr>
                <w:tcW w:w="122" w:type="pct"/>
                <w:gridSpan w:val="2"/>
              </w:tcPr>
            </w:tcPrChange>
          </w:tcPr>
          <w:p w14:paraId="1F3E1422" w14:textId="77777777" w:rsidR="00671A2F" w:rsidRPr="003277C6" w:rsidDel="008C1E6A" w:rsidRDefault="00671A2F">
            <w:pPr>
              <w:cnfStyle w:val="000000100000" w:firstRow="0" w:lastRow="0" w:firstColumn="0" w:lastColumn="0" w:oddVBand="0" w:evenVBand="0" w:oddHBand="1" w:evenHBand="0" w:firstRowFirstColumn="0" w:firstRowLastColumn="0" w:lastRowFirstColumn="0" w:lastRowLastColumn="0"/>
              <w:rPr>
                <w:ins w:id="2127" w:author="Aishwarya Balan" w:date="2019-03-04T11:41:00Z"/>
                <w:sz w:val="18"/>
                <w:szCs w:val="18"/>
                <w:rPrChange w:id="2128" w:author="Aishwarya Balan" w:date="2019-03-04T11:52:00Z">
                  <w:rPr>
                    <w:ins w:id="2129" w:author="Aishwarya Balan" w:date="2019-03-04T11:41:00Z"/>
                  </w:rPr>
                </w:rPrChange>
              </w:rPr>
            </w:pPr>
          </w:p>
        </w:tc>
      </w:tr>
    </w:tbl>
    <w:p w14:paraId="248165EE" w14:textId="77777777" w:rsidR="005861E8" w:rsidRPr="003277C6" w:rsidRDefault="005861E8" w:rsidP="005861E8">
      <w:pPr>
        <w:pStyle w:val="BodyText"/>
        <w:rPr>
          <w:noProof/>
          <w:sz w:val="18"/>
          <w:rPrChange w:id="2130" w:author="Aishwarya Balan" w:date="2019-03-04T11:52:00Z">
            <w:rPr>
              <w:noProof/>
            </w:rPr>
          </w:rPrChange>
        </w:rPr>
      </w:pPr>
    </w:p>
    <w:p w14:paraId="1F1C1916" w14:textId="2FD781A1" w:rsidR="00025DCA" w:rsidRPr="00671A2F" w:rsidDel="00671A2F" w:rsidRDefault="00966BF1" w:rsidP="005861E8">
      <w:pPr>
        <w:pStyle w:val="BodyText"/>
        <w:rPr>
          <w:ins w:id="2131" w:author="Aishwarya Balan" w:date="2019-02-12T12:28:00Z"/>
          <w:del w:id="2132" w:author="Gaurav Shah" w:date="2019-03-20T00:27:00Z"/>
          <w:noProof/>
        </w:rPr>
      </w:pPr>
      <w:del w:id="2133" w:author="Gaurav Shah" w:date="2019-03-20T00:27:00Z">
        <w:r w:rsidRPr="00671A2F" w:rsidDel="00671A2F">
          <w:rPr>
            <w:noProof/>
          </w:rPr>
          <w:delText>UDF (User Defined Fields) – these are fields that User can configure during implementation and post implementation.</w:delText>
        </w:r>
        <w:r w:rsidRPr="00671A2F" w:rsidDel="00671A2F">
          <w:rPr>
            <w:noProof/>
            <w:color w:val="FF0000"/>
            <w:rPrChange w:id="2134" w:author="Gaurav Shah" w:date="2019-03-20T00:29:00Z">
              <w:rPr>
                <w:noProof/>
              </w:rPr>
            </w:rPrChange>
          </w:rPr>
          <w:delText xml:space="preserve"> </w:delText>
        </w:r>
        <w:r w:rsidRPr="00671A2F" w:rsidDel="00671A2F">
          <w:rPr>
            <w:noProof/>
            <w:color w:val="FF0000"/>
            <w:highlight w:val="green"/>
            <w:rPrChange w:id="2135" w:author="Gaurav Shah" w:date="2019-03-20T00:29:00Z">
              <w:rPr>
                <w:noProof/>
              </w:rPr>
            </w:rPrChange>
          </w:rPr>
          <w:delText>These fields will have to be fields from PTM (CTRM) Master Data.</w:delText>
        </w:r>
        <w:r w:rsidRPr="00671A2F" w:rsidDel="00671A2F">
          <w:rPr>
            <w:noProof/>
            <w:color w:val="FF0000"/>
            <w:rPrChange w:id="2136" w:author="Gaurav Shah" w:date="2019-03-20T00:29:00Z">
              <w:rPr>
                <w:noProof/>
              </w:rPr>
            </w:rPrChange>
          </w:rPr>
          <w:delText xml:space="preserve"> </w:delText>
        </w:r>
        <w:r w:rsidRPr="00671A2F" w:rsidDel="00671A2F">
          <w:rPr>
            <w:noProof/>
          </w:rPr>
          <w:delText>These fields are for display purposes only. E.g. Counterparty Contact Name, Mobile Number, Email ID, etc.</w:delText>
        </w:r>
      </w:del>
      <w:ins w:id="2137" w:author="Aishwarya Balan" w:date="2019-02-12T12:26:00Z">
        <w:del w:id="2138" w:author="Gaurav Shah" w:date="2019-03-20T00:27:00Z">
          <w:r w:rsidR="00025DCA" w:rsidRPr="00671A2F" w:rsidDel="00671A2F">
            <w:rPr>
              <w:noProof/>
            </w:rPr>
            <w:delText>The number of fields that will be allowed is 5.</w:delText>
          </w:r>
        </w:del>
      </w:ins>
    </w:p>
    <w:p w14:paraId="1AE64914" w14:textId="5AEF7819" w:rsidR="00025DCA" w:rsidRPr="00671A2F" w:rsidDel="00671A2F" w:rsidRDefault="00B877BE" w:rsidP="005861E8">
      <w:pPr>
        <w:pStyle w:val="BodyText"/>
        <w:rPr>
          <w:ins w:id="2139" w:author="Aishwarya Balan" w:date="2019-03-04T12:08:00Z"/>
          <w:del w:id="2140" w:author="Gaurav Shah" w:date="2019-03-20T00:28:00Z"/>
          <w:noProof/>
          <w:rPrChange w:id="2141" w:author="Gaurav Shah" w:date="2019-03-20T00:29:00Z">
            <w:rPr>
              <w:ins w:id="2142" w:author="Aishwarya Balan" w:date="2019-03-04T12:08:00Z"/>
              <w:del w:id="2143" w:author="Gaurav Shah" w:date="2019-03-20T00:28:00Z"/>
              <w:noProof/>
              <w:sz w:val="18"/>
            </w:rPr>
          </w:rPrChange>
        </w:rPr>
      </w:pPr>
      <w:ins w:id="2144" w:author="Aishwarya Balan" w:date="2019-03-04T11:34:00Z">
        <w:del w:id="2145" w:author="Gaurav Shah" w:date="2019-03-20T00:28:00Z">
          <w:r w:rsidRPr="00671A2F" w:rsidDel="00671A2F">
            <w:rPr>
              <w:noProof/>
            </w:rPr>
            <w:delText>Only the UDF fields will be allowed</w:delText>
          </w:r>
        </w:del>
      </w:ins>
      <w:ins w:id="2146" w:author="Aishwarya Balan" w:date="2019-03-04T11:35:00Z">
        <w:del w:id="2147" w:author="Gaurav Shah" w:date="2019-03-20T00:28:00Z">
          <w:r w:rsidRPr="00671A2F" w:rsidDel="00671A2F">
            <w:rPr>
              <w:noProof/>
            </w:rPr>
            <w:delText xml:space="preserve"> to be updated.</w:delText>
          </w:r>
        </w:del>
      </w:ins>
    </w:p>
    <w:p w14:paraId="29728C8D" w14:textId="519713A9" w:rsidR="00702380" w:rsidRDefault="00702380" w:rsidP="005861E8">
      <w:pPr>
        <w:pStyle w:val="BodyText"/>
        <w:rPr>
          <w:ins w:id="2148" w:author="Aishwarya Balan" w:date="2019-05-29T12:14:00Z"/>
          <w:b/>
          <w:bCs/>
          <w:i/>
          <w:iCs/>
        </w:rPr>
      </w:pPr>
      <w:ins w:id="2149" w:author="Aishwarya Balan" w:date="2019-03-04T12:08:00Z">
        <w:r w:rsidRPr="00671A2F">
          <w:rPr>
            <w:b/>
            <w:rPrChange w:id="2150" w:author="Gaurav Shah" w:date="2019-03-20T00:29:00Z">
              <w:rPr>
                <w:b/>
                <w:sz w:val="18"/>
              </w:rPr>
            </w:rPrChange>
          </w:rPr>
          <w:t>Note:</w:t>
        </w:r>
        <w:r w:rsidRPr="00671A2F">
          <w:rPr>
            <w:rFonts w:asciiTheme="minorHAnsi" w:eastAsiaTheme="minorEastAsia" w:cstheme="minorBidi"/>
            <w:b/>
            <w:bCs/>
            <w:i/>
            <w:iCs/>
            <w:color w:val="943634" w:themeColor="accent2" w:themeShade="BF"/>
            <w:kern w:val="24"/>
            <w:sz w:val="32"/>
            <w:szCs w:val="24"/>
            <w:lang w:eastAsia="en-IN"/>
            <w:rPrChange w:id="2151" w:author="Gaurav Shah" w:date="2019-03-20T00:29:00Z">
              <w:rPr>
                <w:rFonts w:asciiTheme="minorHAnsi" w:eastAsiaTheme="minorEastAsia" w:cstheme="minorBidi"/>
                <w:b/>
                <w:bCs/>
                <w:i/>
                <w:iCs/>
                <w:color w:val="943634" w:themeColor="accent2" w:themeShade="BF"/>
                <w:kern w:val="24"/>
                <w:sz w:val="24"/>
                <w:szCs w:val="24"/>
                <w:lang w:eastAsia="en-IN"/>
              </w:rPr>
            </w:rPrChange>
          </w:rPr>
          <w:t xml:space="preserve"> </w:t>
        </w:r>
        <w:r w:rsidRPr="00671A2F">
          <w:rPr>
            <w:b/>
            <w:bCs/>
            <w:i/>
            <w:iCs/>
            <w:rPrChange w:id="2152" w:author="Gaurav Shah" w:date="2019-03-20T00:29:00Z">
              <w:rPr>
                <w:b/>
                <w:bCs/>
                <w:i/>
                <w:iCs/>
                <w:sz w:val="18"/>
              </w:rPr>
            </w:rPrChange>
          </w:rPr>
          <w:t xml:space="preserve">The current FX Rate should be used </w:t>
        </w:r>
      </w:ins>
      <w:ins w:id="2153" w:author="Aishwarya Balan" w:date="2019-03-04T12:22:00Z">
        <w:r w:rsidR="009D2565" w:rsidRPr="00671A2F">
          <w:rPr>
            <w:b/>
            <w:bCs/>
            <w:i/>
            <w:iCs/>
            <w:rPrChange w:id="2154" w:author="Gaurav Shah" w:date="2019-03-20T00:29:00Z">
              <w:rPr>
                <w:b/>
                <w:bCs/>
                <w:i/>
                <w:iCs/>
                <w:sz w:val="18"/>
              </w:rPr>
            </w:rPrChange>
          </w:rPr>
          <w:t xml:space="preserve">against the captured currency </w:t>
        </w:r>
      </w:ins>
      <w:ins w:id="2155" w:author="Aishwarya Balan" w:date="2019-03-04T12:08:00Z">
        <w:r w:rsidRPr="00671A2F">
          <w:rPr>
            <w:b/>
            <w:bCs/>
            <w:i/>
            <w:iCs/>
            <w:rPrChange w:id="2156" w:author="Gaurav Shah" w:date="2019-03-20T00:29:00Z">
              <w:rPr>
                <w:b/>
                <w:bCs/>
                <w:i/>
                <w:iCs/>
                <w:sz w:val="18"/>
              </w:rPr>
            </w:rPrChange>
          </w:rPr>
          <w:t>for all credit risk calculations</w:t>
        </w:r>
      </w:ins>
      <w:ins w:id="2157" w:author="Aishwarya Balan" w:date="2019-03-04T12:22:00Z">
        <w:r w:rsidR="009D2565" w:rsidRPr="00671A2F">
          <w:rPr>
            <w:b/>
            <w:bCs/>
            <w:i/>
            <w:iCs/>
            <w:rPrChange w:id="2158" w:author="Gaurav Shah" w:date="2019-03-20T00:29:00Z">
              <w:rPr>
                <w:b/>
                <w:bCs/>
                <w:i/>
                <w:iCs/>
                <w:sz w:val="18"/>
              </w:rPr>
            </w:rPrChange>
          </w:rPr>
          <w:t>.</w:t>
        </w:r>
      </w:ins>
    </w:p>
    <w:p w14:paraId="2BDA0FF7" w14:textId="63476733" w:rsidR="00546E1F" w:rsidRPr="00546E1F" w:rsidRDefault="00546E1F" w:rsidP="005861E8">
      <w:pPr>
        <w:pStyle w:val="BodyText"/>
        <w:rPr>
          <w:noProof/>
          <w:color w:val="C00000"/>
          <w:rPrChange w:id="2159" w:author="Aishwarya Balan" w:date="2019-05-29T12:14:00Z">
            <w:rPr>
              <w:noProof/>
            </w:rPr>
          </w:rPrChange>
        </w:rPr>
      </w:pPr>
      <w:ins w:id="2160" w:author="Aishwarya Balan" w:date="2019-05-29T12:14:00Z">
        <w:r>
          <w:rPr>
            <w:b/>
            <w:noProof/>
            <w:color w:val="C00000"/>
          </w:rPr>
          <w:t xml:space="preserve">CRM Status: </w:t>
        </w:r>
        <w:r>
          <w:rPr>
            <w:noProof/>
            <w:color w:val="C00000"/>
          </w:rPr>
          <w:t>If the</w:t>
        </w:r>
      </w:ins>
      <w:ins w:id="2161" w:author="Aishwarya Balan" w:date="2019-05-29T12:15:00Z">
        <w:r>
          <w:rPr>
            <w:noProof/>
            <w:color w:val="C00000"/>
          </w:rPr>
          <w:t xml:space="preserve"> Is Active status is “N”</w:t>
        </w:r>
      </w:ins>
      <w:ins w:id="2162" w:author="Aishwarya Balan" w:date="2019-05-29T12:16:00Z">
        <w:r>
          <w:rPr>
            <w:noProof/>
            <w:color w:val="C00000"/>
          </w:rPr>
          <w:t xml:space="preserve"> in CTRM </w:t>
        </w:r>
      </w:ins>
      <w:ins w:id="2163" w:author="Aishwarya Balan" w:date="2019-05-29T12:15:00Z">
        <w:r>
          <w:rPr>
            <w:noProof/>
            <w:color w:val="C00000"/>
          </w:rPr>
          <w:t xml:space="preserve">, then CRM status in Credit </w:t>
        </w:r>
      </w:ins>
      <w:ins w:id="2164" w:author="Aishwarya Balan" w:date="2019-05-29T12:16:00Z">
        <w:r>
          <w:rPr>
            <w:noProof/>
            <w:color w:val="C00000"/>
          </w:rPr>
          <w:t>Risk App is Inactive.</w:t>
        </w:r>
      </w:ins>
    </w:p>
    <w:p w14:paraId="35F91C04" w14:textId="77777777" w:rsidR="00966BF1" w:rsidRPr="00671A2F" w:rsidRDefault="00966BF1" w:rsidP="005861E8">
      <w:pPr>
        <w:pStyle w:val="BodyText"/>
        <w:rPr>
          <w:noProof/>
        </w:rPr>
      </w:pPr>
    </w:p>
    <w:p w14:paraId="30B490E8" w14:textId="77777777" w:rsidR="003A0E20" w:rsidRPr="003277C6" w:rsidRDefault="003A0E20" w:rsidP="003A0E20">
      <w:pPr>
        <w:pStyle w:val="Heading5"/>
        <w:rPr>
          <w:noProof/>
          <w:sz w:val="18"/>
          <w:szCs w:val="18"/>
          <w:rPrChange w:id="2165" w:author="Aishwarya Balan" w:date="2019-03-04T11:52:00Z">
            <w:rPr>
              <w:noProof/>
            </w:rPr>
          </w:rPrChange>
        </w:rPr>
      </w:pPr>
      <w:r w:rsidRPr="003277C6">
        <w:rPr>
          <w:noProof/>
          <w:sz w:val="18"/>
          <w:szCs w:val="18"/>
          <w:rPrChange w:id="2166" w:author="Aishwarya Balan" w:date="2019-03-04T11:52:00Z">
            <w:rPr>
              <w:noProof/>
            </w:rPr>
          </w:rPrChange>
        </w:rPr>
        <w:t>Sample Data:</w:t>
      </w:r>
    </w:p>
    <w:tbl>
      <w:tblPr>
        <w:tblStyle w:val="GridTable4-Accent4"/>
        <w:tblW w:w="9329" w:type="dxa"/>
        <w:tblLook w:val="04A0" w:firstRow="1" w:lastRow="0" w:firstColumn="1" w:lastColumn="0" w:noHBand="0" w:noVBand="1"/>
        <w:tblPrChange w:id="2167" w:author="Aishwarya Balan" w:date="2019-03-04T11:55:00Z">
          <w:tblPr>
            <w:tblStyle w:val="GridTable4-Accent4"/>
            <w:tblW w:w="10363" w:type="dxa"/>
            <w:tblLook w:val="04A0" w:firstRow="1" w:lastRow="0" w:firstColumn="1" w:lastColumn="0" w:noHBand="0" w:noVBand="1"/>
          </w:tblPr>
        </w:tblPrChange>
      </w:tblPr>
      <w:tblGrid>
        <w:gridCol w:w="1951"/>
        <w:gridCol w:w="1950"/>
        <w:gridCol w:w="1097"/>
        <w:gridCol w:w="1674"/>
        <w:gridCol w:w="1097"/>
        <w:gridCol w:w="1560"/>
        <w:tblGridChange w:id="2168">
          <w:tblGrid>
            <w:gridCol w:w="1438"/>
            <w:gridCol w:w="521"/>
            <w:gridCol w:w="1802"/>
            <w:gridCol w:w="1034"/>
            <w:gridCol w:w="1886"/>
            <w:gridCol w:w="1376"/>
            <w:gridCol w:w="1272"/>
          </w:tblGrid>
        </w:tblGridChange>
      </w:tblGrid>
      <w:tr w:rsidR="00D34CA9" w:rsidRPr="003277C6" w14:paraId="72A7B252" w14:textId="77777777" w:rsidTr="00D34CA9">
        <w:trPr>
          <w:cnfStyle w:val="100000000000" w:firstRow="1" w:lastRow="0" w:firstColumn="0" w:lastColumn="0" w:oddVBand="0" w:evenVBand="0" w:oddHBand="0" w:evenHBand="0" w:firstRowFirstColumn="0" w:firstRowLastColumn="0" w:lastRowFirstColumn="0" w:lastRowLastColumn="0"/>
          <w:trHeight w:val="300"/>
          <w:trPrChange w:id="2169" w:author="Aishwarya Balan" w:date="2019-03-04T11:55:00Z">
            <w:trPr>
              <w:trHeight w:val="300"/>
            </w:trPr>
          </w:trPrChange>
        </w:trPr>
        <w:tc>
          <w:tcPr>
            <w:cnfStyle w:val="001000000000" w:firstRow="0" w:lastRow="0" w:firstColumn="1" w:lastColumn="0" w:oddVBand="0" w:evenVBand="0" w:oddHBand="0" w:evenHBand="0" w:firstRowFirstColumn="0" w:firstRowLastColumn="0" w:lastRowFirstColumn="0" w:lastRowLastColumn="0"/>
            <w:tcW w:w="0" w:type="dxa"/>
            <w:noWrap/>
            <w:hideMark/>
            <w:tcPrChange w:id="2170" w:author="Aishwarya Balan" w:date="2019-03-04T11:55:00Z">
              <w:tcPr>
                <w:tcW w:w="1438" w:type="dxa"/>
                <w:noWrap/>
                <w:hideMark/>
              </w:tcPr>
            </w:tcPrChange>
          </w:tcPr>
          <w:p w14:paraId="1A27EAC0" w14:textId="3C39C52E" w:rsidR="00D34CA9" w:rsidRPr="003277C6" w:rsidRDefault="00D34CA9" w:rsidP="003A0E20">
            <w:pPr>
              <w:pStyle w:val="BodyText"/>
              <w:cnfStyle w:val="101000000000" w:firstRow="1" w:lastRow="0" w:firstColumn="1" w:lastColumn="0" w:oddVBand="0" w:evenVBand="0" w:oddHBand="0" w:evenHBand="0" w:firstRowFirstColumn="0" w:firstRowLastColumn="0" w:lastRowFirstColumn="0" w:lastRowLastColumn="0"/>
              <w:rPr>
                <w:noProof/>
                <w:sz w:val="18"/>
                <w:rPrChange w:id="2171" w:author="Aishwarya Balan" w:date="2019-03-04T11:52:00Z">
                  <w:rPr>
                    <w:noProof/>
                  </w:rPr>
                </w:rPrChange>
              </w:rPr>
            </w:pPr>
            <w:r w:rsidRPr="003277C6">
              <w:rPr>
                <w:noProof/>
                <w:sz w:val="18"/>
                <w:rPrChange w:id="2172" w:author="Aishwarya Balan" w:date="2019-03-04T11:52:00Z">
                  <w:rPr>
                    <w:noProof/>
                  </w:rPr>
                </w:rPrChange>
              </w:rPr>
              <w:t>Counterparty Group</w:t>
            </w:r>
          </w:p>
        </w:tc>
        <w:tc>
          <w:tcPr>
            <w:tcW w:w="0" w:type="dxa"/>
            <w:noWrap/>
            <w:hideMark/>
            <w:tcPrChange w:id="2173" w:author="Aishwarya Balan" w:date="2019-03-04T11:55:00Z">
              <w:tcPr>
                <w:tcW w:w="2323" w:type="dxa"/>
                <w:gridSpan w:val="2"/>
                <w:noWrap/>
                <w:hideMark/>
              </w:tcPr>
            </w:tcPrChange>
          </w:tcPr>
          <w:p w14:paraId="086592C2" w14:textId="77777777" w:rsidR="00D34CA9" w:rsidRPr="003277C6" w:rsidRDefault="00D34CA9" w:rsidP="003A0E20">
            <w:pPr>
              <w:pStyle w:val="BodyText"/>
              <w:cnfStyle w:val="100000000000" w:firstRow="1" w:lastRow="0" w:firstColumn="0" w:lastColumn="0" w:oddVBand="0" w:evenVBand="0" w:oddHBand="0" w:evenHBand="0" w:firstRowFirstColumn="0" w:firstRowLastColumn="0" w:lastRowFirstColumn="0" w:lastRowLastColumn="0"/>
              <w:rPr>
                <w:noProof/>
                <w:sz w:val="18"/>
                <w:rPrChange w:id="2174" w:author="Aishwarya Balan" w:date="2019-03-04T11:52:00Z">
                  <w:rPr>
                    <w:noProof/>
                  </w:rPr>
                </w:rPrChange>
              </w:rPr>
            </w:pPr>
            <w:r w:rsidRPr="003277C6">
              <w:rPr>
                <w:noProof/>
                <w:sz w:val="18"/>
                <w:rPrChange w:id="2175" w:author="Aishwarya Balan" w:date="2019-03-04T11:52:00Z">
                  <w:rPr>
                    <w:noProof/>
                  </w:rPr>
                </w:rPrChange>
              </w:rPr>
              <w:t>Counterparty Name</w:t>
            </w:r>
          </w:p>
        </w:tc>
        <w:tc>
          <w:tcPr>
            <w:tcW w:w="0" w:type="dxa"/>
            <w:noWrap/>
            <w:hideMark/>
            <w:tcPrChange w:id="2176" w:author="Aishwarya Balan" w:date="2019-03-04T11:55:00Z">
              <w:tcPr>
                <w:tcW w:w="1034" w:type="dxa"/>
                <w:noWrap/>
                <w:hideMark/>
              </w:tcPr>
            </w:tcPrChange>
          </w:tcPr>
          <w:p w14:paraId="3BBBC922" w14:textId="7B90B98B" w:rsidR="00D34CA9" w:rsidRPr="003277C6" w:rsidRDefault="00D34CA9" w:rsidP="003A0E20">
            <w:pPr>
              <w:pStyle w:val="BodyText"/>
              <w:cnfStyle w:val="100000000000" w:firstRow="1" w:lastRow="0" w:firstColumn="0" w:lastColumn="0" w:oddVBand="0" w:evenVBand="0" w:oddHBand="0" w:evenHBand="0" w:firstRowFirstColumn="0" w:firstRowLastColumn="0" w:lastRowFirstColumn="0" w:lastRowLastColumn="0"/>
              <w:rPr>
                <w:noProof/>
                <w:sz w:val="18"/>
                <w:rPrChange w:id="2177" w:author="Aishwarya Balan" w:date="2019-03-04T11:52:00Z">
                  <w:rPr>
                    <w:noProof/>
                  </w:rPr>
                </w:rPrChange>
              </w:rPr>
            </w:pPr>
            <w:r w:rsidRPr="003277C6">
              <w:rPr>
                <w:noProof/>
                <w:sz w:val="18"/>
                <w:rPrChange w:id="2178" w:author="Aishwarya Balan" w:date="2019-03-04T11:52:00Z">
                  <w:rPr>
                    <w:noProof/>
                  </w:rPr>
                </w:rPrChange>
              </w:rPr>
              <w:t>CRM Status</w:t>
            </w:r>
          </w:p>
        </w:tc>
        <w:tc>
          <w:tcPr>
            <w:tcW w:w="0" w:type="dxa"/>
            <w:noWrap/>
            <w:hideMark/>
            <w:tcPrChange w:id="2179" w:author="Aishwarya Balan" w:date="2019-03-04T11:55:00Z">
              <w:tcPr>
                <w:tcW w:w="1886" w:type="dxa"/>
                <w:noWrap/>
                <w:hideMark/>
              </w:tcPr>
            </w:tcPrChange>
          </w:tcPr>
          <w:p w14:paraId="2E200115" w14:textId="77777777" w:rsidR="00D34CA9" w:rsidRPr="003277C6" w:rsidRDefault="00D34CA9" w:rsidP="003A0E20">
            <w:pPr>
              <w:pStyle w:val="BodyText"/>
              <w:cnfStyle w:val="100000000000" w:firstRow="1" w:lastRow="0" w:firstColumn="0" w:lastColumn="0" w:oddVBand="0" w:evenVBand="0" w:oddHBand="0" w:evenHBand="0" w:firstRowFirstColumn="0" w:firstRowLastColumn="0" w:lastRowFirstColumn="0" w:lastRowLastColumn="0"/>
              <w:rPr>
                <w:noProof/>
                <w:sz w:val="18"/>
                <w:rPrChange w:id="2180" w:author="Aishwarya Balan" w:date="2019-03-04T11:52:00Z">
                  <w:rPr>
                    <w:noProof/>
                  </w:rPr>
                </w:rPrChange>
              </w:rPr>
            </w:pPr>
            <w:r w:rsidRPr="003277C6">
              <w:rPr>
                <w:noProof/>
                <w:sz w:val="18"/>
                <w:rPrChange w:id="2181" w:author="Aishwarya Balan" w:date="2019-03-04T11:52:00Z">
                  <w:rPr>
                    <w:noProof/>
                  </w:rPr>
                </w:rPrChange>
              </w:rPr>
              <w:t>Status</w:t>
            </w:r>
          </w:p>
        </w:tc>
        <w:tc>
          <w:tcPr>
            <w:tcW w:w="0" w:type="dxa"/>
            <w:noWrap/>
            <w:hideMark/>
            <w:tcPrChange w:id="2182" w:author="Aishwarya Balan" w:date="2019-03-04T11:55:00Z">
              <w:tcPr>
                <w:tcW w:w="1376" w:type="dxa"/>
                <w:noWrap/>
                <w:hideMark/>
              </w:tcPr>
            </w:tcPrChange>
          </w:tcPr>
          <w:p w14:paraId="1CD65367" w14:textId="77777777" w:rsidR="00D34CA9" w:rsidRPr="003277C6" w:rsidRDefault="00D34CA9" w:rsidP="003A0E20">
            <w:pPr>
              <w:pStyle w:val="BodyText"/>
              <w:cnfStyle w:val="100000000000" w:firstRow="1" w:lastRow="0" w:firstColumn="0" w:lastColumn="0" w:oddVBand="0" w:evenVBand="0" w:oddHBand="0" w:evenHBand="0" w:firstRowFirstColumn="0" w:firstRowLastColumn="0" w:lastRowFirstColumn="0" w:lastRowLastColumn="0"/>
              <w:rPr>
                <w:noProof/>
                <w:sz w:val="18"/>
                <w:rPrChange w:id="2183" w:author="Aishwarya Balan" w:date="2019-03-04T11:52:00Z">
                  <w:rPr>
                    <w:noProof/>
                  </w:rPr>
                </w:rPrChange>
              </w:rPr>
            </w:pPr>
            <w:r w:rsidRPr="003277C6">
              <w:rPr>
                <w:noProof/>
                <w:sz w:val="18"/>
                <w:rPrChange w:id="2184" w:author="Aishwarya Balan" w:date="2019-03-04T11:52:00Z">
                  <w:rPr>
                    <w:noProof/>
                  </w:rPr>
                </w:rPrChange>
              </w:rPr>
              <w:t>Status Date</w:t>
            </w:r>
          </w:p>
        </w:tc>
        <w:tc>
          <w:tcPr>
            <w:tcW w:w="0" w:type="dxa"/>
            <w:noWrap/>
            <w:hideMark/>
            <w:tcPrChange w:id="2185" w:author="Aishwarya Balan" w:date="2019-03-04T11:55:00Z">
              <w:tcPr>
                <w:tcW w:w="1272" w:type="dxa"/>
                <w:noWrap/>
                <w:hideMark/>
              </w:tcPr>
            </w:tcPrChange>
          </w:tcPr>
          <w:p w14:paraId="654A68E9" w14:textId="77777777" w:rsidR="00D34CA9" w:rsidRPr="003277C6" w:rsidRDefault="00D34CA9" w:rsidP="003A0E20">
            <w:pPr>
              <w:pStyle w:val="BodyText"/>
              <w:cnfStyle w:val="100000000000" w:firstRow="1" w:lastRow="0" w:firstColumn="0" w:lastColumn="0" w:oddVBand="0" w:evenVBand="0" w:oddHBand="0" w:evenHBand="0" w:firstRowFirstColumn="0" w:firstRowLastColumn="0" w:lastRowFirstColumn="0" w:lastRowLastColumn="0"/>
              <w:rPr>
                <w:noProof/>
                <w:sz w:val="18"/>
                <w:rPrChange w:id="2186" w:author="Aishwarya Balan" w:date="2019-03-04T11:52:00Z">
                  <w:rPr>
                    <w:noProof/>
                  </w:rPr>
                </w:rPrChange>
              </w:rPr>
            </w:pPr>
            <w:r w:rsidRPr="003277C6">
              <w:rPr>
                <w:noProof/>
                <w:sz w:val="18"/>
                <w:rPrChange w:id="2187" w:author="Aishwarya Balan" w:date="2019-03-04T11:52:00Z">
                  <w:rPr>
                    <w:noProof/>
                  </w:rPr>
                </w:rPrChange>
              </w:rPr>
              <w:t>Reference</w:t>
            </w:r>
          </w:p>
        </w:tc>
      </w:tr>
      <w:tr w:rsidR="00D34CA9" w:rsidRPr="003277C6" w14:paraId="6A5B58A6" w14:textId="77777777" w:rsidTr="00E973FB">
        <w:trPr>
          <w:cnfStyle w:val="000000100000" w:firstRow="0" w:lastRow="0" w:firstColumn="0" w:lastColumn="0" w:oddVBand="0" w:evenVBand="0" w:oddHBand="1" w:evenHBand="0" w:firstRowFirstColumn="0" w:firstRowLastColumn="0" w:lastRowFirstColumn="0" w:lastRowLastColumn="0"/>
          <w:trHeight w:val="287"/>
          <w:trPrChange w:id="2188" w:author="Gaurav Shah" w:date="2019-03-19T15:54:00Z">
            <w:trPr>
              <w:trHeight w:val="300"/>
            </w:trPr>
          </w:trPrChange>
        </w:trPr>
        <w:tc>
          <w:tcPr>
            <w:cnfStyle w:val="001000000000" w:firstRow="0" w:lastRow="0" w:firstColumn="1" w:lastColumn="0" w:oddVBand="0" w:evenVBand="0" w:oddHBand="0" w:evenHBand="0" w:firstRowFirstColumn="0" w:firstRowLastColumn="0" w:lastRowFirstColumn="0" w:lastRowLastColumn="0"/>
            <w:tcW w:w="0" w:type="dxa"/>
            <w:noWrap/>
            <w:hideMark/>
            <w:tcPrChange w:id="2189" w:author="Gaurav Shah" w:date="2019-03-19T15:54:00Z">
              <w:tcPr>
                <w:tcW w:w="1959" w:type="dxa"/>
                <w:gridSpan w:val="2"/>
                <w:noWrap/>
                <w:hideMark/>
              </w:tcPr>
            </w:tcPrChange>
          </w:tcPr>
          <w:p w14:paraId="2670E169" w14:textId="4C17B155" w:rsidR="00D34CA9" w:rsidRPr="003277C6" w:rsidRDefault="00D34CA9" w:rsidP="003A0E20">
            <w:pPr>
              <w:pStyle w:val="BodyText"/>
              <w:cnfStyle w:val="001000100000" w:firstRow="0" w:lastRow="0" w:firstColumn="1" w:lastColumn="0" w:oddVBand="0" w:evenVBand="0" w:oddHBand="1" w:evenHBand="0" w:firstRowFirstColumn="0" w:firstRowLastColumn="0" w:lastRowFirstColumn="0" w:lastRowLastColumn="0"/>
              <w:rPr>
                <w:noProof/>
                <w:sz w:val="18"/>
                <w:rPrChange w:id="2190" w:author="Aishwarya Balan" w:date="2019-03-04T11:52:00Z">
                  <w:rPr>
                    <w:noProof/>
                  </w:rPr>
                </w:rPrChange>
              </w:rPr>
            </w:pPr>
            <w:r w:rsidRPr="003277C6">
              <w:rPr>
                <w:noProof/>
                <w:sz w:val="18"/>
                <w:rPrChange w:id="2191" w:author="Aishwarya Balan" w:date="2019-03-04T11:52:00Z">
                  <w:rPr>
                    <w:noProof/>
                  </w:rPr>
                </w:rPrChange>
              </w:rPr>
              <w:t>First Metals</w:t>
            </w:r>
          </w:p>
        </w:tc>
        <w:tc>
          <w:tcPr>
            <w:tcW w:w="0" w:type="dxa"/>
            <w:noWrap/>
            <w:hideMark/>
            <w:tcPrChange w:id="2192" w:author="Gaurav Shah" w:date="2019-03-19T15:54:00Z">
              <w:tcPr>
                <w:tcW w:w="1802" w:type="dxa"/>
                <w:noWrap/>
                <w:hideMark/>
              </w:tcPr>
            </w:tcPrChange>
          </w:tcPr>
          <w:p w14:paraId="53844918" w14:textId="77777777" w:rsidR="00D34CA9" w:rsidRPr="003277C6" w:rsidRDefault="00D34CA9" w:rsidP="003A0E20">
            <w:pPr>
              <w:pStyle w:val="BodyText"/>
              <w:cnfStyle w:val="000000100000" w:firstRow="0" w:lastRow="0" w:firstColumn="0" w:lastColumn="0" w:oddVBand="0" w:evenVBand="0" w:oddHBand="1" w:evenHBand="0" w:firstRowFirstColumn="0" w:firstRowLastColumn="0" w:lastRowFirstColumn="0" w:lastRowLastColumn="0"/>
              <w:rPr>
                <w:noProof/>
                <w:sz w:val="18"/>
                <w:rPrChange w:id="2193" w:author="Aishwarya Balan" w:date="2019-03-04T11:52:00Z">
                  <w:rPr>
                    <w:noProof/>
                  </w:rPr>
                </w:rPrChange>
              </w:rPr>
            </w:pPr>
            <w:r w:rsidRPr="003277C6">
              <w:rPr>
                <w:noProof/>
                <w:sz w:val="18"/>
                <w:rPrChange w:id="2194" w:author="Aishwarya Balan" w:date="2019-03-04T11:52:00Z">
                  <w:rPr>
                    <w:noProof/>
                  </w:rPr>
                </w:rPrChange>
              </w:rPr>
              <w:t>First Africa Metals</w:t>
            </w:r>
          </w:p>
        </w:tc>
        <w:tc>
          <w:tcPr>
            <w:tcW w:w="0" w:type="dxa"/>
            <w:noWrap/>
            <w:hideMark/>
            <w:tcPrChange w:id="2195" w:author="Gaurav Shah" w:date="2019-03-19T15:54:00Z">
              <w:tcPr>
                <w:tcW w:w="1034" w:type="dxa"/>
                <w:noWrap/>
                <w:hideMark/>
              </w:tcPr>
            </w:tcPrChange>
          </w:tcPr>
          <w:p w14:paraId="14F4F04B" w14:textId="615EFB7E" w:rsidR="00D34CA9" w:rsidRPr="003277C6" w:rsidRDefault="00D34CA9" w:rsidP="003A0E20">
            <w:pPr>
              <w:pStyle w:val="BodyText"/>
              <w:cnfStyle w:val="000000100000" w:firstRow="0" w:lastRow="0" w:firstColumn="0" w:lastColumn="0" w:oddVBand="0" w:evenVBand="0" w:oddHBand="1" w:evenHBand="0" w:firstRowFirstColumn="0" w:firstRowLastColumn="0" w:lastRowFirstColumn="0" w:lastRowLastColumn="0"/>
              <w:rPr>
                <w:noProof/>
                <w:sz w:val="18"/>
                <w:rPrChange w:id="2196" w:author="Aishwarya Balan" w:date="2019-03-04T11:52:00Z">
                  <w:rPr>
                    <w:noProof/>
                  </w:rPr>
                </w:rPrChange>
              </w:rPr>
            </w:pPr>
            <w:r w:rsidRPr="003277C6">
              <w:rPr>
                <w:noProof/>
                <w:sz w:val="18"/>
                <w:rPrChange w:id="2197" w:author="Aishwarya Balan" w:date="2019-03-04T11:52:00Z">
                  <w:rPr>
                    <w:noProof/>
                  </w:rPr>
                </w:rPrChange>
              </w:rPr>
              <w:t>Active</w:t>
            </w:r>
          </w:p>
        </w:tc>
        <w:tc>
          <w:tcPr>
            <w:tcW w:w="0" w:type="dxa"/>
            <w:noWrap/>
            <w:hideMark/>
            <w:tcPrChange w:id="2198" w:author="Gaurav Shah" w:date="2019-03-19T15:54:00Z">
              <w:tcPr>
                <w:tcW w:w="1886" w:type="dxa"/>
                <w:noWrap/>
                <w:hideMark/>
              </w:tcPr>
            </w:tcPrChange>
          </w:tcPr>
          <w:p w14:paraId="13B3272B" w14:textId="77777777" w:rsidR="00D34CA9" w:rsidRPr="003277C6" w:rsidRDefault="00D34CA9" w:rsidP="003A0E20">
            <w:pPr>
              <w:pStyle w:val="BodyText"/>
              <w:cnfStyle w:val="000000100000" w:firstRow="0" w:lastRow="0" w:firstColumn="0" w:lastColumn="0" w:oddVBand="0" w:evenVBand="0" w:oddHBand="1" w:evenHBand="0" w:firstRowFirstColumn="0" w:firstRowLastColumn="0" w:lastRowFirstColumn="0" w:lastRowLastColumn="0"/>
              <w:rPr>
                <w:noProof/>
                <w:sz w:val="18"/>
                <w:rPrChange w:id="2199" w:author="Aishwarya Balan" w:date="2019-03-04T11:52:00Z">
                  <w:rPr>
                    <w:noProof/>
                  </w:rPr>
                </w:rPrChange>
              </w:rPr>
            </w:pPr>
            <w:r w:rsidRPr="003277C6">
              <w:rPr>
                <w:noProof/>
                <w:sz w:val="18"/>
                <w:rPrChange w:id="2200" w:author="Aishwarya Balan" w:date="2019-03-04T11:52:00Z">
                  <w:rPr>
                    <w:noProof/>
                  </w:rPr>
                </w:rPrChange>
              </w:rPr>
              <w:t>Active</w:t>
            </w:r>
          </w:p>
        </w:tc>
        <w:tc>
          <w:tcPr>
            <w:tcW w:w="0" w:type="dxa"/>
            <w:noWrap/>
            <w:hideMark/>
            <w:tcPrChange w:id="2201" w:author="Gaurav Shah" w:date="2019-03-19T15:54:00Z">
              <w:tcPr>
                <w:tcW w:w="1376" w:type="dxa"/>
                <w:noWrap/>
                <w:hideMark/>
              </w:tcPr>
            </w:tcPrChange>
          </w:tcPr>
          <w:p w14:paraId="5AF25FC1" w14:textId="77777777" w:rsidR="00D34CA9" w:rsidRPr="003277C6" w:rsidRDefault="00D34CA9" w:rsidP="003A0E20">
            <w:pPr>
              <w:pStyle w:val="BodyText"/>
              <w:cnfStyle w:val="000000100000" w:firstRow="0" w:lastRow="0" w:firstColumn="0" w:lastColumn="0" w:oddVBand="0" w:evenVBand="0" w:oddHBand="1" w:evenHBand="0" w:firstRowFirstColumn="0" w:firstRowLastColumn="0" w:lastRowFirstColumn="0" w:lastRowLastColumn="0"/>
              <w:rPr>
                <w:noProof/>
                <w:sz w:val="18"/>
                <w:rPrChange w:id="2202" w:author="Aishwarya Balan" w:date="2019-03-04T11:52:00Z">
                  <w:rPr>
                    <w:noProof/>
                  </w:rPr>
                </w:rPrChange>
              </w:rPr>
            </w:pPr>
            <w:r w:rsidRPr="003277C6">
              <w:rPr>
                <w:noProof/>
                <w:sz w:val="18"/>
                <w:rPrChange w:id="2203" w:author="Aishwarya Balan" w:date="2019-03-04T11:52:00Z">
                  <w:rPr>
                    <w:noProof/>
                  </w:rPr>
                </w:rPrChange>
              </w:rPr>
              <w:t> </w:t>
            </w:r>
          </w:p>
        </w:tc>
        <w:tc>
          <w:tcPr>
            <w:tcW w:w="0" w:type="dxa"/>
            <w:noWrap/>
            <w:hideMark/>
            <w:tcPrChange w:id="2204" w:author="Gaurav Shah" w:date="2019-03-19T15:54:00Z">
              <w:tcPr>
                <w:tcW w:w="1272" w:type="dxa"/>
                <w:noWrap/>
                <w:hideMark/>
              </w:tcPr>
            </w:tcPrChange>
          </w:tcPr>
          <w:p w14:paraId="1F5065BA" w14:textId="77777777" w:rsidR="00D34CA9" w:rsidRPr="003277C6" w:rsidRDefault="00D34CA9" w:rsidP="003A0E20">
            <w:pPr>
              <w:pStyle w:val="BodyText"/>
              <w:cnfStyle w:val="000000100000" w:firstRow="0" w:lastRow="0" w:firstColumn="0" w:lastColumn="0" w:oddVBand="0" w:evenVBand="0" w:oddHBand="1" w:evenHBand="0" w:firstRowFirstColumn="0" w:firstRowLastColumn="0" w:lastRowFirstColumn="0" w:lastRowLastColumn="0"/>
              <w:rPr>
                <w:noProof/>
                <w:sz w:val="18"/>
                <w:rPrChange w:id="2205" w:author="Aishwarya Balan" w:date="2019-03-04T11:52:00Z">
                  <w:rPr>
                    <w:noProof/>
                  </w:rPr>
                </w:rPrChange>
              </w:rPr>
            </w:pPr>
            <w:r w:rsidRPr="003277C6">
              <w:rPr>
                <w:noProof/>
                <w:sz w:val="18"/>
                <w:rPrChange w:id="2206" w:author="Aishwarya Balan" w:date="2019-03-04T11:52:00Z">
                  <w:rPr>
                    <w:noProof/>
                  </w:rPr>
                </w:rPrChange>
              </w:rPr>
              <w:t> </w:t>
            </w:r>
          </w:p>
        </w:tc>
      </w:tr>
      <w:tr w:rsidR="00D34CA9" w:rsidRPr="003277C6" w14:paraId="51461830" w14:textId="77777777" w:rsidTr="00D34CA9">
        <w:trPr>
          <w:trHeight w:val="300"/>
          <w:trPrChange w:id="2207" w:author="Aishwarya Balan" w:date="2019-03-04T11:55:00Z">
            <w:trPr>
              <w:trHeight w:val="300"/>
            </w:trPr>
          </w:trPrChange>
        </w:trPr>
        <w:tc>
          <w:tcPr>
            <w:cnfStyle w:val="001000000000" w:firstRow="0" w:lastRow="0" w:firstColumn="1" w:lastColumn="0" w:oddVBand="0" w:evenVBand="0" w:oddHBand="0" w:evenHBand="0" w:firstRowFirstColumn="0" w:firstRowLastColumn="0" w:lastRowFirstColumn="0" w:lastRowLastColumn="0"/>
            <w:tcW w:w="0" w:type="dxa"/>
            <w:noWrap/>
            <w:hideMark/>
            <w:tcPrChange w:id="2208" w:author="Aishwarya Balan" w:date="2019-03-04T11:55:00Z">
              <w:tcPr>
                <w:tcW w:w="1959" w:type="dxa"/>
                <w:gridSpan w:val="2"/>
                <w:noWrap/>
                <w:hideMark/>
              </w:tcPr>
            </w:tcPrChange>
          </w:tcPr>
          <w:p w14:paraId="4D64CE77" w14:textId="0A77C199" w:rsidR="00D34CA9" w:rsidRPr="003277C6" w:rsidRDefault="00D34CA9" w:rsidP="003A0E20">
            <w:pPr>
              <w:pStyle w:val="BodyText"/>
              <w:rPr>
                <w:noProof/>
                <w:sz w:val="18"/>
                <w:rPrChange w:id="2209" w:author="Aishwarya Balan" w:date="2019-03-04T11:52:00Z">
                  <w:rPr>
                    <w:noProof/>
                  </w:rPr>
                </w:rPrChange>
              </w:rPr>
            </w:pPr>
            <w:r w:rsidRPr="003277C6">
              <w:rPr>
                <w:noProof/>
                <w:sz w:val="18"/>
                <w:rPrChange w:id="2210" w:author="Aishwarya Balan" w:date="2019-03-04T11:52:00Z">
                  <w:rPr>
                    <w:noProof/>
                  </w:rPr>
                </w:rPrChange>
              </w:rPr>
              <w:t>First Metals</w:t>
            </w:r>
          </w:p>
        </w:tc>
        <w:tc>
          <w:tcPr>
            <w:tcW w:w="0" w:type="dxa"/>
            <w:noWrap/>
            <w:hideMark/>
            <w:tcPrChange w:id="2211" w:author="Aishwarya Balan" w:date="2019-03-04T11:55:00Z">
              <w:tcPr>
                <w:tcW w:w="1802" w:type="dxa"/>
                <w:noWrap/>
                <w:hideMark/>
              </w:tcPr>
            </w:tcPrChange>
          </w:tcPr>
          <w:p w14:paraId="2F51963B" w14:textId="77777777" w:rsidR="00D34CA9" w:rsidRPr="003277C6" w:rsidRDefault="00D34CA9" w:rsidP="003A0E20">
            <w:pPr>
              <w:pStyle w:val="BodyText"/>
              <w:cnfStyle w:val="000000000000" w:firstRow="0" w:lastRow="0" w:firstColumn="0" w:lastColumn="0" w:oddVBand="0" w:evenVBand="0" w:oddHBand="0" w:evenHBand="0" w:firstRowFirstColumn="0" w:firstRowLastColumn="0" w:lastRowFirstColumn="0" w:lastRowLastColumn="0"/>
              <w:rPr>
                <w:noProof/>
                <w:sz w:val="18"/>
                <w:rPrChange w:id="2212" w:author="Aishwarya Balan" w:date="2019-03-04T11:52:00Z">
                  <w:rPr>
                    <w:noProof/>
                  </w:rPr>
                </w:rPrChange>
              </w:rPr>
            </w:pPr>
            <w:r w:rsidRPr="003277C6">
              <w:rPr>
                <w:noProof/>
                <w:sz w:val="18"/>
                <w:rPrChange w:id="2213" w:author="Aishwarya Balan" w:date="2019-03-04T11:52:00Z">
                  <w:rPr>
                    <w:noProof/>
                  </w:rPr>
                </w:rPrChange>
              </w:rPr>
              <w:t>SEZ New Metals</w:t>
            </w:r>
          </w:p>
        </w:tc>
        <w:tc>
          <w:tcPr>
            <w:tcW w:w="0" w:type="dxa"/>
            <w:noWrap/>
            <w:hideMark/>
            <w:tcPrChange w:id="2214" w:author="Aishwarya Balan" w:date="2019-03-04T11:55:00Z">
              <w:tcPr>
                <w:tcW w:w="1034" w:type="dxa"/>
                <w:noWrap/>
                <w:hideMark/>
              </w:tcPr>
            </w:tcPrChange>
          </w:tcPr>
          <w:p w14:paraId="67FD1798" w14:textId="05C7BE42" w:rsidR="00D34CA9" w:rsidRPr="003277C6" w:rsidRDefault="00D34CA9" w:rsidP="003A0E20">
            <w:pPr>
              <w:pStyle w:val="BodyText"/>
              <w:cnfStyle w:val="000000000000" w:firstRow="0" w:lastRow="0" w:firstColumn="0" w:lastColumn="0" w:oddVBand="0" w:evenVBand="0" w:oddHBand="0" w:evenHBand="0" w:firstRowFirstColumn="0" w:firstRowLastColumn="0" w:lastRowFirstColumn="0" w:lastRowLastColumn="0"/>
              <w:rPr>
                <w:noProof/>
                <w:sz w:val="18"/>
                <w:rPrChange w:id="2215" w:author="Aishwarya Balan" w:date="2019-03-04T11:52:00Z">
                  <w:rPr>
                    <w:noProof/>
                  </w:rPr>
                </w:rPrChange>
              </w:rPr>
            </w:pPr>
            <w:r w:rsidRPr="003277C6">
              <w:rPr>
                <w:noProof/>
                <w:sz w:val="18"/>
                <w:rPrChange w:id="2216" w:author="Aishwarya Balan" w:date="2019-03-04T11:52:00Z">
                  <w:rPr>
                    <w:noProof/>
                  </w:rPr>
                </w:rPrChange>
              </w:rPr>
              <w:t>Active</w:t>
            </w:r>
          </w:p>
        </w:tc>
        <w:tc>
          <w:tcPr>
            <w:tcW w:w="0" w:type="dxa"/>
            <w:noWrap/>
            <w:hideMark/>
            <w:tcPrChange w:id="2217" w:author="Aishwarya Balan" w:date="2019-03-04T11:55:00Z">
              <w:tcPr>
                <w:tcW w:w="1886" w:type="dxa"/>
                <w:noWrap/>
                <w:hideMark/>
              </w:tcPr>
            </w:tcPrChange>
          </w:tcPr>
          <w:p w14:paraId="737F0AF7" w14:textId="77777777" w:rsidR="00D34CA9" w:rsidRPr="003277C6" w:rsidRDefault="00D34CA9" w:rsidP="003A0E20">
            <w:pPr>
              <w:pStyle w:val="BodyText"/>
              <w:cnfStyle w:val="000000000000" w:firstRow="0" w:lastRow="0" w:firstColumn="0" w:lastColumn="0" w:oddVBand="0" w:evenVBand="0" w:oddHBand="0" w:evenHBand="0" w:firstRowFirstColumn="0" w:firstRowLastColumn="0" w:lastRowFirstColumn="0" w:lastRowLastColumn="0"/>
              <w:rPr>
                <w:noProof/>
                <w:sz w:val="18"/>
                <w:rPrChange w:id="2218" w:author="Aishwarya Balan" w:date="2019-03-04T11:52:00Z">
                  <w:rPr>
                    <w:noProof/>
                  </w:rPr>
                </w:rPrChange>
              </w:rPr>
            </w:pPr>
            <w:r w:rsidRPr="003277C6">
              <w:rPr>
                <w:noProof/>
                <w:sz w:val="18"/>
                <w:rPrChange w:id="2219" w:author="Aishwarya Balan" w:date="2019-03-04T11:52:00Z">
                  <w:rPr>
                    <w:noProof/>
                  </w:rPr>
                </w:rPrChange>
              </w:rPr>
              <w:t>Automatic Suspension</w:t>
            </w:r>
          </w:p>
        </w:tc>
        <w:tc>
          <w:tcPr>
            <w:tcW w:w="0" w:type="dxa"/>
            <w:noWrap/>
            <w:hideMark/>
            <w:tcPrChange w:id="2220" w:author="Aishwarya Balan" w:date="2019-03-04T11:55:00Z">
              <w:tcPr>
                <w:tcW w:w="1376" w:type="dxa"/>
                <w:noWrap/>
                <w:hideMark/>
              </w:tcPr>
            </w:tcPrChange>
          </w:tcPr>
          <w:p w14:paraId="6BD4A362" w14:textId="77777777" w:rsidR="00D34CA9" w:rsidRPr="003277C6" w:rsidRDefault="00D34CA9" w:rsidP="003A0E20">
            <w:pPr>
              <w:pStyle w:val="BodyText"/>
              <w:cnfStyle w:val="000000000000" w:firstRow="0" w:lastRow="0" w:firstColumn="0" w:lastColumn="0" w:oddVBand="0" w:evenVBand="0" w:oddHBand="0" w:evenHBand="0" w:firstRowFirstColumn="0" w:firstRowLastColumn="0" w:lastRowFirstColumn="0" w:lastRowLastColumn="0"/>
              <w:rPr>
                <w:noProof/>
                <w:sz w:val="18"/>
                <w:rPrChange w:id="2221" w:author="Aishwarya Balan" w:date="2019-03-04T11:52:00Z">
                  <w:rPr>
                    <w:noProof/>
                  </w:rPr>
                </w:rPrChange>
              </w:rPr>
            </w:pPr>
            <w:r w:rsidRPr="003277C6">
              <w:rPr>
                <w:noProof/>
                <w:sz w:val="18"/>
                <w:rPrChange w:id="2222" w:author="Aishwarya Balan" w:date="2019-03-04T11:52:00Z">
                  <w:rPr>
                    <w:noProof/>
                  </w:rPr>
                </w:rPrChange>
              </w:rPr>
              <w:t>25-Jul-19</w:t>
            </w:r>
          </w:p>
        </w:tc>
        <w:tc>
          <w:tcPr>
            <w:tcW w:w="0" w:type="dxa"/>
            <w:noWrap/>
            <w:hideMark/>
            <w:tcPrChange w:id="2223" w:author="Aishwarya Balan" w:date="2019-03-04T11:55:00Z">
              <w:tcPr>
                <w:tcW w:w="1272" w:type="dxa"/>
                <w:noWrap/>
                <w:hideMark/>
              </w:tcPr>
            </w:tcPrChange>
          </w:tcPr>
          <w:p w14:paraId="578CD7F8" w14:textId="77777777" w:rsidR="00D34CA9" w:rsidRPr="003277C6" w:rsidRDefault="00D34CA9" w:rsidP="003A0E20">
            <w:pPr>
              <w:pStyle w:val="BodyText"/>
              <w:cnfStyle w:val="000000000000" w:firstRow="0" w:lastRow="0" w:firstColumn="0" w:lastColumn="0" w:oddVBand="0" w:evenVBand="0" w:oddHBand="0" w:evenHBand="0" w:firstRowFirstColumn="0" w:firstRowLastColumn="0" w:lastRowFirstColumn="0" w:lastRowLastColumn="0"/>
              <w:rPr>
                <w:i/>
                <w:iCs/>
                <w:noProof/>
                <w:sz w:val="18"/>
                <w:rPrChange w:id="2224" w:author="Aishwarya Balan" w:date="2019-03-04T11:52:00Z">
                  <w:rPr>
                    <w:i/>
                    <w:iCs/>
                    <w:noProof/>
                  </w:rPr>
                </w:rPrChange>
              </w:rPr>
            </w:pPr>
            <w:r w:rsidRPr="003277C6">
              <w:rPr>
                <w:i/>
                <w:iCs/>
                <w:noProof/>
                <w:sz w:val="18"/>
                <w:rPrChange w:id="2225" w:author="Aishwarya Balan" w:date="2019-03-04T11:52:00Z">
                  <w:rPr>
                    <w:i/>
                    <w:iCs/>
                    <w:noProof/>
                  </w:rPr>
                </w:rPrChange>
              </w:rPr>
              <w:t>CFO -REF-32</w:t>
            </w:r>
          </w:p>
        </w:tc>
      </w:tr>
      <w:tr w:rsidR="00D34CA9" w:rsidRPr="003277C6" w14:paraId="0339ACF0" w14:textId="77777777" w:rsidTr="00D34CA9">
        <w:trPr>
          <w:cnfStyle w:val="000000100000" w:firstRow="0" w:lastRow="0" w:firstColumn="0" w:lastColumn="0" w:oddVBand="0" w:evenVBand="0" w:oddHBand="1" w:evenHBand="0" w:firstRowFirstColumn="0" w:firstRowLastColumn="0" w:lastRowFirstColumn="0" w:lastRowLastColumn="0"/>
          <w:trHeight w:val="300"/>
          <w:trPrChange w:id="2226" w:author="Aishwarya Balan" w:date="2019-03-04T11:55:00Z">
            <w:trPr>
              <w:trHeight w:val="300"/>
            </w:trPr>
          </w:trPrChange>
        </w:trPr>
        <w:tc>
          <w:tcPr>
            <w:cnfStyle w:val="001000000000" w:firstRow="0" w:lastRow="0" w:firstColumn="1" w:lastColumn="0" w:oddVBand="0" w:evenVBand="0" w:oddHBand="0" w:evenHBand="0" w:firstRowFirstColumn="0" w:firstRowLastColumn="0" w:lastRowFirstColumn="0" w:lastRowLastColumn="0"/>
            <w:tcW w:w="0" w:type="dxa"/>
            <w:noWrap/>
            <w:hideMark/>
            <w:tcPrChange w:id="2227" w:author="Aishwarya Balan" w:date="2019-03-04T11:55:00Z">
              <w:tcPr>
                <w:tcW w:w="1959" w:type="dxa"/>
                <w:gridSpan w:val="2"/>
                <w:noWrap/>
                <w:hideMark/>
              </w:tcPr>
            </w:tcPrChange>
          </w:tcPr>
          <w:p w14:paraId="091AD424" w14:textId="61A0B4AA" w:rsidR="00D34CA9" w:rsidRPr="003277C6" w:rsidRDefault="00D34CA9" w:rsidP="003A0E20">
            <w:pPr>
              <w:pStyle w:val="BodyText"/>
              <w:cnfStyle w:val="001000100000" w:firstRow="0" w:lastRow="0" w:firstColumn="1" w:lastColumn="0" w:oddVBand="0" w:evenVBand="0" w:oddHBand="1" w:evenHBand="0" w:firstRowFirstColumn="0" w:firstRowLastColumn="0" w:lastRowFirstColumn="0" w:lastRowLastColumn="0"/>
              <w:rPr>
                <w:noProof/>
                <w:sz w:val="18"/>
                <w:rPrChange w:id="2228" w:author="Aishwarya Balan" w:date="2019-03-04T11:52:00Z">
                  <w:rPr>
                    <w:noProof/>
                  </w:rPr>
                </w:rPrChange>
              </w:rPr>
            </w:pPr>
            <w:r w:rsidRPr="003277C6">
              <w:rPr>
                <w:noProof/>
                <w:sz w:val="18"/>
                <w:rPrChange w:id="2229" w:author="Aishwarya Balan" w:date="2019-03-04T11:52:00Z">
                  <w:rPr>
                    <w:noProof/>
                  </w:rPr>
                </w:rPrChange>
              </w:rPr>
              <w:t>ANZ Metals</w:t>
            </w:r>
          </w:p>
        </w:tc>
        <w:tc>
          <w:tcPr>
            <w:tcW w:w="0" w:type="dxa"/>
            <w:noWrap/>
            <w:hideMark/>
            <w:tcPrChange w:id="2230" w:author="Aishwarya Balan" w:date="2019-03-04T11:55:00Z">
              <w:tcPr>
                <w:tcW w:w="1802" w:type="dxa"/>
                <w:noWrap/>
                <w:hideMark/>
              </w:tcPr>
            </w:tcPrChange>
          </w:tcPr>
          <w:p w14:paraId="65490F5D" w14:textId="77777777" w:rsidR="00D34CA9" w:rsidRPr="003277C6" w:rsidRDefault="00D34CA9" w:rsidP="003A0E20">
            <w:pPr>
              <w:pStyle w:val="BodyText"/>
              <w:cnfStyle w:val="000000100000" w:firstRow="0" w:lastRow="0" w:firstColumn="0" w:lastColumn="0" w:oddVBand="0" w:evenVBand="0" w:oddHBand="1" w:evenHBand="0" w:firstRowFirstColumn="0" w:firstRowLastColumn="0" w:lastRowFirstColumn="0" w:lastRowLastColumn="0"/>
              <w:rPr>
                <w:noProof/>
                <w:sz w:val="18"/>
                <w:rPrChange w:id="2231" w:author="Aishwarya Balan" w:date="2019-03-04T11:52:00Z">
                  <w:rPr>
                    <w:noProof/>
                  </w:rPr>
                </w:rPrChange>
              </w:rPr>
            </w:pPr>
            <w:r w:rsidRPr="003277C6">
              <w:rPr>
                <w:noProof/>
                <w:sz w:val="18"/>
                <w:rPrChange w:id="2232" w:author="Aishwarya Balan" w:date="2019-03-04T11:52:00Z">
                  <w:rPr>
                    <w:noProof/>
                  </w:rPr>
                </w:rPrChange>
              </w:rPr>
              <w:t>ANZ Metals</w:t>
            </w:r>
          </w:p>
        </w:tc>
        <w:tc>
          <w:tcPr>
            <w:tcW w:w="0" w:type="dxa"/>
            <w:noWrap/>
            <w:hideMark/>
            <w:tcPrChange w:id="2233" w:author="Aishwarya Balan" w:date="2019-03-04T11:55:00Z">
              <w:tcPr>
                <w:tcW w:w="1034" w:type="dxa"/>
                <w:noWrap/>
                <w:hideMark/>
              </w:tcPr>
            </w:tcPrChange>
          </w:tcPr>
          <w:p w14:paraId="3EDF5C05" w14:textId="11E26547" w:rsidR="00D34CA9" w:rsidRPr="003277C6" w:rsidRDefault="00D34CA9" w:rsidP="003A0E20">
            <w:pPr>
              <w:pStyle w:val="BodyText"/>
              <w:cnfStyle w:val="000000100000" w:firstRow="0" w:lastRow="0" w:firstColumn="0" w:lastColumn="0" w:oddVBand="0" w:evenVBand="0" w:oddHBand="1" w:evenHBand="0" w:firstRowFirstColumn="0" w:firstRowLastColumn="0" w:lastRowFirstColumn="0" w:lastRowLastColumn="0"/>
              <w:rPr>
                <w:noProof/>
                <w:sz w:val="18"/>
                <w:rPrChange w:id="2234" w:author="Aishwarya Balan" w:date="2019-03-04T11:52:00Z">
                  <w:rPr>
                    <w:noProof/>
                  </w:rPr>
                </w:rPrChange>
              </w:rPr>
            </w:pPr>
            <w:r w:rsidRPr="003277C6">
              <w:rPr>
                <w:noProof/>
                <w:sz w:val="18"/>
                <w:rPrChange w:id="2235" w:author="Aishwarya Balan" w:date="2019-03-04T11:52:00Z">
                  <w:rPr>
                    <w:noProof/>
                  </w:rPr>
                </w:rPrChange>
              </w:rPr>
              <w:t>Active</w:t>
            </w:r>
          </w:p>
        </w:tc>
        <w:tc>
          <w:tcPr>
            <w:tcW w:w="0" w:type="dxa"/>
            <w:noWrap/>
            <w:hideMark/>
            <w:tcPrChange w:id="2236" w:author="Aishwarya Balan" w:date="2019-03-04T11:55:00Z">
              <w:tcPr>
                <w:tcW w:w="1886" w:type="dxa"/>
                <w:noWrap/>
                <w:hideMark/>
              </w:tcPr>
            </w:tcPrChange>
          </w:tcPr>
          <w:p w14:paraId="19DA019D" w14:textId="77777777" w:rsidR="00D34CA9" w:rsidRPr="003277C6" w:rsidRDefault="00D34CA9" w:rsidP="003A0E20">
            <w:pPr>
              <w:pStyle w:val="BodyText"/>
              <w:cnfStyle w:val="000000100000" w:firstRow="0" w:lastRow="0" w:firstColumn="0" w:lastColumn="0" w:oddVBand="0" w:evenVBand="0" w:oddHBand="1" w:evenHBand="0" w:firstRowFirstColumn="0" w:firstRowLastColumn="0" w:lastRowFirstColumn="0" w:lastRowLastColumn="0"/>
              <w:rPr>
                <w:noProof/>
                <w:sz w:val="18"/>
                <w:rPrChange w:id="2237" w:author="Aishwarya Balan" w:date="2019-03-04T11:52:00Z">
                  <w:rPr>
                    <w:noProof/>
                  </w:rPr>
                </w:rPrChange>
              </w:rPr>
            </w:pPr>
            <w:r w:rsidRPr="003277C6">
              <w:rPr>
                <w:noProof/>
                <w:sz w:val="18"/>
                <w:rPrChange w:id="2238" w:author="Aishwarya Balan" w:date="2019-03-04T11:52:00Z">
                  <w:rPr>
                    <w:noProof/>
                  </w:rPr>
                </w:rPrChange>
              </w:rPr>
              <w:t>Active</w:t>
            </w:r>
          </w:p>
        </w:tc>
        <w:tc>
          <w:tcPr>
            <w:tcW w:w="0" w:type="dxa"/>
            <w:noWrap/>
            <w:hideMark/>
            <w:tcPrChange w:id="2239" w:author="Aishwarya Balan" w:date="2019-03-04T11:55:00Z">
              <w:tcPr>
                <w:tcW w:w="1376" w:type="dxa"/>
                <w:noWrap/>
                <w:hideMark/>
              </w:tcPr>
            </w:tcPrChange>
          </w:tcPr>
          <w:p w14:paraId="5B7C96AF" w14:textId="77777777" w:rsidR="00D34CA9" w:rsidRPr="003277C6" w:rsidRDefault="00D34CA9" w:rsidP="003A0E20">
            <w:pPr>
              <w:pStyle w:val="BodyText"/>
              <w:cnfStyle w:val="000000100000" w:firstRow="0" w:lastRow="0" w:firstColumn="0" w:lastColumn="0" w:oddVBand="0" w:evenVBand="0" w:oddHBand="1" w:evenHBand="0" w:firstRowFirstColumn="0" w:firstRowLastColumn="0" w:lastRowFirstColumn="0" w:lastRowLastColumn="0"/>
              <w:rPr>
                <w:noProof/>
                <w:sz w:val="18"/>
                <w:rPrChange w:id="2240" w:author="Aishwarya Balan" w:date="2019-03-04T11:52:00Z">
                  <w:rPr>
                    <w:noProof/>
                  </w:rPr>
                </w:rPrChange>
              </w:rPr>
            </w:pPr>
            <w:r w:rsidRPr="003277C6">
              <w:rPr>
                <w:noProof/>
                <w:sz w:val="18"/>
                <w:rPrChange w:id="2241" w:author="Aishwarya Balan" w:date="2019-03-04T11:52:00Z">
                  <w:rPr>
                    <w:noProof/>
                  </w:rPr>
                </w:rPrChange>
              </w:rPr>
              <w:t> </w:t>
            </w:r>
          </w:p>
        </w:tc>
        <w:tc>
          <w:tcPr>
            <w:tcW w:w="0" w:type="dxa"/>
            <w:noWrap/>
            <w:hideMark/>
            <w:tcPrChange w:id="2242" w:author="Aishwarya Balan" w:date="2019-03-04T11:55:00Z">
              <w:tcPr>
                <w:tcW w:w="1272" w:type="dxa"/>
                <w:noWrap/>
                <w:hideMark/>
              </w:tcPr>
            </w:tcPrChange>
          </w:tcPr>
          <w:p w14:paraId="55ADAFAF" w14:textId="77777777" w:rsidR="00D34CA9" w:rsidRPr="003277C6" w:rsidRDefault="00D34CA9" w:rsidP="003A0E20">
            <w:pPr>
              <w:pStyle w:val="BodyText"/>
              <w:cnfStyle w:val="000000100000" w:firstRow="0" w:lastRow="0" w:firstColumn="0" w:lastColumn="0" w:oddVBand="0" w:evenVBand="0" w:oddHBand="1" w:evenHBand="0" w:firstRowFirstColumn="0" w:firstRowLastColumn="0" w:lastRowFirstColumn="0" w:lastRowLastColumn="0"/>
              <w:rPr>
                <w:noProof/>
                <w:sz w:val="18"/>
                <w:rPrChange w:id="2243" w:author="Aishwarya Balan" w:date="2019-03-04T11:52:00Z">
                  <w:rPr>
                    <w:noProof/>
                  </w:rPr>
                </w:rPrChange>
              </w:rPr>
            </w:pPr>
            <w:r w:rsidRPr="003277C6">
              <w:rPr>
                <w:noProof/>
                <w:sz w:val="18"/>
                <w:rPrChange w:id="2244" w:author="Aishwarya Balan" w:date="2019-03-04T11:52:00Z">
                  <w:rPr>
                    <w:noProof/>
                  </w:rPr>
                </w:rPrChange>
              </w:rPr>
              <w:t> </w:t>
            </w:r>
          </w:p>
        </w:tc>
      </w:tr>
      <w:tr w:rsidR="00D34CA9" w:rsidRPr="003277C6" w14:paraId="0C3B94B2" w14:textId="77777777" w:rsidTr="00D34CA9">
        <w:trPr>
          <w:trHeight w:val="300"/>
          <w:trPrChange w:id="2245" w:author="Aishwarya Balan" w:date="2019-03-04T11:55:00Z">
            <w:trPr>
              <w:trHeight w:val="300"/>
            </w:trPr>
          </w:trPrChange>
        </w:trPr>
        <w:tc>
          <w:tcPr>
            <w:cnfStyle w:val="001000000000" w:firstRow="0" w:lastRow="0" w:firstColumn="1" w:lastColumn="0" w:oddVBand="0" w:evenVBand="0" w:oddHBand="0" w:evenHBand="0" w:firstRowFirstColumn="0" w:firstRowLastColumn="0" w:lastRowFirstColumn="0" w:lastRowLastColumn="0"/>
            <w:tcW w:w="0" w:type="dxa"/>
            <w:noWrap/>
            <w:hideMark/>
            <w:tcPrChange w:id="2246" w:author="Aishwarya Balan" w:date="2019-03-04T11:55:00Z">
              <w:tcPr>
                <w:tcW w:w="1959" w:type="dxa"/>
                <w:gridSpan w:val="2"/>
                <w:noWrap/>
                <w:hideMark/>
              </w:tcPr>
            </w:tcPrChange>
          </w:tcPr>
          <w:p w14:paraId="56AC16ED" w14:textId="40259DBF" w:rsidR="00D34CA9" w:rsidRPr="003277C6" w:rsidRDefault="00D34CA9" w:rsidP="003A0E20">
            <w:pPr>
              <w:pStyle w:val="BodyText"/>
              <w:rPr>
                <w:noProof/>
                <w:sz w:val="18"/>
                <w:rPrChange w:id="2247" w:author="Aishwarya Balan" w:date="2019-03-04T11:52:00Z">
                  <w:rPr>
                    <w:noProof/>
                  </w:rPr>
                </w:rPrChange>
              </w:rPr>
            </w:pPr>
            <w:r w:rsidRPr="003277C6">
              <w:rPr>
                <w:noProof/>
                <w:sz w:val="18"/>
                <w:rPrChange w:id="2248" w:author="Aishwarya Balan" w:date="2019-03-04T11:52:00Z">
                  <w:rPr>
                    <w:noProof/>
                  </w:rPr>
                </w:rPrChange>
              </w:rPr>
              <w:t>Tera Group</w:t>
            </w:r>
          </w:p>
        </w:tc>
        <w:tc>
          <w:tcPr>
            <w:tcW w:w="0" w:type="dxa"/>
            <w:noWrap/>
            <w:hideMark/>
            <w:tcPrChange w:id="2249" w:author="Aishwarya Balan" w:date="2019-03-04T11:55:00Z">
              <w:tcPr>
                <w:tcW w:w="1802" w:type="dxa"/>
                <w:noWrap/>
                <w:hideMark/>
              </w:tcPr>
            </w:tcPrChange>
          </w:tcPr>
          <w:p w14:paraId="22F87498" w14:textId="77777777" w:rsidR="00D34CA9" w:rsidRPr="003277C6" w:rsidRDefault="00D34CA9" w:rsidP="003A0E20">
            <w:pPr>
              <w:pStyle w:val="BodyText"/>
              <w:cnfStyle w:val="000000000000" w:firstRow="0" w:lastRow="0" w:firstColumn="0" w:lastColumn="0" w:oddVBand="0" w:evenVBand="0" w:oddHBand="0" w:evenHBand="0" w:firstRowFirstColumn="0" w:firstRowLastColumn="0" w:lastRowFirstColumn="0" w:lastRowLastColumn="0"/>
              <w:rPr>
                <w:noProof/>
                <w:sz w:val="18"/>
                <w:rPrChange w:id="2250" w:author="Aishwarya Balan" w:date="2019-03-04T11:52:00Z">
                  <w:rPr>
                    <w:noProof/>
                  </w:rPr>
                </w:rPrChange>
              </w:rPr>
            </w:pPr>
            <w:r w:rsidRPr="003277C6">
              <w:rPr>
                <w:noProof/>
                <w:sz w:val="18"/>
                <w:rPrChange w:id="2251" w:author="Aishwarya Balan" w:date="2019-03-04T11:52:00Z">
                  <w:rPr>
                    <w:noProof/>
                  </w:rPr>
                </w:rPrChange>
              </w:rPr>
              <w:t>Tera Checmicals (Africa)</w:t>
            </w:r>
          </w:p>
        </w:tc>
        <w:tc>
          <w:tcPr>
            <w:tcW w:w="0" w:type="dxa"/>
            <w:noWrap/>
            <w:hideMark/>
            <w:tcPrChange w:id="2252" w:author="Aishwarya Balan" w:date="2019-03-04T11:55:00Z">
              <w:tcPr>
                <w:tcW w:w="1034" w:type="dxa"/>
                <w:noWrap/>
                <w:hideMark/>
              </w:tcPr>
            </w:tcPrChange>
          </w:tcPr>
          <w:p w14:paraId="309DA451" w14:textId="7651F3C4" w:rsidR="00D34CA9" w:rsidRPr="003277C6" w:rsidRDefault="00D34CA9" w:rsidP="003A0E20">
            <w:pPr>
              <w:pStyle w:val="BodyText"/>
              <w:cnfStyle w:val="000000000000" w:firstRow="0" w:lastRow="0" w:firstColumn="0" w:lastColumn="0" w:oddVBand="0" w:evenVBand="0" w:oddHBand="0" w:evenHBand="0" w:firstRowFirstColumn="0" w:firstRowLastColumn="0" w:lastRowFirstColumn="0" w:lastRowLastColumn="0"/>
              <w:rPr>
                <w:noProof/>
                <w:sz w:val="18"/>
                <w:rPrChange w:id="2253" w:author="Aishwarya Balan" w:date="2019-03-04T11:52:00Z">
                  <w:rPr>
                    <w:noProof/>
                  </w:rPr>
                </w:rPrChange>
              </w:rPr>
            </w:pPr>
            <w:r w:rsidRPr="003277C6">
              <w:rPr>
                <w:noProof/>
                <w:sz w:val="18"/>
                <w:rPrChange w:id="2254" w:author="Aishwarya Balan" w:date="2019-03-04T11:52:00Z">
                  <w:rPr>
                    <w:noProof/>
                  </w:rPr>
                </w:rPrChange>
              </w:rPr>
              <w:t>Active</w:t>
            </w:r>
          </w:p>
        </w:tc>
        <w:tc>
          <w:tcPr>
            <w:tcW w:w="0" w:type="dxa"/>
            <w:noWrap/>
            <w:hideMark/>
            <w:tcPrChange w:id="2255" w:author="Aishwarya Balan" w:date="2019-03-04T11:55:00Z">
              <w:tcPr>
                <w:tcW w:w="1886" w:type="dxa"/>
                <w:noWrap/>
                <w:hideMark/>
              </w:tcPr>
            </w:tcPrChange>
          </w:tcPr>
          <w:p w14:paraId="2AB57AA3" w14:textId="77777777" w:rsidR="00D34CA9" w:rsidRPr="003277C6" w:rsidRDefault="00D34CA9" w:rsidP="003A0E20">
            <w:pPr>
              <w:pStyle w:val="BodyText"/>
              <w:cnfStyle w:val="000000000000" w:firstRow="0" w:lastRow="0" w:firstColumn="0" w:lastColumn="0" w:oddVBand="0" w:evenVBand="0" w:oddHBand="0" w:evenHBand="0" w:firstRowFirstColumn="0" w:firstRowLastColumn="0" w:lastRowFirstColumn="0" w:lastRowLastColumn="0"/>
              <w:rPr>
                <w:noProof/>
                <w:sz w:val="18"/>
                <w:rPrChange w:id="2256" w:author="Aishwarya Balan" w:date="2019-03-04T11:52:00Z">
                  <w:rPr>
                    <w:noProof/>
                  </w:rPr>
                </w:rPrChange>
              </w:rPr>
            </w:pPr>
            <w:r w:rsidRPr="003277C6">
              <w:rPr>
                <w:noProof/>
                <w:sz w:val="18"/>
                <w:rPrChange w:id="2257" w:author="Aishwarya Balan" w:date="2019-03-04T11:52:00Z">
                  <w:rPr>
                    <w:noProof/>
                  </w:rPr>
                </w:rPrChange>
              </w:rPr>
              <w:t>Active</w:t>
            </w:r>
          </w:p>
        </w:tc>
        <w:tc>
          <w:tcPr>
            <w:tcW w:w="0" w:type="dxa"/>
            <w:noWrap/>
            <w:hideMark/>
            <w:tcPrChange w:id="2258" w:author="Aishwarya Balan" w:date="2019-03-04T11:55:00Z">
              <w:tcPr>
                <w:tcW w:w="1376" w:type="dxa"/>
                <w:noWrap/>
                <w:hideMark/>
              </w:tcPr>
            </w:tcPrChange>
          </w:tcPr>
          <w:p w14:paraId="0F2E966F" w14:textId="77777777" w:rsidR="00D34CA9" w:rsidRPr="003277C6" w:rsidRDefault="00D34CA9" w:rsidP="003A0E20">
            <w:pPr>
              <w:pStyle w:val="BodyText"/>
              <w:cnfStyle w:val="000000000000" w:firstRow="0" w:lastRow="0" w:firstColumn="0" w:lastColumn="0" w:oddVBand="0" w:evenVBand="0" w:oddHBand="0" w:evenHBand="0" w:firstRowFirstColumn="0" w:firstRowLastColumn="0" w:lastRowFirstColumn="0" w:lastRowLastColumn="0"/>
              <w:rPr>
                <w:noProof/>
                <w:sz w:val="18"/>
                <w:rPrChange w:id="2259" w:author="Aishwarya Balan" w:date="2019-03-04T11:52:00Z">
                  <w:rPr>
                    <w:noProof/>
                  </w:rPr>
                </w:rPrChange>
              </w:rPr>
            </w:pPr>
            <w:r w:rsidRPr="003277C6">
              <w:rPr>
                <w:noProof/>
                <w:sz w:val="18"/>
                <w:rPrChange w:id="2260" w:author="Aishwarya Balan" w:date="2019-03-04T11:52:00Z">
                  <w:rPr>
                    <w:noProof/>
                  </w:rPr>
                </w:rPrChange>
              </w:rPr>
              <w:t> </w:t>
            </w:r>
          </w:p>
        </w:tc>
        <w:tc>
          <w:tcPr>
            <w:tcW w:w="0" w:type="dxa"/>
            <w:noWrap/>
            <w:hideMark/>
            <w:tcPrChange w:id="2261" w:author="Aishwarya Balan" w:date="2019-03-04T11:55:00Z">
              <w:tcPr>
                <w:tcW w:w="1272" w:type="dxa"/>
                <w:noWrap/>
                <w:hideMark/>
              </w:tcPr>
            </w:tcPrChange>
          </w:tcPr>
          <w:p w14:paraId="094DE44A" w14:textId="77777777" w:rsidR="00D34CA9" w:rsidRPr="003277C6" w:rsidRDefault="00D34CA9" w:rsidP="003A0E20">
            <w:pPr>
              <w:pStyle w:val="BodyText"/>
              <w:cnfStyle w:val="000000000000" w:firstRow="0" w:lastRow="0" w:firstColumn="0" w:lastColumn="0" w:oddVBand="0" w:evenVBand="0" w:oddHBand="0" w:evenHBand="0" w:firstRowFirstColumn="0" w:firstRowLastColumn="0" w:lastRowFirstColumn="0" w:lastRowLastColumn="0"/>
              <w:rPr>
                <w:noProof/>
                <w:sz w:val="18"/>
                <w:rPrChange w:id="2262" w:author="Aishwarya Balan" w:date="2019-03-04T11:52:00Z">
                  <w:rPr>
                    <w:noProof/>
                  </w:rPr>
                </w:rPrChange>
              </w:rPr>
            </w:pPr>
            <w:r w:rsidRPr="003277C6">
              <w:rPr>
                <w:noProof/>
                <w:sz w:val="18"/>
                <w:rPrChange w:id="2263" w:author="Aishwarya Balan" w:date="2019-03-04T11:52:00Z">
                  <w:rPr>
                    <w:noProof/>
                  </w:rPr>
                </w:rPrChange>
              </w:rPr>
              <w:t> </w:t>
            </w:r>
          </w:p>
        </w:tc>
      </w:tr>
      <w:tr w:rsidR="00D34CA9" w:rsidRPr="003277C6" w14:paraId="57CC6BDF" w14:textId="77777777" w:rsidTr="00D34CA9">
        <w:trPr>
          <w:cnfStyle w:val="000000100000" w:firstRow="0" w:lastRow="0" w:firstColumn="0" w:lastColumn="0" w:oddVBand="0" w:evenVBand="0" w:oddHBand="1" w:evenHBand="0" w:firstRowFirstColumn="0" w:firstRowLastColumn="0" w:lastRowFirstColumn="0" w:lastRowLastColumn="0"/>
          <w:trHeight w:val="300"/>
          <w:trPrChange w:id="2264" w:author="Aishwarya Balan" w:date="2019-03-04T11:55:00Z">
            <w:trPr>
              <w:trHeight w:val="300"/>
            </w:trPr>
          </w:trPrChange>
        </w:trPr>
        <w:tc>
          <w:tcPr>
            <w:cnfStyle w:val="001000000000" w:firstRow="0" w:lastRow="0" w:firstColumn="1" w:lastColumn="0" w:oddVBand="0" w:evenVBand="0" w:oddHBand="0" w:evenHBand="0" w:firstRowFirstColumn="0" w:firstRowLastColumn="0" w:lastRowFirstColumn="0" w:lastRowLastColumn="0"/>
            <w:tcW w:w="0" w:type="dxa"/>
            <w:noWrap/>
            <w:hideMark/>
            <w:tcPrChange w:id="2265" w:author="Aishwarya Balan" w:date="2019-03-04T11:55:00Z">
              <w:tcPr>
                <w:tcW w:w="1959" w:type="dxa"/>
                <w:gridSpan w:val="2"/>
                <w:noWrap/>
                <w:hideMark/>
              </w:tcPr>
            </w:tcPrChange>
          </w:tcPr>
          <w:p w14:paraId="64C431C6" w14:textId="65ECC3FC" w:rsidR="00D34CA9" w:rsidRPr="003277C6" w:rsidRDefault="00D34CA9" w:rsidP="003A0E20">
            <w:pPr>
              <w:pStyle w:val="BodyText"/>
              <w:cnfStyle w:val="001000100000" w:firstRow="0" w:lastRow="0" w:firstColumn="1" w:lastColumn="0" w:oddVBand="0" w:evenVBand="0" w:oddHBand="1" w:evenHBand="0" w:firstRowFirstColumn="0" w:firstRowLastColumn="0" w:lastRowFirstColumn="0" w:lastRowLastColumn="0"/>
              <w:rPr>
                <w:noProof/>
                <w:sz w:val="18"/>
                <w:rPrChange w:id="2266" w:author="Aishwarya Balan" w:date="2019-03-04T11:52:00Z">
                  <w:rPr>
                    <w:noProof/>
                  </w:rPr>
                </w:rPrChange>
              </w:rPr>
            </w:pPr>
            <w:r w:rsidRPr="003277C6">
              <w:rPr>
                <w:noProof/>
                <w:sz w:val="18"/>
                <w:rPrChange w:id="2267" w:author="Aishwarya Balan" w:date="2019-03-04T11:52:00Z">
                  <w:rPr>
                    <w:noProof/>
                  </w:rPr>
                </w:rPrChange>
              </w:rPr>
              <w:t>Tera Group</w:t>
            </w:r>
          </w:p>
        </w:tc>
        <w:tc>
          <w:tcPr>
            <w:tcW w:w="0" w:type="dxa"/>
            <w:noWrap/>
            <w:hideMark/>
            <w:tcPrChange w:id="2268" w:author="Aishwarya Balan" w:date="2019-03-04T11:55:00Z">
              <w:tcPr>
                <w:tcW w:w="1802" w:type="dxa"/>
                <w:noWrap/>
                <w:hideMark/>
              </w:tcPr>
            </w:tcPrChange>
          </w:tcPr>
          <w:p w14:paraId="55B67336" w14:textId="77777777" w:rsidR="00D34CA9" w:rsidRPr="003277C6" w:rsidRDefault="00D34CA9" w:rsidP="003A0E20">
            <w:pPr>
              <w:pStyle w:val="BodyText"/>
              <w:cnfStyle w:val="000000100000" w:firstRow="0" w:lastRow="0" w:firstColumn="0" w:lastColumn="0" w:oddVBand="0" w:evenVBand="0" w:oddHBand="1" w:evenHBand="0" w:firstRowFirstColumn="0" w:firstRowLastColumn="0" w:lastRowFirstColumn="0" w:lastRowLastColumn="0"/>
              <w:rPr>
                <w:noProof/>
                <w:sz w:val="18"/>
                <w:rPrChange w:id="2269" w:author="Aishwarya Balan" w:date="2019-03-04T11:52:00Z">
                  <w:rPr>
                    <w:noProof/>
                  </w:rPr>
                </w:rPrChange>
              </w:rPr>
            </w:pPr>
            <w:r w:rsidRPr="003277C6">
              <w:rPr>
                <w:noProof/>
                <w:sz w:val="18"/>
                <w:rPrChange w:id="2270" w:author="Aishwarya Balan" w:date="2019-03-04T11:52:00Z">
                  <w:rPr>
                    <w:noProof/>
                  </w:rPr>
                </w:rPrChange>
              </w:rPr>
              <w:t>Tera Checmicals (EU)</w:t>
            </w:r>
          </w:p>
        </w:tc>
        <w:tc>
          <w:tcPr>
            <w:tcW w:w="0" w:type="dxa"/>
            <w:noWrap/>
            <w:hideMark/>
            <w:tcPrChange w:id="2271" w:author="Aishwarya Balan" w:date="2019-03-04T11:55:00Z">
              <w:tcPr>
                <w:tcW w:w="1034" w:type="dxa"/>
                <w:noWrap/>
                <w:hideMark/>
              </w:tcPr>
            </w:tcPrChange>
          </w:tcPr>
          <w:p w14:paraId="536EC93D" w14:textId="76EC7A70" w:rsidR="00D34CA9" w:rsidRPr="003277C6" w:rsidRDefault="00D34CA9" w:rsidP="003A0E20">
            <w:pPr>
              <w:pStyle w:val="BodyText"/>
              <w:cnfStyle w:val="000000100000" w:firstRow="0" w:lastRow="0" w:firstColumn="0" w:lastColumn="0" w:oddVBand="0" w:evenVBand="0" w:oddHBand="1" w:evenHBand="0" w:firstRowFirstColumn="0" w:firstRowLastColumn="0" w:lastRowFirstColumn="0" w:lastRowLastColumn="0"/>
              <w:rPr>
                <w:noProof/>
                <w:sz w:val="18"/>
                <w:rPrChange w:id="2272" w:author="Aishwarya Balan" w:date="2019-03-04T11:52:00Z">
                  <w:rPr>
                    <w:noProof/>
                  </w:rPr>
                </w:rPrChange>
              </w:rPr>
            </w:pPr>
            <w:r w:rsidRPr="003277C6">
              <w:rPr>
                <w:noProof/>
                <w:sz w:val="18"/>
                <w:rPrChange w:id="2273" w:author="Aishwarya Balan" w:date="2019-03-04T11:52:00Z">
                  <w:rPr>
                    <w:noProof/>
                  </w:rPr>
                </w:rPrChange>
              </w:rPr>
              <w:t>Active</w:t>
            </w:r>
          </w:p>
        </w:tc>
        <w:tc>
          <w:tcPr>
            <w:tcW w:w="0" w:type="dxa"/>
            <w:noWrap/>
            <w:hideMark/>
            <w:tcPrChange w:id="2274" w:author="Aishwarya Balan" w:date="2019-03-04T11:55:00Z">
              <w:tcPr>
                <w:tcW w:w="1886" w:type="dxa"/>
                <w:noWrap/>
                <w:hideMark/>
              </w:tcPr>
            </w:tcPrChange>
          </w:tcPr>
          <w:p w14:paraId="5C2B1535" w14:textId="77777777" w:rsidR="00D34CA9" w:rsidRPr="003277C6" w:rsidRDefault="00D34CA9" w:rsidP="003A0E20">
            <w:pPr>
              <w:pStyle w:val="BodyText"/>
              <w:cnfStyle w:val="000000100000" w:firstRow="0" w:lastRow="0" w:firstColumn="0" w:lastColumn="0" w:oddVBand="0" w:evenVBand="0" w:oddHBand="1" w:evenHBand="0" w:firstRowFirstColumn="0" w:firstRowLastColumn="0" w:lastRowFirstColumn="0" w:lastRowLastColumn="0"/>
              <w:rPr>
                <w:noProof/>
                <w:sz w:val="18"/>
                <w:rPrChange w:id="2275" w:author="Aishwarya Balan" w:date="2019-03-04T11:52:00Z">
                  <w:rPr>
                    <w:noProof/>
                  </w:rPr>
                </w:rPrChange>
              </w:rPr>
            </w:pPr>
            <w:r w:rsidRPr="003277C6">
              <w:rPr>
                <w:noProof/>
                <w:sz w:val="18"/>
                <w:rPrChange w:id="2276" w:author="Aishwarya Balan" w:date="2019-03-04T11:52:00Z">
                  <w:rPr>
                    <w:noProof/>
                  </w:rPr>
                </w:rPrChange>
              </w:rPr>
              <w:t>Active</w:t>
            </w:r>
          </w:p>
        </w:tc>
        <w:tc>
          <w:tcPr>
            <w:tcW w:w="0" w:type="dxa"/>
            <w:noWrap/>
            <w:hideMark/>
            <w:tcPrChange w:id="2277" w:author="Aishwarya Balan" w:date="2019-03-04T11:55:00Z">
              <w:tcPr>
                <w:tcW w:w="1376" w:type="dxa"/>
                <w:noWrap/>
                <w:hideMark/>
              </w:tcPr>
            </w:tcPrChange>
          </w:tcPr>
          <w:p w14:paraId="7BD9693E" w14:textId="77777777" w:rsidR="00D34CA9" w:rsidRPr="003277C6" w:rsidRDefault="00D34CA9" w:rsidP="003A0E20">
            <w:pPr>
              <w:pStyle w:val="BodyText"/>
              <w:cnfStyle w:val="000000100000" w:firstRow="0" w:lastRow="0" w:firstColumn="0" w:lastColumn="0" w:oddVBand="0" w:evenVBand="0" w:oddHBand="1" w:evenHBand="0" w:firstRowFirstColumn="0" w:firstRowLastColumn="0" w:lastRowFirstColumn="0" w:lastRowLastColumn="0"/>
              <w:rPr>
                <w:noProof/>
                <w:sz w:val="18"/>
                <w:rPrChange w:id="2278" w:author="Aishwarya Balan" w:date="2019-03-04T11:52:00Z">
                  <w:rPr>
                    <w:noProof/>
                  </w:rPr>
                </w:rPrChange>
              </w:rPr>
            </w:pPr>
            <w:r w:rsidRPr="003277C6">
              <w:rPr>
                <w:noProof/>
                <w:sz w:val="18"/>
                <w:rPrChange w:id="2279" w:author="Aishwarya Balan" w:date="2019-03-04T11:52:00Z">
                  <w:rPr>
                    <w:noProof/>
                  </w:rPr>
                </w:rPrChange>
              </w:rPr>
              <w:t> </w:t>
            </w:r>
          </w:p>
        </w:tc>
        <w:tc>
          <w:tcPr>
            <w:tcW w:w="0" w:type="dxa"/>
            <w:noWrap/>
            <w:hideMark/>
            <w:tcPrChange w:id="2280" w:author="Aishwarya Balan" w:date="2019-03-04T11:55:00Z">
              <w:tcPr>
                <w:tcW w:w="1272" w:type="dxa"/>
                <w:noWrap/>
                <w:hideMark/>
              </w:tcPr>
            </w:tcPrChange>
          </w:tcPr>
          <w:p w14:paraId="5EA76B4E" w14:textId="77777777" w:rsidR="00D34CA9" w:rsidRPr="003277C6" w:rsidRDefault="00D34CA9" w:rsidP="003A0E20">
            <w:pPr>
              <w:pStyle w:val="BodyText"/>
              <w:cnfStyle w:val="000000100000" w:firstRow="0" w:lastRow="0" w:firstColumn="0" w:lastColumn="0" w:oddVBand="0" w:evenVBand="0" w:oddHBand="1" w:evenHBand="0" w:firstRowFirstColumn="0" w:firstRowLastColumn="0" w:lastRowFirstColumn="0" w:lastRowLastColumn="0"/>
              <w:rPr>
                <w:noProof/>
                <w:sz w:val="18"/>
                <w:rPrChange w:id="2281" w:author="Aishwarya Balan" w:date="2019-03-04T11:52:00Z">
                  <w:rPr>
                    <w:noProof/>
                  </w:rPr>
                </w:rPrChange>
              </w:rPr>
            </w:pPr>
            <w:r w:rsidRPr="003277C6">
              <w:rPr>
                <w:noProof/>
                <w:sz w:val="18"/>
                <w:rPrChange w:id="2282" w:author="Aishwarya Balan" w:date="2019-03-04T11:52:00Z">
                  <w:rPr>
                    <w:noProof/>
                  </w:rPr>
                </w:rPrChange>
              </w:rPr>
              <w:t> </w:t>
            </w:r>
          </w:p>
        </w:tc>
      </w:tr>
    </w:tbl>
    <w:p w14:paraId="5853305D" w14:textId="3BADEC2E" w:rsidR="003A0E20" w:rsidRPr="00671A2F" w:rsidDel="00671A2F" w:rsidRDefault="003A0E20" w:rsidP="005861E8">
      <w:pPr>
        <w:pStyle w:val="BodyText"/>
        <w:rPr>
          <w:del w:id="2283" w:author="Gaurav Shah" w:date="2019-03-20T00:28:00Z"/>
          <w:noProof/>
        </w:rPr>
      </w:pPr>
    </w:p>
    <w:p w14:paraId="0A733E46" w14:textId="44693A91" w:rsidR="00722062" w:rsidRPr="00671A2F" w:rsidDel="00671A2F" w:rsidRDefault="00722062" w:rsidP="00722062">
      <w:pPr>
        <w:pStyle w:val="Heading3"/>
        <w:rPr>
          <w:del w:id="2284" w:author="Gaurav Shah" w:date="2019-03-20T00:28:00Z"/>
          <w:sz w:val="22"/>
          <w:szCs w:val="18"/>
          <w:rPrChange w:id="2285" w:author="Gaurav Shah" w:date="2019-03-20T00:29:00Z">
            <w:rPr>
              <w:del w:id="2286" w:author="Gaurav Shah" w:date="2019-03-20T00:28:00Z"/>
            </w:rPr>
          </w:rPrChange>
        </w:rPr>
      </w:pPr>
      <w:del w:id="2287" w:author="Gaurav Shah" w:date="2019-03-20T00:28:00Z">
        <w:r w:rsidRPr="00671A2F" w:rsidDel="00671A2F">
          <w:rPr>
            <w:sz w:val="22"/>
            <w:szCs w:val="18"/>
            <w:rPrChange w:id="2288" w:author="Gaurav Shah" w:date="2019-03-20T00:29:00Z">
              <w:rPr/>
            </w:rPrChange>
          </w:rPr>
          <w:delText>Operations</w:delText>
        </w:r>
      </w:del>
    </w:p>
    <w:p w14:paraId="0228B8C8" w14:textId="411868F2" w:rsidR="00795E8C" w:rsidRPr="00671A2F" w:rsidDel="00671A2F" w:rsidRDefault="00795E8C" w:rsidP="00642A71">
      <w:pPr>
        <w:pStyle w:val="BodyText"/>
        <w:numPr>
          <w:ilvl w:val="0"/>
          <w:numId w:val="19"/>
        </w:numPr>
        <w:rPr>
          <w:del w:id="2289" w:author="Gaurav Shah" w:date="2019-03-20T00:28:00Z"/>
          <w:noProof/>
        </w:rPr>
      </w:pPr>
      <w:bookmarkStart w:id="2290" w:name="_Hlk2605829"/>
      <w:del w:id="2291" w:author="Gaurav Shah" w:date="2019-03-20T00:28:00Z">
        <w:r w:rsidRPr="00671A2F" w:rsidDel="00671A2F">
          <w:rPr>
            <w:noProof/>
          </w:rPr>
          <w:delText xml:space="preserve">The operations of Add/Upload/Delete will NOT be allowed in the Credit Risk App Counterparty Maintenance, </w:delText>
        </w:r>
      </w:del>
      <w:ins w:id="2292" w:author="Aishwarya Balan" w:date="2019-02-12T12:29:00Z">
        <w:del w:id="2293" w:author="Gaurav Shah" w:date="2019-03-20T00:28:00Z">
          <w:r w:rsidR="004C242F" w:rsidRPr="00671A2F" w:rsidDel="00671A2F">
            <w:rPr>
              <w:noProof/>
            </w:rPr>
            <w:delText xml:space="preserve">because data cannot be populated in </w:delText>
          </w:r>
        </w:del>
      </w:ins>
      <w:ins w:id="2294" w:author="Aishwarya Balan" w:date="2019-02-12T12:30:00Z">
        <w:del w:id="2295" w:author="Gaurav Shah" w:date="2019-03-20T00:28:00Z">
          <w:r w:rsidR="004C242F" w:rsidRPr="00671A2F" w:rsidDel="00671A2F">
            <w:rPr>
              <w:noProof/>
            </w:rPr>
            <w:delText>CTRM as there is no handshake between CTRM and Credit Risk App.</w:delText>
          </w:r>
        </w:del>
      </w:ins>
      <w:del w:id="2296" w:author="Gaurav Shah" w:date="2019-03-20T00:28:00Z">
        <w:r w:rsidRPr="00671A2F" w:rsidDel="00671A2F">
          <w:rPr>
            <w:noProof/>
          </w:rPr>
          <w:delText>to maintain data integrity with CTRM Master Data.</w:delText>
        </w:r>
      </w:del>
    </w:p>
    <w:bookmarkEnd w:id="2290"/>
    <w:p w14:paraId="6F4590B8" w14:textId="5E46EC1F" w:rsidR="00795E8C" w:rsidRPr="00671A2F" w:rsidDel="00671A2F" w:rsidRDefault="00795E8C" w:rsidP="00966BF1">
      <w:pPr>
        <w:pStyle w:val="BodyText"/>
        <w:ind w:left="720"/>
        <w:rPr>
          <w:del w:id="2297" w:author="Gaurav Shah" w:date="2019-03-20T00:28:00Z"/>
          <w:i/>
          <w:noProof/>
        </w:rPr>
      </w:pPr>
      <w:del w:id="2298" w:author="Gaurav Shah" w:date="2019-03-20T00:28:00Z">
        <w:r w:rsidRPr="00671A2F" w:rsidDel="00671A2F">
          <w:rPr>
            <w:i/>
            <w:noProof/>
          </w:rPr>
          <w:delText>(**this is driven by an internal configuration –</w:delText>
        </w:r>
        <w:r w:rsidR="00966BF1" w:rsidRPr="00671A2F" w:rsidDel="00671A2F">
          <w:rPr>
            <w:i/>
            <w:noProof/>
          </w:rPr>
          <w:delText xml:space="preserve"> CRM Maintainence is outside of Credit Risk App – Yes/No?. In case of Manuchar, CRM Maintenance is outside of Credit Risk App = Yes, as its maintained in PTM (CTRM) App </w:delText>
        </w:r>
        <w:r w:rsidRPr="00671A2F" w:rsidDel="00671A2F">
          <w:rPr>
            <w:i/>
            <w:noProof/>
          </w:rPr>
          <w:delText>**)</w:delText>
        </w:r>
      </w:del>
    </w:p>
    <w:p w14:paraId="5ACDC84C" w14:textId="61DD3C99" w:rsidR="00795E8C" w:rsidRPr="00671A2F" w:rsidDel="00671A2F" w:rsidRDefault="00795E8C">
      <w:pPr>
        <w:pStyle w:val="BodyText"/>
        <w:rPr>
          <w:del w:id="2299" w:author="Gaurav Shah" w:date="2019-03-20T00:28:00Z"/>
          <w:noProof/>
        </w:rPr>
        <w:pPrChange w:id="2300" w:author="Aishwarya Balan" w:date="2019-02-12T12:32:00Z">
          <w:pPr>
            <w:pStyle w:val="BodyText"/>
            <w:numPr>
              <w:numId w:val="19"/>
            </w:numPr>
            <w:ind w:left="720" w:hanging="360"/>
          </w:pPr>
        </w:pPrChange>
      </w:pPr>
      <w:del w:id="2301" w:author="Gaurav Shah" w:date="2019-03-20T00:28:00Z">
        <w:r w:rsidRPr="00671A2F" w:rsidDel="00671A2F">
          <w:rPr>
            <w:noProof/>
          </w:rPr>
          <w:delText>User does have other operations of Modify and Audit Log available in this screen.</w:delText>
        </w:r>
      </w:del>
    </w:p>
    <w:p w14:paraId="2389FA48" w14:textId="39106C1A" w:rsidR="00795E8C" w:rsidRPr="00671A2F" w:rsidDel="00671A2F" w:rsidRDefault="00795E8C">
      <w:pPr>
        <w:pStyle w:val="BodyText"/>
        <w:rPr>
          <w:del w:id="2302" w:author="Gaurav Shah" w:date="2019-03-20T00:28:00Z"/>
          <w:noProof/>
        </w:rPr>
        <w:pPrChange w:id="2303" w:author="Aishwarya Balan" w:date="2019-02-12T12:32:00Z">
          <w:pPr>
            <w:pStyle w:val="BodyText"/>
            <w:numPr>
              <w:ilvl w:val="1"/>
              <w:numId w:val="19"/>
            </w:numPr>
            <w:ind w:left="1440" w:hanging="360"/>
          </w:pPr>
        </w:pPrChange>
      </w:pPr>
      <w:del w:id="2304" w:author="Gaurav Shah" w:date="2019-03-20T00:28:00Z">
        <w:r w:rsidRPr="00671A2F" w:rsidDel="00671A2F">
          <w:rPr>
            <w:noProof/>
          </w:rPr>
          <w:delText>With Modify, User can edit the Status, Status Date and Reference fields.</w:delText>
        </w:r>
      </w:del>
    </w:p>
    <w:p w14:paraId="7F535A7E" w14:textId="4A826818" w:rsidR="00795E8C" w:rsidRPr="00671A2F" w:rsidDel="00671A2F" w:rsidRDefault="00795E8C">
      <w:pPr>
        <w:pStyle w:val="BodyText"/>
        <w:ind w:left="720"/>
        <w:rPr>
          <w:del w:id="2305" w:author="Gaurav Shah" w:date="2019-03-20T00:28:00Z"/>
          <w:noProof/>
        </w:rPr>
        <w:pPrChange w:id="2306" w:author="Aishwarya Balan" w:date="2019-02-12T12:32:00Z">
          <w:pPr>
            <w:pStyle w:val="BodyText"/>
            <w:numPr>
              <w:ilvl w:val="1"/>
              <w:numId w:val="19"/>
            </w:numPr>
            <w:ind w:left="1440" w:hanging="360"/>
          </w:pPr>
        </w:pPrChange>
      </w:pPr>
      <w:del w:id="2307" w:author="Gaurav Shah" w:date="2019-03-20T00:28:00Z">
        <w:r w:rsidRPr="00671A2F" w:rsidDel="00671A2F">
          <w:rPr>
            <w:noProof/>
          </w:rPr>
          <w:delText>With Audit Log, User can view ALL the changes perfomed on the Counterparty since application inception.</w:delText>
        </w:r>
      </w:del>
    </w:p>
    <w:p w14:paraId="3BC398C6" w14:textId="07E04128" w:rsidR="00642A71" w:rsidRPr="00671A2F" w:rsidDel="00671A2F" w:rsidRDefault="00642A71" w:rsidP="00642A71">
      <w:pPr>
        <w:pStyle w:val="BodyText"/>
        <w:numPr>
          <w:ilvl w:val="0"/>
          <w:numId w:val="19"/>
        </w:numPr>
        <w:rPr>
          <w:del w:id="2308" w:author="Gaurav Shah" w:date="2019-03-20T00:28:00Z"/>
          <w:noProof/>
        </w:rPr>
      </w:pPr>
      <w:bookmarkStart w:id="2309" w:name="_Hlk2605743"/>
      <w:del w:id="2310" w:author="Gaurav Shah" w:date="2019-03-20T00:28:00Z">
        <w:r w:rsidRPr="00671A2F" w:rsidDel="00671A2F">
          <w:rPr>
            <w:noProof/>
          </w:rPr>
          <w:delText>Search Operations will allow the User to do a free text search, comma separated for all text fields.</w:delText>
        </w:r>
      </w:del>
    </w:p>
    <w:bookmarkEnd w:id="2309"/>
    <w:p w14:paraId="59C8A74A" w14:textId="388B1111" w:rsidR="00795E8C" w:rsidRPr="00C04689" w:rsidRDefault="00671A2F">
      <w:pPr>
        <w:pStyle w:val="Heading2"/>
        <w:pPrChange w:id="2311" w:author="Gaurav Shah" w:date="2019-04-07T09:54:00Z">
          <w:pPr>
            <w:pStyle w:val="Heading1"/>
          </w:pPr>
        </w:pPrChange>
      </w:pPr>
      <w:ins w:id="2312" w:author="Gaurav Shah" w:date="2019-03-20T00:29:00Z">
        <w:r w:rsidRPr="00671A2F">
          <w:rPr>
            <w:rPrChange w:id="2313" w:author="Gaurav Shah" w:date="2019-03-20T00:29:00Z">
              <w:rPr>
                <w:sz w:val="18"/>
                <w:szCs w:val="18"/>
              </w:rPr>
            </w:rPrChange>
          </w:rPr>
          <w:lastRenderedPageBreak/>
          <w:t>2.</w:t>
        </w:r>
      </w:ins>
      <w:ins w:id="2314" w:author="Gaurav Shah" w:date="2019-04-06T10:00:00Z">
        <w:r w:rsidR="00C601ED">
          <w:t xml:space="preserve"> Credit App -</w:t>
        </w:r>
      </w:ins>
      <w:ins w:id="2315" w:author="Gaurav Shah" w:date="2019-03-20T00:29:00Z">
        <w:r w:rsidRPr="00671A2F">
          <w:rPr>
            <w:rPrChange w:id="2316" w:author="Gaurav Shah" w:date="2019-03-20T00:29:00Z">
              <w:rPr>
                <w:sz w:val="18"/>
                <w:szCs w:val="18"/>
              </w:rPr>
            </w:rPrChange>
          </w:rPr>
          <w:t xml:space="preserve"> L</w:t>
        </w:r>
      </w:ins>
      <w:del w:id="2317" w:author="Gaurav Shah" w:date="2019-03-20T00:29:00Z">
        <w:r w:rsidR="00795E8C" w:rsidRPr="005E79D0" w:rsidDel="00671A2F">
          <w:delText>L</w:delText>
        </w:r>
      </w:del>
      <w:r w:rsidR="00795E8C" w:rsidRPr="005E79D0">
        <w:t>imit Maintenance</w:t>
      </w:r>
    </w:p>
    <w:p w14:paraId="01C6A70A" w14:textId="77777777" w:rsidR="001C2EC6" w:rsidRPr="00671A2F" w:rsidRDefault="00795E8C" w:rsidP="006F24A8">
      <w:pPr>
        <w:pStyle w:val="BodyText"/>
        <w:rPr>
          <w:noProof/>
        </w:rPr>
      </w:pPr>
      <w:r w:rsidRPr="00671A2F">
        <w:rPr>
          <w:noProof/>
        </w:rPr>
        <w:t xml:space="preserve">The </w:t>
      </w:r>
      <w:r w:rsidR="001C2EC6" w:rsidRPr="00671A2F">
        <w:rPr>
          <w:noProof/>
        </w:rPr>
        <w:t>Limits are primarily of 2 types, External and Internal.</w:t>
      </w:r>
    </w:p>
    <w:p w14:paraId="3D02E65A" w14:textId="4E9406EF" w:rsidR="00C00CD9" w:rsidRPr="00671A2F" w:rsidRDefault="001C2EC6" w:rsidP="006F24A8">
      <w:pPr>
        <w:pStyle w:val="BodyText"/>
        <w:rPr>
          <w:noProof/>
        </w:rPr>
      </w:pPr>
      <w:r w:rsidRPr="00671A2F">
        <w:rPr>
          <w:noProof/>
        </w:rPr>
        <w:t>External Limits are provided by the agencies and hence</w:t>
      </w:r>
      <w:ins w:id="2318" w:author="Aishwarya Balan" w:date="2019-02-07T12:40:00Z">
        <w:r w:rsidR="0095358F" w:rsidRPr="00671A2F">
          <w:rPr>
            <w:noProof/>
          </w:rPr>
          <w:t xml:space="preserve"> the user shoud upload it</w:t>
        </w:r>
      </w:ins>
      <w:ins w:id="2319" w:author="Aishwarya Balan" w:date="2019-02-07T12:43:00Z">
        <w:r w:rsidR="0095358F" w:rsidRPr="00671A2F">
          <w:rPr>
            <w:noProof/>
          </w:rPr>
          <w:t>,</w:t>
        </w:r>
      </w:ins>
      <w:ins w:id="2320" w:author="Aishwarya Balan" w:date="2019-02-07T12:40:00Z">
        <w:r w:rsidR="0095358F" w:rsidRPr="00671A2F">
          <w:rPr>
            <w:noProof/>
          </w:rPr>
          <w:t xml:space="preserve"> also </w:t>
        </w:r>
      </w:ins>
      <w:ins w:id="2321" w:author="Aishwarya Balan" w:date="2019-02-07T12:41:00Z">
        <w:r w:rsidR="0095358F" w:rsidRPr="00671A2F">
          <w:rPr>
            <w:noProof/>
          </w:rPr>
          <w:t>they will have an option to upd</w:t>
        </w:r>
      </w:ins>
      <w:ins w:id="2322" w:author="Aishwarya Balan" w:date="2019-02-11T17:05:00Z">
        <w:r w:rsidR="004450CA" w:rsidRPr="00671A2F">
          <w:rPr>
            <w:noProof/>
          </w:rPr>
          <w:t>ate</w:t>
        </w:r>
      </w:ins>
      <w:ins w:id="2323" w:author="Aishwarya Balan" w:date="2019-02-07T12:41:00Z">
        <w:r w:rsidR="0095358F" w:rsidRPr="00671A2F">
          <w:rPr>
            <w:noProof/>
          </w:rPr>
          <w:t xml:space="preserve"> the records as well.</w:t>
        </w:r>
      </w:ins>
      <w:r w:rsidRPr="00671A2F">
        <w:rPr>
          <w:noProof/>
        </w:rPr>
        <w:t xml:space="preserve"> </w:t>
      </w:r>
      <w:del w:id="2324" w:author="Aishwarya Balan" w:date="2019-02-07T12:41:00Z">
        <w:r w:rsidRPr="00671A2F" w:rsidDel="0095358F">
          <w:rPr>
            <w:noProof/>
          </w:rPr>
          <w:delText>these Limits can be directly fetched into the Limit Maintenance menu.</w:delText>
        </w:r>
      </w:del>
    </w:p>
    <w:p w14:paraId="334BDB9F" w14:textId="77777777" w:rsidR="001C2EC6" w:rsidRPr="00671A2F" w:rsidRDefault="001C2EC6" w:rsidP="006F24A8">
      <w:pPr>
        <w:pStyle w:val="BodyText"/>
        <w:rPr>
          <w:noProof/>
        </w:rPr>
      </w:pPr>
      <w:r w:rsidRPr="00671A2F">
        <w:rPr>
          <w:noProof/>
        </w:rPr>
        <w:t>Internal Limits are provided by Manuchar. Hence these limits need to be created/uploaded into the Limit Maintenance menu.</w:t>
      </w:r>
    </w:p>
    <w:p w14:paraId="003533D7" w14:textId="36C139CA" w:rsidR="001C2EC6" w:rsidRPr="00671A2F" w:rsidRDefault="001C2EC6" w:rsidP="006F24A8">
      <w:pPr>
        <w:pStyle w:val="BodyText"/>
        <w:rPr>
          <w:ins w:id="2325" w:author="Aishwarya Balan" w:date="2019-02-07T12:45:00Z"/>
          <w:noProof/>
        </w:rPr>
      </w:pPr>
      <w:del w:id="2326" w:author="Aishwarya Balan" w:date="2019-02-07T12:44:00Z">
        <w:r w:rsidRPr="00671A2F" w:rsidDel="0095358F">
          <w:rPr>
            <w:noProof/>
          </w:rPr>
          <w:delText xml:space="preserve">This menu will hence have the capability to add and maintain Limits </w:delText>
        </w:r>
      </w:del>
      <w:ins w:id="2327" w:author="Aishwarya Balan" w:date="2019-02-07T12:44:00Z">
        <w:r w:rsidR="0095358F" w:rsidRPr="00671A2F">
          <w:rPr>
            <w:noProof/>
          </w:rPr>
          <w:t xml:space="preserve">Following operations </w:t>
        </w:r>
      </w:ins>
      <w:ins w:id="2328" w:author="Aishwarya Balan" w:date="2019-02-07T12:45:00Z">
        <w:r w:rsidR="0095358F" w:rsidRPr="00671A2F">
          <w:rPr>
            <w:noProof/>
          </w:rPr>
          <w:t>can be performed by the user :-</w:t>
        </w:r>
      </w:ins>
    </w:p>
    <w:p w14:paraId="2DD2BB6C" w14:textId="2F1C1BE6" w:rsidR="0095358F" w:rsidRPr="00671A2F" w:rsidRDefault="0095358F" w:rsidP="0095358F">
      <w:pPr>
        <w:pStyle w:val="BodyText"/>
        <w:numPr>
          <w:ilvl w:val="0"/>
          <w:numId w:val="45"/>
        </w:numPr>
        <w:rPr>
          <w:ins w:id="2329" w:author="Aishwarya Balan" w:date="2019-02-07T12:45:00Z"/>
          <w:noProof/>
        </w:rPr>
      </w:pPr>
      <w:ins w:id="2330" w:author="Aishwarya Balan" w:date="2019-02-07T12:45:00Z">
        <w:r w:rsidRPr="00671A2F">
          <w:rPr>
            <w:noProof/>
          </w:rPr>
          <w:t xml:space="preserve">Upload </w:t>
        </w:r>
      </w:ins>
    </w:p>
    <w:p w14:paraId="64670498" w14:textId="45B754F3" w:rsidR="0095358F" w:rsidRPr="00671A2F" w:rsidRDefault="0095358F" w:rsidP="0095358F">
      <w:pPr>
        <w:pStyle w:val="BodyText"/>
        <w:numPr>
          <w:ilvl w:val="0"/>
          <w:numId w:val="45"/>
        </w:numPr>
        <w:rPr>
          <w:ins w:id="2331" w:author="Aishwarya Balan" w:date="2019-02-07T12:45:00Z"/>
          <w:noProof/>
        </w:rPr>
      </w:pPr>
      <w:ins w:id="2332" w:author="Aishwarya Balan" w:date="2019-02-07T12:45:00Z">
        <w:r w:rsidRPr="00671A2F">
          <w:rPr>
            <w:noProof/>
          </w:rPr>
          <w:t xml:space="preserve">Update </w:t>
        </w:r>
      </w:ins>
    </w:p>
    <w:p w14:paraId="2542C99E" w14:textId="5DC85FF9" w:rsidR="0095358F" w:rsidRDefault="0095358F">
      <w:pPr>
        <w:pStyle w:val="BodyText"/>
        <w:numPr>
          <w:ilvl w:val="0"/>
          <w:numId w:val="45"/>
        </w:numPr>
        <w:rPr>
          <w:ins w:id="2333" w:author="Gaurav Shah" w:date="2019-04-06T13:58:00Z"/>
          <w:noProof/>
        </w:rPr>
      </w:pPr>
      <w:ins w:id="2334" w:author="Aishwarya Balan" w:date="2019-02-07T12:46:00Z">
        <w:r w:rsidRPr="00671A2F">
          <w:rPr>
            <w:noProof/>
          </w:rPr>
          <w:t xml:space="preserve">Create </w:t>
        </w:r>
      </w:ins>
    </w:p>
    <w:p w14:paraId="1059D4FF" w14:textId="77777777" w:rsidR="00633490" w:rsidRPr="00514E26" w:rsidRDefault="00633490" w:rsidP="00633490">
      <w:pPr>
        <w:pStyle w:val="Heading3"/>
        <w:rPr>
          <w:moveTo w:id="2335" w:author="Gaurav Shah" w:date="2019-04-06T14:00:00Z"/>
          <w:noProof/>
          <w:sz w:val="18"/>
          <w:szCs w:val="18"/>
        </w:rPr>
      </w:pPr>
      <w:moveToRangeStart w:id="2336" w:author="Gaurav Shah" w:date="2019-04-06T14:00:00Z" w:name="move5451625"/>
      <w:moveTo w:id="2337" w:author="Gaurav Shah" w:date="2019-04-06T14:00:00Z">
        <w:r w:rsidRPr="00514E26">
          <w:rPr>
            <w:noProof/>
            <w:sz w:val="18"/>
            <w:szCs w:val="18"/>
          </w:rPr>
          <w:t>Navigation</w:t>
        </w:r>
      </w:moveTo>
    </w:p>
    <w:p w14:paraId="614CF9BA" w14:textId="77777777" w:rsidR="00633490" w:rsidRPr="00514E26" w:rsidRDefault="00633490" w:rsidP="00633490">
      <w:pPr>
        <w:pStyle w:val="BodyText"/>
        <w:rPr>
          <w:moveTo w:id="2338" w:author="Gaurav Shah" w:date="2019-04-06T14:00:00Z"/>
          <w:noProof/>
          <w:sz w:val="18"/>
        </w:rPr>
      </w:pPr>
      <w:moveTo w:id="2339" w:author="Gaurav Shah" w:date="2019-04-06T14:00:00Z">
        <w:r w:rsidRPr="00514E26">
          <w:rPr>
            <w:noProof/>
            <w:sz w:val="18"/>
          </w:rPr>
          <w:t>Credit Risk &gt; Limit Maintenance</w:t>
        </w:r>
      </w:moveTo>
    </w:p>
    <w:p w14:paraId="61152C29" w14:textId="77777777" w:rsidR="00633490" w:rsidRPr="00514E26" w:rsidRDefault="00633490" w:rsidP="00633490">
      <w:pPr>
        <w:pStyle w:val="BodyText"/>
        <w:rPr>
          <w:moveTo w:id="2340" w:author="Gaurav Shah" w:date="2019-04-06T14:00:00Z"/>
          <w:noProof/>
          <w:sz w:val="18"/>
        </w:rPr>
      </w:pPr>
    </w:p>
    <w:p w14:paraId="1AC54D4A" w14:textId="2D441B69" w:rsidR="00633490" w:rsidDel="00633490" w:rsidRDefault="00633490" w:rsidP="00633490">
      <w:pPr>
        <w:rPr>
          <w:del w:id="2341" w:author="Gaurav Shah" w:date="2019-04-06T13:58:00Z"/>
          <w:noProof/>
          <w:sz w:val="18"/>
          <w:szCs w:val="18"/>
        </w:rPr>
      </w:pPr>
      <w:moveToRangeStart w:id="2342" w:author="Gaurav Shah" w:date="2019-04-06T13:58:00Z" w:name="move5451521"/>
      <w:moveToRangeEnd w:id="2336"/>
      <w:moveTo w:id="2343" w:author="Gaurav Shah" w:date="2019-04-06T13:58:00Z">
        <w:del w:id="2344" w:author="Gaurav Shah" w:date="2019-04-06T13:58:00Z">
          <w:r w:rsidRPr="00514E26" w:rsidDel="00633490">
            <w:rPr>
              <w:noProof/>
              <w:sz w:val="18"/>
              <w:szCs w:val="18"/>
            </w:rPr>
            <w:delText xml:space="preserve">Template </w:delText>
          </w:r>
        </w:del>
        <w:del w:id="2345" w:author="Gaurav Shah" w:date="2019-04-06T13:59:00Z">
          <w:r w:rsidRPr="00514E26" w:rsidDel="00633490">
            <w:rPr>
              <w:noProof/>
              <w:sz w:val="18"/>
              <w:szCs w:val="18"/>
            </w:rPr>
            <w:delText>Fields</w:delText>
          </w:r>
        </w:del>
      </w:moveTo>
    </w:p>
    <w:p w14:paraId="5E8F5C0E" w14:textId="77777777" w:rsidR="00633490" w:rsidRPr="00633490" w:rsidRDefault="00633490">
      <w:pPr>
        <w:pStyle w:val="BodyText"/>
        <w:rPr>
          <w:ins w:id="2346" w:author="Gaurav Shah" w:date="2019-04-06T13:59:00Z"/>
          <w:moveTo w:id="2347" w:author="Gaurav Shah" w:date="2019-04-06T13:58:00Z"/>
          <w:rPrChange w:id="2348" w:author="Gaurav Shah" w:date="2019-04-06T13:59:00Z">
            <w:rPr>
              <w:ins w:id="2349" w:author="Gaurav Shah" w:date="2019-04-06T13:59:00Z"/>
              <w:moveTo w:id="2350" w:author="Gaurav Shah" w:date="2019-04-06T13:58:00Z"/>
              <w:noProof/>
              <w:sz w:val="18"/>
              <w:szCs w:val="18"/>
            </w:rPr>
          </w:rPrChange>
        </w:rPr>
        <w:pPrChange w:id="2351" w:author="Gaurav Shah" w:date="2019-04-06T13:59:00Z">
          <w:pPr>
            <w:pStyle w:val="Heading3"/>
          </w:pPr>
        </w:pPrChange>
      </w:pPr>
    </w:p>
    <w:moveToRangeEnd w:id="2342"/>
    <w:p w14:paraId="28DC673C" w14:textId="77777777" w:rsidR="00633490" w:rsidRPr="00514E26" w:rsidRDefault="00633490" w:rsidP="00633490">
      <w:pPr>
        <w:pStyle w:val="Heading3"/>
        <w:rPr>
          <w:ins w:id="2352" w:author="Gaurav Shah" w:date="2019-04-06T13:59:00Z"/>
          <w:sz w:val="18"/>
          <w:szCs w:val="18"/>
        </w:rPr>
      </w:pPr>
      <w:ins w:id="2353" w:author="Gaurav Shah" w:date="2019-04-06T13:59:00Z">
        <w:r w:rsidRPr="00514E26">
          <w:rPr>
            <w:sz w:val="18"/>
            <w:szCs w:val="18"/>
          </w:rPr>
          <w:t>Template Fields</w:t>
        </w:r>
      </w:ins>
    </w:p>
    <w:p w14:paraId="33FEFEAE" w14:textId="77777777" w:rsidR="00633490" w:rsidRPr="00633490" w:rsidRDefault="00633490">
      <w:pPr>
        <w:rPr>
          <w:rPrChange w:id="2354" w:author="Gaurav Shah" w:date="2019-04-06T13:59:00Z">
            <w:rPr>
              <w:noProof/>
            </w:rPr>
          </w:rPrChange>
        </w:rPr>
        <w:pPrChange w:id="2355" w:author="Gaurav Shah" w:date="2019-04-06T13:59:00Z">
          <w:pPr>
            <w:pStyle w:val="BodyText"/>
          </w:pPr>
        </w:pPrChange>
      </w:pPr>
    </w:p>
    <w:tbl>
      <w:tblPr>
        <w:tblStyle w:val="GridTable4-Accent1"/>
        <w:tblpPr w:leftFromText="180" w:rightFromText="180" w:vertAnchor="text" w:horzAnchor="margin" w:tblpY="460"/>
        <w:tblW w:w="5138" w:type="pct"/>
        <w:tblLayout w:type="fixed"/>
        <w:tblLook w:val="04A0" w:firstRow="1" w:lastRow="0" w:firstColumn="1" w:lastColumn="0" w:noHBand="0" w:noVBand="1"/>
        <w:tblPrChange w:id="2356" w:author="Gaurav Shah" w:date="2019-03-20T00:36:00Z">
          <w:tblPr>
            <w:tblStyle w:val="GridTable4-Accent1"/>
            <w:tblpPr w:leftFromText="180" w:rightFromText="180" w:vertAnchor="text" w:horzAnchor="margin" w:tblpY="460"/>
            <w:tblW w:w="5711" w:type="pct"/>
            <w:tblLayout w:type="fixed"/>
            <w:tblLook w:val="04A0" w:firstRow="1" w:lastRow="0" w:firstColumn="1" w:lastColumn="0" w:noHBand="0" w:noVBand="1"/>
          </w:tblPr>
        </w:tblPrChange>
      </w:tblPr>
      <w:tblGrid>
        <w:gridCol w:w="2117"/>
        <w:gridCol w:w="143"/>
        <w:gridCol w:w="998"/>
        <w:gridCol w:w="1419"/>
        <w:gridCol w:w="1851"/>
        <w:gridCol w:w="488"/>
        <w:gridCol w:w="741"/>
        <w:gridCol w:w="124"/>
        <w:gridCol w:w="2075"/>
        <w:gridCol w:w="8"/>
        <w:tblGridChange w:id="2357">
          <w:tblGrid>
            <w:gridCol w:w="2121"/>
            <w:gridCol w:w="139"/>
            <w:gridCol w:w="2"/>
            <w:gridCol w:w="996"/>
            <w:gridCol w:w="1"/>
            <w:gridCol w:w="1418"/>
            <w:gridCol w:w="1850"/>
            <w:gridCol w:w="142"/>
            <w:gridCol w:w="347"/>
            <w:gridCol w:w="705"/>
            <w:gridCol w:w="36"/>
            <w:gridCol w:w="77"/>
            <w:gridCol w:w="2122"/>
            <w:gridCol w:w="1119"/>
          </w:tblGrid>
        </w:tblGridChange>
      </w:tblGrid>
      <w:tr w:rsidR="00370FA4" w:rsidRPr="003277C6" w14:paraId="22649522" w14:textId="77777777" w:rsidTr="0023279C">
        <w:trPr>
          <w:cnfStyle w:val="100000000000" w:firstRow="1" w:lastRow="0" w:firstColumn="0" w:lastColumn="0" w:oddVBand="0" w:evenVBand="0" w:oddHBand="0" w:evenHBand="0" w:firstRowFirstColumn="0" w:firstRowLastColumn="0" w:lastRowFirstColumn="0" w:lastRowLastColumn="0"/>
          <w:trHeight w:val="412"/>
          <w:ins w:id="2358" w:author="Aishwarya Balan" w:date="2019-02-11T16:14:00Z"/>
          <w:trPrChange w:id="2359" w:author="Gaurav Shah" w:date="2019-03-20T00:36:00Z">
            <w:trPr>
              <w:trHeight w:val="412"/>
            </w:trPr>
          </w:trPrChange>
        </w:trPr>
        <w:tc>
          <w:tcPr>
            <w:cnfStyle w:val="001000000000" w:firstRow="0" w:lastRow="0" w:firstColumn="1" w:lastColumn="0" w:oddVBand="0" w:evenVBand="0" w:oddHBand="0" w:evenHBand="0" w:firstRowFirstColumn="0" w:firstRowLastColumn="0" w:lastRowFirstColumn="0" w:lastRowLastColumn="0"/>
            <w:tcW w:w="1062" w:type="pct"/>
            <w:tcPrChange w:id="2360" w:author="Gaurav Shah" w:date="2019-03-20T00:36:00Z">
              <w:tcPr>
                <w:tcW w:w="958" w:type="pct"/>
              </w:tcPr>
            </w:tcPrChange>
          </w:tcPr>
          <w:p w14:paraId="3343BAA9" w14:textId="77777777" w:rsidR="00370FA4" w:rsidRPr="003277C6" w:rsidRDefault="00370FA4" w:rsidP="00370FA4">
            <w:pPr>
              <w:pStyle w:val="BodyText"/>
              <w:cnfStyle w:val="101000000000" w:firstRow="1" w:lastRow="0" w:firstColumn="1" w:lastColumn="0" w:oddVBand="0" w:evenVBand="0" w:oddHBand="0" w:evenHBand="0" w:firstRowFirstColumn="0" w:firstRowLastColumn="0" w:lastRowFirstColumn="0" w:lastRowLastColumn="0"/>
              <w:rPr>
                <w:ins w:id="2361" w:author="Aishwarya Balan" w:date="2019-02-11T16:14:00Z"/>
                <w:sz w:val="18"/>
                <w:rPrChange w:id="2362" w:author="Aishwarya Balan" w:date="2019-03-04T11:52:00Z">
                  <w:rPr>
                    <w:ins w:id="2363" w:author="Aishwarya Balan" w:date="2019-02-11T16:14:00Z"/>
                  </w:rPr>
                </w:rPrChange>
              </w:rPr>
            </w:pPr>
            <w:bookmarkStart w:id="2364" w:name="_Hlk2608558"/>
            <w:ins w:id="2365" w:author="Aishwarya Balan" w:date="2019-02-11T16:14:00Z">
              <w:r w:rsidRPr="003277C6">
                <w:rPr>
                  <w:sz w:val="18"/>
                  <w:rPrChange w:id="2366" w:author="Aishwarya Balan" w:date="2019-03-04T11:52:00Z">
                    <w:rPr/>
                  </w:rPrChange>
                </w:rPr>
                <w:t>Field/Button</w:t>
              </w:r>
            </w:ins>
          </w:p>
        </w:tc>
        <w:tc>
          <w:tcPr>
            <w:tcW w:w="573" w:type="pct"/>
            <w:gridSpan w:val="2"/>
            <w:tcPrChange w:id="2367" w:author="Gaurav Shah" w:date="2019-03-20T00:36:00Z">
              <w:tcPr>
                <w:tcW w:w="514" w:type="pct"/>
                <w:gridSpan w:val="4"/>
              </w:tcPr>
            </w:tcPrChange>
          </w:tcPr>
          <w:p w14:paraId="485CC5FA" w14:textId="77777777" w:rsidR="00370FA4" w:rsidRPr="003277C6" w:rsidRDefault="00370FA4" w:rsidP="00370FA4">
            <w:pPr>
              <w:pStyle w:val="BodyText"/>
              <w:cnfStyle w:val="100000000000" w:firstRow="1" w:lastRow="0" w:firstColumn="0" w:lastColumn="0" w:oddVBand="0" w:evenVBand="0" w:oddHBand="0" w:evenHBand="0" w:firstRowFirstColumn="0" w:firstRowLastColumn="0" w:lastRowFirstColumn="0" w:lastRowLastColumn="0"/>
              <w:rPr>
                <w:ins w:id="2368" w:author="Aishwarya Balan" w:date="2019-02-11T16:14:00Z"/>
                <w:sz w:val="18"/>
                <w:rPrChange w:id="2369" w:author="Aishwarya Balan" w:date="2019-03-04T11:52:00Z">
                  <w:rPr>
                    <w:ins w:id="2370" w:author="Aishwarya Balan" w:date="2019-02-11T16:14:00Z"/>
                  </w:rPr>
                </w:rPrChange>
              </w:rPr>
            </w:pPr>
            <w:ins w:id="2371" w:author="Aishwarya Balan" w:date="2019-02-11T16:14:00Z">
              <w:r w:rsidRPr="003277C6">
                <w:rPr>
                  <w:sz w:val="18"/>
                  <w:rPrChange w:id="2372" w:author="Aishwarya Balan" w:date="2019-03-04T11:52:00Z">
                    <w:rPr/>
                  </w:rPrChange>
                </w:rPr>
                <w:t xml:space="preserve">  Type </w:t>
              </w:r>
            </w:ins>
          </w:p>
        </w:tc>
        <w:tc>
          <w:tcPr>
            <w:tcW w:w="712" w:type="pct"/>
            <w:tcPrChange w:id="2373" w:author="Gaurav Shah" w:date="2019-03-20T00:36:00Z">
              <w:tcPr>
                <w:tcW w:w="640" w:type="pct"/>
              </w:tcPr>
            </w:tcPrChange>
          </w:tcPr>
          <w:p w14:paraId="2A23E6D5" w14:textId="77777777" w:rsidR="00370FA4" w:rsidRPr="003277C6" w:rsidRDefault="00370FA4" w:rsidP="00370FA4">
            <w:pPr>
              <w:pStyle w:val="BodyText"/>
              <w:jc w:val="center"/>
              <w:cnfStyle w:val="100000000000" w:firstRow="1" w:lastRow="0" w:firstColumn="0" w:lastColumn="0" w:oddVBand="0" w:evenVBand="0" w:oddHBand="0" w:evenHBand="0" w:firstRowFirstColumn="0" w:firstRowLastColumn="0" w:lastRowFirstColumn="0" w:lastRowLastColumn="0"/>
              <w:rPr>
                <w:ins w:id="2374" w:author="Aishwarya Balan" w:date="2019-02-11T16:14:00Z"/>
                <w:sz w:val="18"/>
                <w:rPrChange w:id="2375" w:author="Aishwarya Balan" w:date="2019-03-04T11:52:00Z">
                  <w:rPr>
                    <w:ins w:id="2376" w:author="Aishwarya Balan" w:date="2019-02-11T16:14:00Z"/>
                  </w:rPr>
                </w:rPrChange>
              </w:rPr>
            </w:pPr>
            <w:ins w:id="2377" w:author="Aishwarya Balan" w:date="2019-02-11T16:14:00Z">
              <w:r w:rsidRPr="003277C6">
                <w:rPr>
                  <w:sz w:val="18"/>
                  <w:rPrChange w:id="2378" w:author="Aishwarya Balan" w:date="2019-03-04T11:52:00Z">
                    <w:rPr/>
                  </w:rPrChange>
                </w:rPr>
                <w:t>UI</w:t>
              </w:r>
            </w:ins>
          </w:p>
        </w:tc>
        <w:tc>
          <w:tcPr>
            <w:tcW w:w="929" w:type="pct"/>
            <w:tcPrChange w:id="2379" w:author="Gaurav Shah" w:date="2019-03-20T00:36:00Z">
              <w:tcPr>
                <w:tcW w:w="835" w:type="pct"/>
              </w:tcPr>
            </w:tcPrChange>
          </w:tcPr>
          <w:p w14:paraId="3E5B3925" w14:textId="77777777" w:rsidR="00370FA4" w:rsidRPr="003277C6" w:rsidRDefault="00370FA4" w:rsidP="00370FA4">
            <w:pPr>
              <w:pStyle w:val="BodyText"/>
              <w:cnfStyle w:val="100000000000" w:firstRow="1" w:lastRow="0" w:firstColumn="0" w:lastColumn="0" w:oddVBand="0" w:evenVBand="0" w:oddHBand="0" w:evenHBand="0" w:firstRowFirstColumn="0" w:firstRowLastColumn="0" w:lastRowFirstColumn="0" w:lastRowLastColumn="0"/>
              <w:rPr>
                <w:ins w:id="2380" w:author="Aishwarya Balan" w:date="2019-02-11T16:14:00Z"/>
                <w:sz w:val="18"/>
                <w:rPrChange w:id="2381" w:author="Aishwarya Balan" w:date="2019-03-04T11:52:00Z">
                  <w:rPr>
                    <w:ins w:id="2382" w:author="Aishwarya Balan" w:date="2019-02-11T16:14:00Z"/>
                  </w:rPr>
                </w:rPrChange>
              </w:rPr>
            </w:pPr>
            <w:ins w:id="2383" w:author="Aishwarya Balan" w:date="2019-02-11T16:14:00Z">
              <w:r w:rsidRPr="003277C6">
                <w:rPr>
                  <w:sz w:val="18"/>
                  <w:rPrChange w:id="2384" w:author="Aishwarya Balan" w:date="2019-03-04T11:52:00Z">
                    <w:rPr/>
                  </w:rPrChange>
                </w:rPr>
                <w:t>Values</w:t>
              </w:r>
            </w:ins>
          </w:p>
        </w:tc>
        <w:tc>
          <w:tcPr>
            <w:tcW w:w="679" w:type="pct"/>
            <w:gridSpan w:val="3"/>
            <w:tcPrChange w:id="2385" w:author="Gaurav Shah" w:date="2019-03-20T00:36:00Z">
              <w:tcPr>
                <w:tcW w:w="590" w:type="pct"/>
                <w:gridSpan w:val="5"/>
              </w:tcPr>
            </w:tcPrChange>
          </w:tcPr>
          <w:p w14:paraId="4CAC0A05" w14:textId="77777777" w:rsidR="00370FA4" w:rsidRPr="003277C6" w:rsidRDefault="00370FA4" w:rsidP="00370FA4">
            <w:pPr>
              <w:pStyle w:val="BodyText"/>
              <w:ind w:left="270"/>
              <w:cnfStyle w:val="100000000000" w:firstRow="1" w:lastRow="0" w:firstColumn="0" w:lastColumn="0" w:oddVBand="0" w:evenVBand="0" w:oddHBand="0" w:evenHBand="0" w:firstRowFirstColumn="0" w:firstRowLastColumn="0" w:lastRowFirstColumn="0" w:lastRowLastColumn="0"/>
              <w:rPr>
                <w:ins w:id="2386" w:author="Aishwarya Balan" w:date="2019-02-11T16:14:00Z"/>
                <w:sz w:val="18"/>
                <w:rPrChange w:id="2387" w:author="Aishwarya Balan" w:date="2019-03-04T11:52:00Z">
                  <w:rPr>
                    <w:ins w:id="2388" w:author="Aishwarya Balan" w:date="2019-02-11T16:14:00Z"/>
                  </w:rPr>
                </w:rPrChange>
              </w:rPr>
            </w:pPr>
            <w:ins w:id="2389" w:author="Aishwarya Balan" w:date="2019-02-11T16:14:00Z">
              <w:r w:rsidRPr="003277C6">
                <w:rPr>
                  <w:sz w:val="18"/>
                  <w:rPrChange w:id="2390" w:author="Aishwarya Balan" w:date="2019-03-04T11:52:00Z">
                    <w:rPr/>
                  </w:rPrChange>
                </w:rPr>
                <w:t>Mandatory</w:t>
              </w:r>
            </w:ins>
          </w:p>
        </w:tc>
        <w:tc>
          <w:tcPr>
            <w:tcW w:w="1045" w:type="pct"/>
            <w:gridSpan w:val="2"/>
            <w:tcPrChange w:id="2391" w:author="Gaurav Shah" w:date="2019-03-20T00:36:00Z">
              <w:tcPr>
                <w:tcW w:w="1463" w:type="pct"/>
                <w:gridSpan w:val="2"/>
              </w:tcPr>
            </w:tcPrChange>
          </w:tcPr>
          <w:p w14:paraId="7F0949E3" w14:textId="77777777" w:rsidR="00370FA4" w:rsidRPr="003277C6" w:rsidRDefault="00370FA4" w:rsidP="00370FA4">
            <w:pPr>
              <w:pStyle w:val="BodyText"/>
              <w:cnfStyle w:val="100000000000" w:firstRow="1" w:lastRow="0" w:firstColumn="0" w:lastColumn="0" w:oddVBand="0" w:evenVBand="0" w:oddHBand="0" w:evenHBand="0" w:firstRowFirstColumn="0" w:firstRowLastColumn="0" w:lastRowFirstColumn="0" w:lastRowLastColumn="0"/>
              <w:rPr>
                <w:ins w:id="2392" w:author="Aishwarya Balan" w:date="2019-02-11T16:14:00Z"/>
                <w:sz w:val="18"/>
                <w:rPrChange w:id="2393" w:author="Aishwarya Balan" w:date="2019-03-04T11:52:00Z">
                  <w:rPr>
                    <w:ins w:id="2394" w:author="Aishwarya Balan" w:date="2019-02-11T16:14:00Z"/>
                  </w:rPr>
                </w:rPrChange>
              </w:rPr>
            </w:pPr>
            <w:ins w:id="2395" w:author="Aishwarya Balan" w:date="2019-02-11T16:14:00Z">
              <w:r w:rsidRPr="003277C6">
                <w:rPr>
                  <w:sz w:val="18"/>
                  <w:rPrChange w:id="2396" w:author="Aishwarya Balan" w:date="2019-03-04T11:52:00Z">
                    <w:rPr/>
                  </w:rPrChange>
                </w:rPr>
                <w:t>Validations/Functionality</w:t>
              </w:r>
            </w:ins>
          </w:p>
        </w:tc>
      </w:tr>
      <w:tr w:rsidR="00370FA4" w:rsidRPr="003277C6" w14:paraId="4AFC0EF7" w14:textId="77777777" w:rsidTr="0023279C">
        <w:trPr>
          <w:gridAfter w:val="1"/>
          <w:cnfStyle w:val="000000100000" w:firstRow="0" w:lastRow="0" w:firstColumn="0" w:lastColumn="0" w:oddVBand="0" w:evenVBand="0" w:oddHBand="1" w:evenHBand="0" w:firstRowFirstColumn="0" w:firstRowLastColumn="0" w:lastRowFirstColumn="0" w:lastRowLastColumn="0"/>
          <w:wAfter w:w="4" w:type="pct"/>
          <w:trHeight w:val="412"/>
          <w:ins w:id="2397" w:author="Aishwarya Balan" w:date="2019-02-11T16:14:00Z"/>
          <w:trPrChange w:id="2398" w:author="Gaurav Shah" w:date="2019-03-20T00:36:00Z">
            <w:trPr>
              <w:trHeight w:val="412"/>
            </w:trPr>
          </w:trPrChange>
        </w:trPr>
        <w:tc>
          <w:tcPr>
            <w:cnfStyle w:val="001000000000" w:firstRow="0" w:lastRow="0" w:firstColumn="1" w:lastColumn="0" w:oddVBand="0" w:evenVBand="0" w:oddHBand="0" w:evenHBand="0" w:firstRowFirstColumn="0" w:firstRowLastColumn="0" w:lastRowFirstColumn="0" w:lastRowLastColumn="0"/>
            <w:tcW w:w="1134" w:type="pct"/>
            <w:gridSpan w:val="2"/>
            <w:tcPrChange w:id="2399" w:author="Gaurav Shah" w:date="2019-03-20T00:36:00Z">
              <w:tcPr>
                <w:tcW w:w="1022" w:type="pct"/>
                <w:gridSpan w:val="3"/>
              </w:tcPr>
            </w:tcPrChange>
          </w:tcPr>
          <w:p w14:paraId="07BA0303" w14:textId="77777777" w:rsidR="00370FA4" w:rsidRPr="003277C6" w:rsidRDefault="00370FA4" w:rsidP="00370FA4">
            <w:pPr>
              <w:pStyle w:val="BodyText"/>
              <w:cnfStyle w:val="001000100000" w:firstRow="0" w:lastRow="0" w:firstColumn="1" w:lastColumn="0" w:oddVBand="0" w:evenVBand="0" w:oddHBand="1" w:evenHBand="0" w:firstRowFirstColumn="0" w:firstRowLastColumn="0" w:lastRowFirstColumn="0" w:lastRowLastColumn="0"/>
              <w:rPr>
                <w:ins w:id="2400" w:author="Aishwarya Balan" w:date="2019-02-11T16:14:00Z"/>
                <w:sz w:val="18"/>
                <w:rPrChange w:id="2401" w:author="Aishwarya Balan" w:date="2019-03-04T11:52:00Z">
                  <w:rPr>
                    <w:ins w:id="2402" w:author="Aishwarya Balan" w:date="2019-02-11T16:14:00Z"/>
                  </w:rPr>
                </w:rPrChange>
              </w:rPr>
            </w:pPr>
            <w:ins w:id="2403" w:author="Aishwarya Balan" w:date="2019-02-11T16:14:00Z">
              <w:r w:rsidRPr="003277C6">
                <w:rPr>
                  <w:sz w:val="18"/>
                  <w:rPrChange w:id="2404" w:author="Aishwarya Balan" w:date="2019-03-04T11:52:00Z">
                    <w:rPr/>
                  </w:rPrChange>
                </w:rPr>
                <w:t>Limit Ref. No.</w:t>
              </w:r>
            </w:ins>
          </w:p>
        </w:tc>
        <w:tc>
          <w:tcPr>
            <w:tcW w:w="501" w:type="pct"/>
            <w:tcPrChange w:id="2405" w:author="Gaurav Shah" w:date="2019-03-20T00:36:00Z">
              <w:tcPr>
                <w:tcW w:w="449" w:type="pct"/>
                <w:gridSpan w:val="2"/>
              </w:tcPr>
            </w:tcPrChange>
          </w:tcPr>
          <w:p w14:paraId="06122C69" w14:textId="77777777" w:rsidR="00370FA4" w:rsidRPr="003277C6" w:rsidRDefault="00370FA4" w:rsidP="00370FA4">
            <w:pPr>
              <w:pStyle w:val="BodyText"/>
              <w:cnfStyle w:val="000000100000" w:firstRow="0" w:lastRow="0" w:firstColumn="0" w:lastColumn="0" w:oddVBand="0" w:evenVBand="0" w:oddHBand="1" w:evenHBand="0" w:firstRowFirstColumn="0" w:firstRowLastColumn="0" w:lastRowFirstColumn="0" w:lastRowLastColumn="0"/>
              <w:rPr>
                <w:ins w:id="2406" w:author="Aishwarya Balan" w:date="2019-02-11T16:14:00Z"/>
                <w:sz w:val="18"/>
                <w:rPrChange w:id="2407" w:author="Aishwarya Balan" w:date="2019-03-04T11:52:00Z">
                  <w:rPr>
                    <w:ins w:id="2408" w:author="Aishwarya Balan" w:date="2019-02-11T16:14:00Z"/>
                  </w:rPr>
                </w:rPrChange>
              </w:rPr>
            </w:pPr>
            <w:ins w:id="2409" w:author="Aishwarya Balan" w:date="2019-02-11T16:14:00Z">
              <w:r w:rsidRPr="003277C6">
                <w:rPr>
                  <w:sz w:val="18"/>
                  <w:rPrChange w:id="2410" w:author="Aishwarya Balan" w:date="2019-03-04T11:52:00Z">
                    <w:rPr/>
                  </w:rPrChange>
                </w:rPr>
                <w:t xml:space="preserve">Number </w:t>
              </w:r>
            </w:ins>
          </w:p>
        </w:tc>
        <w:tc>
          <w:tcPr>
            <w:tcW w:w="712" w:type="pct"/>
            <w:tcPrChange w:id="2411" w:author="Gaurav Shah" w:date="2019-03-20T00:36:00Z">
              <w:tcPr>
                <w:tcW w:w="640" w:type="pct"/>
              </w:tcPr>
            </w:tcPrChange>
          </w:tcPr>
          <w:p w14:paraId="023E72F8" w14:textId="77777777" w:rsidR="00370FA4" w:rsidRPr="003277C6" w:rsidRDefault="00370FA4" w:rsidP="00370FA4">
            <w:pPr>
              <w:pStyle w:val="BodyText"/>
              <w:cnfStyle w:val="000000100000" w:firstRow="0" w:lastRow="0" w:firstColumn="0" w:lastColumn="0" w:oddVBand="0" w:evenVBand="0" w:oddHBand="1" w:evenHBand="0" w:firstRowFirstColumn="0" w:firstRowLastColumn="0" w:lastRowFirstColumn="0" w:lastRowLastColumn="0"/>
              <w:rPr>
                <w:ins w:id="2412" w:author="Aishwarya Balan" w:date="2019-02-11T16:14:00Z"/>
                <w:sz w:val="18"/>
                <w:rPrChange w:id="2413" w:author="Aishwarya Balan" w:date="2019-03-04T11:52:00Z">
                  <w:rPr>
                    <w:ins w:id="2414" w:author="Aishwarya Balan" w:date="2019-02-11T16:14:00Z"/>
                  </w:rPr>
                </w:rPrChange>
              </w:rPr>
            </w:pPr>
            <w:ins w:id="2415" w:author="Aishwarya Balan" w:date="2019-02-11T16:14:00Z">
              <w:r w:rsidRPr="003277C6">
                <w:rPr>
                  <w:sz w:val="18"/>
                  <w:rPrChange w:id="2416" w:author="Aishwarya Balan" w:date="2019-03-04T11:52:00Z">
                    <w:rPr/>
                  </w:rPrChange>
                </w:rPr>
                <w:t>Display</w:t>
              </w:r>
            </w:ins>
          </w:p>
        </w:tc>
        <w:tc>
          <w:tcPr>
            <w:tcW w:w="1174" w:type="pct"/>
            <w:gridSpan w:val="2"/>
            <w:tcPrChange w:id="2417" w:author="Gaurav Shah" w:date="2019-03-20T00:36:00Z">
              <w:tcPr>
                <w:tcW w:w="899" w:type="pct"/>
                <w:gridSpan w:val="2"/>
              </w:tcPr>
            </w:tcPrChange>
          </w:tcPr>
          <w:p w14:paraId="30CD37C3" w14:textId="77777777" w:rsidR="00370FA4" w:rsidRPr="003277C6" w:rsidRDefault="00370FA4" w:rsidP="00370FA4">
            <w:pPr>
              <w:pStyle w:val="BodyText"/>
              <w:cnfStyle w:val="000000100000" w:firstRow="0" w:lastRow="0" w:firstColumn="0" w:lastColumn="0" w:oddVBand="0" w:evenVBand="0" w:oddHBand="1" w:evenHBand="0" w:firstRowFirstColumn="0" w:firstRowLastColumn="0" w:lastRowFirstColumn="0" w:lastRowLastColumn="0"/>
              <w:rPr>
                <w:ins w:id="2418" w:author="Aishwarya Balan" w:date="2019-02-11T16:14:00Z"/>
                <w:sz w:val="18"/>
                <w:rPrChange w:id="2419" w:author="Aishwarya Balan" w:date="2019-03-04T11:52:00Z">
                  <w:rPr>
                    <w:ins w:id="2420" w:author="Aishwarya Balan" w:date="2019-02-11T16:14:00Z"/>
                  </w:rPr>
                </w:rPrChange>
              </w:rPr>
            </w:pPr>
            <w:ins w:id="2421" w:author="Aishwarya Balan" w:date="2019-02-11T16:14:00Z">
              <w:r w:rsidRPr="003277C6">
                <w:rPr>
                  <w:sz w:val="18"/>
                  <w:rPrChange w:id="2422" w:author="Aishwarya Balan" w:date="2019-03-04T11:52:00Z">
                    <w:rPr/>
                  </w:rPrChange>
                </w:rPr>
                <w:t>Autogenerated</w:t>
              </w:r>
            </w:ins>
          </w:p>
        </w:tc>
        <w:tc>
          <w:tcPr>
            <w:tcW w:w="372" w:type="pct"/>
            <w:tcPrChange w:id="2423" w:author="Gaurav Shah" w:date="2019-03-20T00:36:00Z">
              <w:tcPr>
                <w:tcW w:w="475" w:type="pct"/>
                <w:gridSpan w:val="2"/>
              </w:tcPr>
            </w:tcPrChange>
          </w:tcPr>
          <w:p w14:paraId="4BE0F900" w14:textId="77777777" w:rsidR="00370FA4" w:rsidRPr="003277C6" w:rsidRDefault="00370FA4" w:rsidP="00370FA4">
            <w:pPr>
              <w:pStyle w:val="BodyText"/>
              <w:cnfStyle w:val="000000100000" w:firstRow="0" w:lastRow="0" w:firstColumn="0" w:lastColumn="0" w:oddVBand="0" w:evenVBand="0" w:oddHBand="1" w:evenHBand="0" w:firstRowFirstColumn="0" w:firstRowLastColumn="0" w:lastRowFirstColumn="0" w:lastRowLastColumn="0"/>
              <w:rPr>
                <w:ins w:id="2424" w:author="Aishwarya Balan" w:date="2019-02-11T16:14:00Z"/>
                <w:sz w:val="18"/>
                <w:rPrChange w:id="2425" w:author="Aishwarya Balan" w:date="2019-03-04T11:52:00Z">
                  <w:rPr>
                    <w:ins w:id="2426" w:author="Aishwarya Balan" w:date="2019-02-11T16:14:00Z"/>
                  </w:rPr>
                </w:rPrChange>
              </w:rPr>
            </w:pPr>
            <w:ins w:id="2427" w:author="Aishwarya Balan" w:date="2019-02-11T16:14:00Z">
              <w:r w:rsidRPr="003277C6">
                <w:rPr>
                  <w:sz w:val="18"/>
                  <w:rPrChange w:id="2428" w:author="Aishwarya Balan" w:date="2019-03-04T11:52:00Z">
                    <w:rPr/>
                  </w:rPrChange>
                </w:rPr>
                <w:t>Yes</w:t>
              </w:r>
            </w:ins>
          </w:p>
        </w:tc>
        <w:tc>
          <w:tcPr>
            <w:tcW w:w="1103" w:type="pct"/>
            <w:gridSpan w:val="2"/>
            <w:tcPrChange w:id="2429" w:author="Gaurav Shah" w:date="2019-03-20T00:36:00Z">
              <w:tcPr>
                <w:tcW w:w="1514" w:type="pct"/>
                <w:gridSpan w:val="4"/>
              </w:tcPr>
            </w:tcPrChange>
          </w:tcPr>
          <w:p w14:paraId="10BD5895" w14:textId="77777777" w:rsidR="00370FA4" w:rsidRPr="003277C6" w:rsidRDefault="00370FA4" w:rsidP="00370FA4">
            <w:pPr>
              <w:pStyle w:val="BodyText"/>
              <w:cnfStyle w:val="000000100000" w:firstRow="0" w:lastRow="0" w:firstColumn="0" w:lastColumn="0" w:oddVBand="0" w:evenVBand="0" w:oddHBand="1" w:evenHBand="0" w:firstRowFirstColumn="0" w:firstRowLastColumn="0" w:lastRowFirstColumn="0" w:lastRowLastColumn="0"/>
              <w:rPr>
                <w:ins w:id="2430" w:author="Aishwarya Balan" w:date="2019-02-11T16:14:00Z"/>
                <w:sz w:val="18"/>
                <w:rPrChange w:id="2431" w:author="Aishwarya Balan" w:date="2019-03-04T11:52:00Z">
                  <w:rPr>
                    <w:ins w:id="2432" w:author="Aishwarya Balan" w:date="2019-02-11T16:14:00Z"/>
                  </w:rPr>
                </w:rPrChange>
              </w:rPr>
            </w:pPr>
          </w:p>
        </w:tc>
      </w:tr>
      <w:tr w:rsidR="00370FA4" w:rsidRPr="003277C6" w14:paraId="008A735C" w14:textId="77777777" w:rsidTr="0023279C">
        <w:trPr>
          <w:gridAfter w:val="1"/>
          <w:wAfter w:w="4" w:type="pct"/>
          <w:trHeight w:val="412"/>
          <w:ins w:id="2433" w:author="Aishwarya Balan" w:date="2019-02-11T16:14:00Z"/>
          <w:trPrChange w:id="2434" w:author="Gaurav Shah" w:date="2019-03-20T00:36:00Z">
            <w:trPr>
              <w:trHeight w:val="412"/>
            </w:trPr>
          </w:trPrChange>
        </w:trPr>
        <w:tc>
          <w:tcPr>
            <w:cnfStyle w:val="001000000000" w:firstRow="0" w:lastRow="0" w:firstColumn="1" w:lastColumn="0" w:oddVBand="0" w:evenVBand="0" w:oddHBand="0" w:evenHBand="0" w:firstRowFirstColumn="0" w:firstRowLastColumn="0" w:lastRowFirstColumn="0" w:lastRowLastColumn="0"/>
            <w:tcW w:w="1134" w:type="pct"/>
            <w:gridSpan w:val="2"/>
            <w:tcPrChange w:id="2435" w:author="Gaurav Shah" w:date="2019-03-20T00:36:00Z">
              <w:tcPr>
                <w:tcW w:w="1022" w:type="pct"/>
                <w:gridSpan w:val="3"/>
              </w:tcPr>
            </w:tcPrChange>
          </w:tcPr>
          <w:p w14:paraId="42D6F478" w14:textId="2EBA8E4B" w:rsidR="00370FA4" w:rsidRPr="003277C6" w:rsidRDefault="00370FA4" w:rsidP="00370FA4">
            <w:pPr>
              <w:pStyle w:val="BodyText"/>
              <w:rPr>
                <w:ins w:id="2436" w:author="Aishwarya Balan" w:date="2019-02-11T16:14:00Z"/>
                <w:sz w:val="18"/>
                <w:rPrChange w:id="2437" w:author="Aishwarya Balan" w:date="2019-03-04T11:52:00Z">
                  <w:rPr>
                    <w:ins w:id="2438" w:author="Aishwarya Balan" w:date="2019-02-11T16:14:00Z"/>
                  </w:rPr>
                </w:rPrChange>
              </w:rPr>
            </w:pPr>
            <w:ins w:id="2439" w:author="Aishwarya Balan" w:date="2019-02-11T16:14:00Z">
              <w:r w:rsidRPr="003277C6">
                <w:rPr>
                  <w:sz w:val="18"/>
                  <w:rPrChange w:id="2440" w:author="Aishwarya Balan" w:date="2019-03-04T11:52:00Z">
                    <w:rPr/>
                  </w:rPrChange>
                </w:rPr>
                <w:t xml:space="preserve">Counterparty </w:t>
              </w:r>
            </w:ins>
            <w:ins w:id="2441" w:author="Aishwarya Balan" w:date="2019-03-04T12:19:00Z">
              <w:r w:rsidR="009D2565">
                <w:rPr>
                  <w:sz w:val="18"/>
                </w:rPr>
                <w:t>Group/</w:t>
              </w:r>
            </w:ins>
            <w:ins w:id="2442" w:author="Aishwarya Balan" w:date="2019-02-11T16:14:00Z">
              <w:r w:rsidRPr="003277C6">
                <w:rPr>
                  <w:sz w:val="18"/>
                  <w:rPrChange w:id="2443" w:author="Aishwarya Balan" w:date="2019-03-04T11:52:00Z">
                    <w:rPr/>
                  </w:rPrChange>
                </w:rPr>
                <w:t>Name</w:t>
              </w:r>
            </w:ins>
          </w:p>
        </w:tc>
        <w:tc>
          <w:tcPr>
            <w:tcW w:w="501" w:type="pct"/>
            <w:tcPrChange w:id="2444" w:author="Gaurav Shah" w:date="2019-03-20T00:36:00Z">
              <w:tcPr>
                <w:tcW w:w="449" w:type="pct"/>
                <w:gridSpan w:val="2"/>
              </w:tcPr>
            </w:tcPrChange>
          </w:tcPr>
          <w:p w14:paraId="4B6D7829" w14:textId="77777777" w:rsidR="00370FA4" w:rsidRPr="003277C6" w:rsidRDefault="00370FA4" w:rsidP="00370FA4">
            <w:pPr>
              <w:pStyle w:val="BodyText"/>
              <w:cnfStyle w:val="000000000000" w:firstRow="0" w:lastRow="0" w:firstColumn="0" w:lastColumn="0" w:oddVBand="0" w:evenVBand="0" w:oddHBand="0" w:evenHBand="0" w:firstRowFirstColumn="0" w:firstRowLastColumn="0" w:lastRowFirstColumn="0" w:lastRowLastColumn="0"/>
              <w:rPr>
                <w:ins w:id="2445" w:author="Aishwarya Balan" w:date="2019-02-11T16:14:00Z"/>
                <w:sz w:val="18"/>
                <w:rPrChange w:id="2446" w:author="Aishwarya Balan" w:date="2019-03-04T11:52:00Z">
                  <w:rPr>
                    <w:ins w:id="2447" w:author="Aishwarya Balan" w:date="2019-02-11T16:14:00Z"/>
                  </w:rPr>
                </w:rPrChange>
              </w:rPr>
            </w:pPr>
            <w:ins w:id="2448" w:author="Aishwarya Balan" w:date="2019-02-11T16:14:00Z">
              <w:r w:rsidRPr="003277C6">
                <w:rPr>
                  <w:sz w:val="18"/>
                  <w:rPrChange w:id="2449" w:author="Aishwarya Balan" w:date="2019-03-04T11:52:00Z">
                    <w:rPr/>
                  </w:rPrChange>
                </w:rPr>
                <w:t xml:space="preserve">String </w:t>
              </w:r>
            </w:ins>
          </w:p>
        </w:tc>
        <w:tc>
          <w:tcPr>
            <w:tcW w:w="712" w:type="pct"/>
            <w:tcPrChange w:id="2450" w:author="Gaurav Shah" w:date="2019-03-20T00:36:00Z">
              <w:tcPr>
                <w:tcW w:w="640" w:type="pct"/>
              </w:tcPr>
            </w:tcPrChange>
          </w:tcPr>
          <w:p w14:paraId="41A78B32" w14:textId="77777777" w:rsidR="00370FA4" w:rsidRPr="003277C6" w:rsidRDefault="00370FA4" w:rsidP="00370FA4">
            <w:pPr>
              <w:pStyle w:val="BodyText"/>
              <w:cnfStyle w:val="000000000000" w:firstRow="0" w:lastRow="0" w:firstColumn="0" w:lastColumn="0" w:oddVBand="0" w:evenVBand="0" w:oddHBand="0" w:evenHBand="0" w:firstRowFirstColumn="0" w:firstRowLastColumn="0" w:lastRowFirstColumn="0" w:lastRowLastColumn="0"/>
              <w:rPr>
                <w:ins w:id="2451" w:author="Aishwarya Balan" w:date="2019-02-11T16:14:00Z"/>
                <w:sz w:val="18"/>
                <w:rPrChange w:id="2452" w:author="Aishwarya Balan" w:date="2019-03-04T11:52:00Z">
                  <w:rPr>
                    <w:ins w:id="2453" w:author="Aishwarya Balan" w:date="2019-02-11T16:14:00Z"/>
                  </w:rPr>
                </w:rPrChange>
              </w:rPr>
            </w:pPr>
            <w:ins w:id="2454" w:author="Aishwarya Balan" w:date="2019-02-11T16:14:00Z">
              <w:r w:rsidRPr="003277C6">
                <w:rPr>
                  <w:sz w:val="18"/>
                  <w:rPrChange w:id="2455" w:author="Aishwarya Balan" w:date="2019-03-04T11:52:00Z">
                    <w:rPr/>
                  </w:rPrChange>
                </w:rPr>
                <w:t>Dropdown</w:t>
              </w:r>
            </w:ins>
          </w:p>
        </w:tc>
        <w:tc>
          <w:tcPr>
            <w:tcW w:w="1174" w:type="pct"/>
            <w:gridSpan w:val="2"/>
            <w:tcPrChange w:id="2456" w:author="Gaurav Shah" w:date="2019-03-20T00:36:00Z">
              <w:tcPr>
                <w:tcW w:w="899" w:type="pct"/>
                <w:gridSpan w:val="2"/>
              </w:tcPr>
            </w:tcPrChange>
          </w:tcPr>
          <w:p w14:paraId="5393CFE2" w14:textId="530DEB81" w:rsidR="00370FA4" w:rsidRPr="003277C6" w:rsidRDefault="00370FA4" w:rsidP="00370FA4">
            <w:pPr>
              <w:pStyle w:val="BodyText"/>
              <w:cnfStyle w:val="000000000000" w:firstRow="0" w:lastRow="0" w:firstColumn="0" w:lastColumn="0" w:oddVBand="0" w:evenVBand="0" w:oddHBand="0" w:evenHBand="0" w:firstRowFirstColumn="0" w:firstRowLastColumn="0" w:lastRowFirstColumn="0" w:lastRowLastColumn="0"/>
              <w:rPr>
                <w:ins w:id="2457" w:author="Aishwarya Balan" w:date="2019-02-11T16:14:00Z"/>
                <w:sz w:val="18"/>
                <w:rPrChange w:id="2458" w:author="Aishwarya Balan" w:date="2019-03-04T11:52:00Z">
                  <w:rPr>
                    <w:ins w:id="2459" w:author="Aishwarya Balan" w:date="2019-02-11T16:14:00Z"/>
                  </w:rPr>
                </w:rPrChange>
              </w:rPr>
            </w:pPr>
            <w:ins w:id="2460" w:author="Aishwarya Balan" w:date="2019-02-11T16:14:00Z">
              <w:r w:rsidRPr="003277C6">
                <w:rPr>
                  <w:sz w:val="18"/>
                  <w:rPrChange w:id="2461" w:author="Aishwarya Balan" w:date="2019-03-04T11:52:00Z">
                    <w:rPr/>
                  </w:rPrChange>
                </w:rPr>
                <w:t>From CP Maintenance</w:t>
              </w:r>
            </w:ins>
            <w:ins w:id="2462" w:author="Gaurav Shah" w:date="2019-03-20T00:32:00Z">
              <w:r w:rsidR="00671A2F">
                <w:rPr>
                  <w:sz w:val="18"/>
                </w:rPr>
                <w:t xml:space="preserve"> – this is list of Counterparty Group and the list of Counterparty</w:t>
              </w:r>
            </w:ins>
          </w:p>
        </w:tc>
        <w:tc>
          <w:tcPr>
            <w:tcW w:w="372" w:type="pct"/>
            <w:tcPrChange w:id="2463" w:author="Gaurav Shah" w:date="2019-03-20T00:36:00Z">
              <w:tcPr>
                <w:tcW w:w="475" w:type="pct"/>
                <w:gridSpan w:val="2"/>
              </w:tcPr>
            </w:tcPrChange>
          </w:tcPr>
          <w:p w14:paraId="689AFF52" w14:textId="77777777" w:rsidR="00370FA4" w:rsidRPr="003277C6" w:rsidDel="00F43703" w:rsidRDefault="00370FA4" w:rsidP="00370FA4">
            <w:pPr>
              <w:pStyle w:val="BodyText"/>
              <w:cnfStyle w:val="000000000000" w:firstRow="0" w:lastRow="0" w:firstColumn="0" w:lastColumn="0" w:oddVBand="0" w:evenVBand="0" w:oddHBand="0" w:evenHBand="0" w:firstRowFirstColumn="0" w:firstRowLastColumn="0" w:lastRowFirstColumn="0" w:lastRowLastColumn="0"/>
              <w:rPr>
                <w:ins w:id="2464" w:author="Aishwarya Balan" w:date="2019-02-11T16:14:00Z"/>
                <w:sz w:val="18"/>
                <w:rPrChange w:id="2465" w:author="Aishwarya Balan" w:date="2019-03-04T11:52:00Z">
                  <w:rPr>
                    <w:ins w:id="2466" w:author="Aishwarya Balan" w:date="2019-02-11T16:14:00Z"/>
                  </w:rPr>
                </w:rPrChange>
              </w:rPr>
            </w:pPr>
            <w:ins w:id="2467" w:author="Aishwarya Balan" w:date="2019-02-11T16:14:00Z">
              <w:r w:rsidRPr="003277C6">
                <w:rPr>
                  <w:sz w:val="18"/>
                  <w:rPrChange w:id="2468" w:author="Aishwarya Balan" w:date="2019-03-04T11:52:00Z">
                    <w:rPr/>
                  </w:rPrChange>
                </w:rPr>
                <w:t>Yes</w:t>
              </w:r>
            </w:ins>
          </w:p>
        </w:tc>
        <w:tc>
          <w:tcPr>
            <w:tcW w:w="1103" w:type="pct"/>
            <w:gridSpan w:val="2"/>
            <w:tcPrChange w:id="2469" w:author="Gaurav Shah" w:date="2019-03-20T00:36:00Z">
              <w:tcPr>
                <w:tcW w:w="1514" w:type="pct"/>
                <w:gridSpan w:val="4"/>
              </w:tcPr>
            </w:tcPrChange>
          </w:tcPr>
          <w:p w14:paraId="1D41CE0C" w14:textId="213ABB99" w:rsidR="00370FA4" w:rsidRPr="003277C6" w:rsidRDefault="00370FA4" w:rsidP="00370FA4">
            <w:pPr>
              <w:pStyle w:val="BodyText"/>
              <w:cnfStyle w:val="000000000000" w:firstRow="0" w:lastRow="0" w:firstColumn="0" w:lastColumn="0" w:oddVBand="0" w:evenVBand="0" w:oddHBand="0" w:evenHBand="0" w:firstRowFirstColumn="0" w:firstRowLastColumn="0" w:lastRowFirstColumn="0" w:lastRowLastColumn="0"/>
              <w:rPr>
                <w:ins w:id="2470" w:author="Aishwarya Balan" w:date="2019-02-11T16:14:00Z"/>
                <w:sz w:val="18"/>
                <w:rPrChange w:id="2471" w:author="Aishwarya Balan" w:date="2019-03-04T11:52:00Z">
                  <w:rPr>
                    <w:ins w:id="2472" w:author="Aishwarya Balan" w:date="2019-02-11T16:14:00Z"/>
                  </w:rPr>
                </w:rPrChange>
              </w:rPr>
            </w:pPr>
            <w:ins w:id="2473" w:author="Aishwarya Balan" w:date="2019-02-11T16:14:00Z">
              <w:del w:id="2474" w:author="Gaurav Shah" w:date="2019-03-20T00:31:00Z">
                <w:r w:rsidRPr="003277C6" w:rsidDel="00671A2F">
                  <w:rPr>
                    <w:sz w:val="18"/>
                    <w:rPrChange w:id="2475" w:author="Aishwarya Balan" w:date="2019-03-04T11:52:00Z">
                      <w:rPr/>
                    </w:rPrChange>
                  </w:rPr>
                  <w:delText>This is fetched from PTM (CTRM) Master Data</w:delText>
                </w:r>
              </w:del>
            </w:ins>
          </w:p>
        </w:tc>
      </w:tr>
      <w:tr w:rsidR="00370FA4" w:rsidRPr="003277C6" w14:paraId="02F4F90B" w14:textId="77777777" w:rsidTr="0023279C">
        <w:trPr>
          <w:gridAfter w:val="1"/>
          <w:cnfStyle w:val="000000100000" w:firstRow="0" w:lastRow="0" w:firstColumn="0" w:lastColumn="0" w:oddVBand="0" w:evenVBand="0" w:oddHBand="1" w:evenHBand="0" w:firstRowFirstColumn="0" w:firstRowLastColumn="0" w:lastRowFirstColumn="0" w:lastRowLastColumn="0"/>
          <w:wAfter w:w="4" w:type="pct"/>
          <w:trHeight w:val="412"/>
          <w:ins w:id="2476" w:author="Aishwarya Balan" w:date="2019-02-11T16:14:00Z"/>
          <w:trPrChange w:id="2477" w:author="Gaurav Shah" w:date="2019-03-20T00:36:00Z">
            <w:trPr>
              <w:trHeight w:val="412"/>
            </w:trPr>
          </w:trPrChange>
        </w:trPr>
        <w:tc>
          <w:tcPr>
            <w:cnfStyle w:val="001000000000" w:firstRow="0" w:lastRow="0" w:firstColumn="1" w:lastColumn="0" w:oddVBand="0" w:evenVBand="0" w:oddHBand="0" w:evenHBand="0" w:firstRowFirstColumn="0" w:firstRowLastColumn="0" w:lastRowFirstColumn="0" w:lastRowLastColumn="0"/>
            <w:tcW w:w="1134" w:type="pct"/>
            <w:gridSpan w:val="2"/>
            <w:tcPrChange w:id="2478" w:author="Gaurav Shah" w:date="2019-03-20T00:36:00Z">
              <w:tcPr>
                <w:tcW w:w="1022" w:type="pct"/>
                <w:gridSpan w:val="3"/>
              </w:tcPr>
            </w:tcPrChange>
          </w:tcPr>
          <w:p w14:paraId="5A785175" w14:textId="77777777" w:rsidR="00370FA4" w:rsidRPr="003277C6" w:rsidRDefault="00370FA4" w:rsidP="00370FA4">
            <w:pPr>
              <w:pStyle w:val="BodyText"/>
              <w:cnfStyle w:val="001000100000" w:firstRow="0" w:lastRow="0" w:firstColumn="1" w:lastColumn="0" w:oddVBand="0" w:evenVBand="0" w:oddHBand="1" w:evenHBand="0" w:firstRowFirstColumn="0" w:firstRowLastColumn="0" w:lastRowFirstColumn="0" w:lastRowLastColumn="0"/>
              <w:rPr>
                <w:ins w:id="2479" w:author="Aishwarya Balan" w:date="2019-02-11T16:14:00Z"/>
                <w:sz w:val="18"/>
                <w:rPrChange w:id="2480" w:author="Aishwarya Balan" w:date="2019-03-04T11:52:00Z">
                  <w:rPr>
                    <w:ins w:id="2481" w:author="Aishwarya Balan" w:date="2019-02-11T16:14:00Z"/>
                  </w:rPr>
                </w:rPrChange>
              </w:rPr>
            </w:pPr>
            <w:ins w:id="2482" w:author="Aishwarya Balan" w:date="2019-02-11T16:14:00Z">
              <w:r w:rsidRPr="003277C6">
                <w:rPr>
                  <w:sz w:val="18"/>
                  <w:rPrChange w:id="2483" w:author="Aishwarya Balan" w:date="2019-03-04T11:52:00Z">
                    <w:rPr/>
                  </w:rPrChange>
                </w:rPr>
                <w:t>Credit Limit Source</w:t>
              </w:r>
            </w:ins>
          </w:p>
        </w:tc>
        <w:tc>
          <w:tcPr>
            <w:tcW w:w="501" w:type="pct"/>
            <w:tcPrChange w:id="2484" w:author="Gaurav Shah" w:date="2019-03-20T00:36:00Z">
              <w:tcPr>
                <w:tcW w:w="449" w:type="pct"/>
                <w:gridSpan w:val="2"/>
              </w:tcPr>
            </w:tcPrChange>
          </w:tcPr>
          <w:p w14:paraId="54D9E8D2" w14:textId="77777777" w:rsidR="00370FA4" w:rsidRPr="003277C6" w:rsidRDefault="00370FA4" w:rsidP="00370FA4">
            <w:pPr>
              <w:pStyle w:val="BodyText"/>
              <w:cnfStyle w:val="000000100000" w:firstRow="0" w:lastRow="0" w:firstColumn="0" w:lastColumn="0" w:oddVBand="0" w:evenVBand="0" w:oddHBand="1" w:evenHBand="0" w:firstRowFirstColumn="0" w:firstRowLastColumn="0" w:lastRowFirstColumn="0" w:lastRowLastColumn="0"/>
              <w:rPr>
                <w:ins w:id="2485" w:author="Aishwarya Balan" w:date="2019-02-11T16:14:00Z"/>
                <w:sz w:val="18"/>
                <w:rPrChange w:id="2486" w:author="Aishwarya Balan" w:date="2019-03-04T11:52:00Z">
                  <w:rPr>
                    <w:ins w:id="2487" w:author="Aishwarya Balan" w:date="2019-02-11T16:14:00Z"/>
                  </w:rPr>
                </w:rPrChange>
              </w:rPr>
            </w:pPr>
            <w:ins w:id="2488" w:author="Aishwarya Balan" w:date="2019-02-11T16:14:00Z">
              <w:r w:rsidRPr="003277C6">
                <w:rPr>
                  <w:sz w:val="18"/>
                  <w:rPrChange w:id="2489" w:author="Aishwarya Balan" w:date="2019-03-04T11:52:00Z">
                    <w:rPr/>
                  </w:rPrChange>
                </w:rPr>
                <w:t xml:space="preserve">String </w:t>
              </w:r>
            </w:ins>
          </w:p>
        </w:tc>
        <w:tc>
          <w:tcPr>
            <w:tcW w:w="712" w:type="pct"/>
            <w:tcPrChange w:id="2490" w:author="Gaurav Shah" w:date="2019-03-20T00:36:00Z">
              <w:tcPr>
                <w:tcW w:w="640" w:type="pct"/>
              </w:tcPr>
            </w:tcPrChange>
          </w:tcPr>
          <w:p w14:paraId="46C59422" w14:textId="77777777" w:rsidR="00370FA4" w:rsidRPr="003277C6" w:rsidRDefault="00370FA4" w:rsidP="00370FA4">
            <w:pPr>
              <w:pStyle w:val="BodyText"/>
              <w:cnfStyle w:val="000000100000" w:firstRow="0" w:lastRow="0" w:firstColumn="0" w:lastColumn="0" w:oddVBand="0" w:evenVBand="0" w:oddHBand="1" w:evenHBand="0" w:firstRowFirstColumn="0" w:firstRowLastColumn="0" w:lastRowFirstColumn="0" w:lastRowLastColumn="0"/>
              <w:rPr>
                <w:ins w:id="2491" w:author="Aishwarya Balan" w:date="2019-02-11T16:14:00Z"/>
                <w:sz w:val="18"/>
                <w:rPrChange w:id="2492" w:author="Aishwarya Balan" w:date="2019-03-04T11:52:00Z">
                  <w:rPr>
                    <w:ins w:id="2493" w:author="Aishwarya Balan" w:date="2019-02-11T16:14:00Z"/>
                  </w:rPr>
                </w:rPrChange>
              </w:rPr>
            </w:pPr>
            <w:ins w:id="2494" w:author="Aishwarya Balan" w:date="2019-02-11T16:14:00Z">
              <w:r w:rsidRPr="003277C6">
                <w:rPr>
                  <w:sz w:val="18"/>
                  <w:rPrChange w:id="2495" w:author="Aishwarya Balan" w:date="2019-03-04T11:52:00Z">
                    <w:rPr/>
                  </w:rPrChange>
                </w:rPr>
                <w:t>Dropdown</w:t>
              </w:r>
            </w:ins>
          </w:p>
        </w:tc>
        <w:tc>
          <w:tcPr>
            <w:tcW w:w="1174" w:type="pct"/>
            <w:gridSpan w:val="2"/>
            <w:tcPrChange w:id="2496" w:author="Gaurav Shah" w:date="2019-03-20T00:36:00Z">
              <w:tcPr>
                <w:tcW w:w="899" w:type="pct"/>
                <w:gridSpan w:val="2"/>
              </w:tcPr>
            </w:tcPrChange>
          </w:tcPr>
          <w:p w14:paraId="0326B1FC" w14:textId="4CE0580A" w:rsidR="009D2565" w:rsidRDefault="009D2565">
            <w:pPr>
              <w:pStyle w:val="BodyText"/>
              <w:numPr>
                <w:ilvl w:val="0"/>
                <w:numId w:val="48"/>
              </w:numPr>
              <w:ind w:left="310"/>
              <w:cnfStyle w:val="000000100000" w:firstRow="0" w:lastRow="0" w:firstColumn="0" w:lastColumn="0" w:oddVBand="0" w:evenVBand="0" w:oddHBand="1" w:evenHBand="0" w:firstRowFirstColumn="0" w:firstRowLastColumn="0" w:lastRowFirstColumn="0" w:lastRowLastColumn="0"/>
              <w:rPr>
                <w:ins w:id="2497" w:author="Gaurav Shah" w:date="2019-03-20T00:35:00Z"/>
                <w:sz w:val="18"/>
              </w:rPr>
            </w:pPr>
            <w:ins w:id="2498" w:author="Aishwarya Balan" w:date="2019-03-04T12:25:00Z">
              <w:del w:id="2499" w:author="Gaurav Shah" w:date="2019-03-20T00:32:00Z">
                <w:r w:rsidDel="00671A2F">
                  <w:rPr>
                    <w:sz w:val="18"/>
                  </w:rPr>
                  <w:delText>Customer</w:delText>
                </w:r>
              </w:del>
            </w:ins>
            <w:ins w:id="2500" w:author="Gaurav Shah" w:date="2019-03-20T00:32:00Z">
              <w:r w:rsidR="00671A2F">
                <w:rPr>
                  <w:sz w:val="18"/>
                </w:rPr>
                <w:t xml:space="preserve">If Counterparty </w:t>
              </w:r>
            </w:ins>
            <w:ins w:id="2501" w:author="Gaurav Shah" w:date="2019-03-20T00:33:00Z">
              <w:r w:rsidR="0023279C">
                <w:rPr>
                  <w:sz w:val="18"/>
                </w:rPr>
                <w:t xml:space="preserve">Group is </w:t>
              </w:r>
              <w:proofErr w:type="gramStart"/>
              <w:r w:rsidR="0023279C">
                <w:rPr>
                  <w:sz w:val="18"/>
                </w:rPr>
                <w:t>selected</w:t>
              </w:r>
              <w:proofErr w:type="gramEnd"/>
              <w:r w:rsidR="0023279C">
                <w:rPr>
                  <w:sz w:val="18"/>
                </w:rPr>
                <w:t xml:space="preserve"> then list of values will be:</w:t>
              </w:r>
            </w:ins>
          </w:p>
          <w:p w14:paraId="5688402F" w14:textId="77777777" w:rsidR="0023279C" w:rsidRPr="0023279C" w:rsidRDefault="0023279C">
            <w:pPr>
              <w:pStyle w:val="BodyText"/>
              <w:numPr>
                <w:ilvl w:val="0"/>
                <w:numId w:val="53"/>
              </w:numPr>
              <w:cnfStyle w:val="000000100000" w:firstRow="0" w:lastRow="0" w:firstColumn="0" w:lastColumn="0" w:oddVBand="0" w:evenVBand="0" w:oddHBand="1" w:evenHBand="0" w:firstRowFirstColumn="0" w:firstRowLastColumn="0" w:lastRowFirstColumn="0" w:lastRowLastColumn="0"/>
              <w:rPr>
                <w:ins w:id="2502" w:author="Gaurav Shah" w:date="2019-03-20T00:35:00Z"/>
                <w:sz w:val="18"/>
              </w:rPr>
              <w:pPrChange w:id="2503" w:author="Gaurav Shah" w:date="2019-03-20T00:35:00Z">
                <w:pPr>
                  <w:pStyle w:val="BodyText"/>
                  <w:framePr w:hSpace="180" w:wrap="around" w:vAnchor="text" w:hAnchor="margin" w:y="460"/>
                  <w:numPr>
                    <w:numId w:val="48"/>
                  </w:numPr>
                  <w:ind w:left="1440" w:hanging="360"/>
                  <w:cnfStyle w:val="000000100000" w:firstRow="0" w:lastRow="0" w:firstColumn="0" w:lastColumn="0" w:oddVBand="0" w:evenVBand="0" w:oddHBand="1" w:evenHBand="0" w:firstRowFirstColumn="0" w:firstRowLastColumn="0" w:lastRowFirstColumn="0" w:lastRowLastColumn="0"/>
                </w:pPr>
              </w:pPrChange>
            </w:pPr>
            <w:proofErr w:type="spellStart"/>
            <w:ins w:id="2504" w:author="Gaurav Shah" w:date="2019-03-20T00:35:00Z">
              <w:r w:rsidRPr="0023279C">
                <w:rPr>
                  <w:sz w:val="18"/>
                </w:rPr>
                <w:t>Credendo</w:t>
              </w:r>
              <w:proofErr w:type="spellEnd"/>
            </w:ins>
          </w:p>
          <w:p w14:paraId="441329C9" w14:textId="77777777" w:rsidR="0023279C" w:rsidRPr="0023279C" w:rsidRDefault="0023279C">
            <w:pPr>
              <w:pStyle w:val="BodyText"/>
              <w:numPr>
                <w:ilvl w:val="0"/>
                <w:numId w:val="53"/>
              </w:numPr>
              <w:cnfStyle w:val="000000100000" w:firstRow="0" w:lastRow="0" w:firstColumn="0" w:lastColumn="0" w:oddVBand="0" w:evenVBand="0" w:oddHBand="1" w:evenHBand="0" w:firstRowFirstColumn="0" w:firstRowLastColumn="0" w:lastRowFirstColumn="0" w:lastRowLastColumn="0"/>
              <w:rPr>
                <w:ins w:id="2505" w:author="Gaurav Shah" w:date="2019-03-20T00:35:00Z"/>
                <w:sz w:val="18"/>
              </w:rPr>
              <w:pPrChange w:id="2506" w:author="Gaurav Shah" w:date="2019-03-20T00:35:00Z">
                <w:pPr>
                  <w:pStyle w:val="BodyText"/>
                  <w:framePr w:hSpace="180" w:wrap="around" w:vAnchor="text" w:hAnchor="margin" w:y="460"/>
                  <w:numPr>
                    <w:numId w:val="48"/>
                  </w:numPr>
                  <w:ind w:left="1440" w:hanging="360"/>
                  <w:cnfStyle w:val="000000100000" w:firstRow="0" w:lastRow="0" w:firstColumn="0" w:lastColumn="0" w:oddVBand="0" w:evenVBand="0" w:oddHBand="1" w:evenHBand="0" w:firstRowFirstColumn="0" w:firstRowLastColumn="0" w:lastRowFirstColumn="0" w:lastRowLastColumn="0"/>
                </w:pPr>
              </w:pPrChange>
            </w:pPr>
            <w:ins w:id="2507" w:author="Gaurav Shah" w:date="2019-03-20T00:35:00Z">
              <w:r w:rsidRPr="0023279C">
                <w:rPr>
                  <w:sz w:val="18"/>
                </w:rPr>
                <w:t>Equinox</w:t>
              </w:r>
            </w:ins>
          </w:p>
          <w:p w14:paraId="559E43AF" w14:textId="55E1529A" w:rsidR="0023279C" w:rsidRPr="0023279C" w:rsidRDefault="0023279C">
            <w:pPr>
              <w:pStyle w:val="BodyText"/>
              <w:numPr>
                <w:ilvl w:val="0"/>
                <w:numId w:val="53"/>
              </w:numPr>
              <w:cnfStyle w:val="000000100000" w:firstRow="0" w:lastRow="0" w:firstColumn="0" w:lastColumn="0" w:oddVBand="0" w:evenVBand="0" w:oddHBand="1" w:evenHBand="0" w:firstRowFirstColumn="0" w:firstRowLastColumn="0" w:lastRowFirstColumn="0" w:lastRowLastColumn="0"/>
              <w:rPr>
                <w:ins w:id="2508" w:author="Gaurav Shah" w:date="2019-03-20T00:33:00Z"/>
                <w:sz w:val="18"/>
              </w:rPr>
              <w:pPrChange w:id="2509" w:author="Gaurav Shah" w:date="2019-03-20T00:35:00Z">
                <w:pPr>
                  <w:pStyle w:val="BodyText"/>
                  <w:framePr w:hSpace="180" w:wrap="around" w:vAnchor="text" w:hAnchor="margin" w:y="460"/>
                  <w:numPr>
                    <w:numId w:val="48"/>
                  </w:numPr>
                  <w:ind w:left="310" w:hanging="360"/>
                  <w:cnfStyle w:val="000000100000" w:firstRow="0" w:lastRow="0" w:firstColumn="0" w:lastColumn="0" w:oddVBand="0" w:evenVBand="0" w:oddHBand="1" w:evenHBand="0" w:firstRowFirstColumn="0" w:firstRowLastColumn="0" w:lastRowFirstColumn="0" w:lastRowLastColumn="0"/>
                </w:pPr>
              </w:pPrChange>
            </w:pPr>
            <w:ins w:id="2510" w:author="Gaurav Shah" w:date="2019-03-20T00:35:00Z">
              <w:r w:rsidRPr="0023279C">
                <w:rPr>
                  <w:sz w:val="18"/>
                </w:rPr>
                <w:t>Own Risk</w:t>
              </w:r>
            </w:ins>
          </w:p>
          <w:p w14:paraId="2B075D41" w14:textId="22470BBF" w:rsidR="0023279C" w:rsidRDefault="0023279C">
            <w:pPr>
              <w:pStyle w:val="BodyText"/>
              <w:numPr>
                <w:ilvl w:val="0"/>
                <w:numId w:val="48"/>
              </w:numPr>
              <w:ind w:left="310"/>
              <w:cnfStyle w:val="000000100000" w:firstRow="0" w:lastRow="0" w:firstColumn="0" w:lastColumn="0" w:oddVBand="0" w:evenVBand="0" w:oddHBand="1" w:evenHBand="0" w:firstRowFirstColumn="0" w:firstRowLastColumn="0" w:lastRowFirstColumn="0" w:lastRowLastColumn="0"/>
              <w:rPr>
                <w:ins w:id="2511" w:author="Aishwarya Balan" w:date="2019-03-04T12:24:00Z"/>
                <w:sz w:val="18"/>
              </w:rPr>
              <w:pPrChange w:id="2512" w:author="Aishwarya Balan" w:date="2019-03-04T12:25:00Z">
                <w:pPr>
                  <w:pStyle w:val="BodyText"/>
                  <w:framePr w:hSpace="180" w:wrap="around" w:vAnchor="text" w:hAnchor="margin" w:y="460"/>
                  <w:numPr>
                    <w:numId w:val="47"/>
                  </w:numPr>
                  <w:ind w:left="720" w:hanging="360"/>
                  <w:cnfStyle w:val="000000100000" w:firstRow="0" w:lastRow="0" w:firstColumn="0" w:lastColumn="0" w:oddVBand="0" w:evenVBand="0" w:oddHBand="1" w:evenHBand="0" w:firstRowFirstColumn="0" w:firstRowLastColumn="0" w:lastRowFirstColumn="0" w:lastRowLastColumn="0"/>
                </w:pPr>
              </w:pPrChange>
            </w:pPr>
            <w:ins w:id="2513" w:author="Gaurav Shah" w:date="2019-03-20T00:33:00Z">
              <w:r>
                <w:rPr>
                  <w:sz w:val="18"/>
                </w:rPr>
                <w:t xml:space="preserve">If Counterparty is selected, </w:t>
              </w:r>
            </w:ins>
            <w:ins w:id="2514" w:author="Gaurav Shah" w:date="2019-03-20T00:34:00Z">
              <w:r>
                <w:rPr>
                  <w:sz w:val="18"/>
                </w:rPr>
                <w:t>and is of type Buyer or Both, the list of values will be:</w:t>
              </w:r>
            </w:ins>
          </w:p>
          <w:p w14:paraId="24D0C002" w14:textId="723F582D" w:rsidR="00370FA4" w:rsidRDefault="00370FA4" w:rsidP="009D2565">
            <w:pPr>
              <w:pStyle w:val="BodyText"/>
              <w:numPr>
                <w:ilvl w:val="0"/>
                <w:numId w:val="47"/>
              </w:numPr>
              <w:cnfStyle w:val="000000100000" w:firstRow="0" w:lastRow="0" w:firstColumn="0" w:lastColumn="0" w:oddVBand="0" w:evenVBand="0" w:oddHBand="1" w:evenHBand="0" w:firstRowFirstColumn="0" w:firstRowLastColumn="0" w:lastRowFirstColumn="0" w:lastRowLastColumn="0"/>
              <w:rPr>
                <w:ins w:id="2515" w:author="Aishwarya Balan" w:date="2019-03-04T12:24:00Z"/>
                <w:sz w:val="18"/>
              </w:rPr>
            </w:pPr>
            <w:proofErr w:type="spellStart"/>
            <w:ins w:id="2516" w:author="Aishwarya Balan" w:date="2019-02-11T16:14:00Z">
              <w:r w:rsidRPr="003277C6">
                <w:rPr>
                  <w:sz w:val="18"/>
                  <w:rPrChange w:id="2517" w:author="Aishwarya Balan" w:date="2019-03-04T11:52:00Z">
                    <w:rPr/>
                  </w:rPrChange>
                </w:rPr>
                <w:t>Cred</w:t>
              </w:r>
            </w:ins>
            <w:ins w:id="2518" w:author="Aishwarya Balan" w:date="2019-03-04T12:24:00Z">
              <w:r w:rsidR="009D2565">
                <w:rPr>
                  <w:sz w:val="18"/>
                </w:rPr>
                <w:t>endo</w:t>
              </w:r>
              <w:proofErr w:type="spellEnd"/>
            </w:ins>
          </w:p>
          <w:p w14:paraId="6393C3B6" w14:textId="4FEF255D" w:rsidR="009D2565" w:rsidRDefault="009D2565">
            <w:pPr>
              <w:pStyle w:val="BodyText"/>
              <w:numPr>
                <w:ilvl w:val="0"/>
                <w:numId w:val="47"/>
              </w:numPr>
              <w:cnfStyle w:val="000000100000" w:firstRow="0" w:lastRow="0" w:firstColumn="0" w:lastColumn="0" w:oddVBand="0" w:evenVBand="0" w:oddHBand="1" w:evenHBand="0" w:firstRowFirstColumn="0" w:firstRowLastColumn="0" w:lastRowFirstColumn="0" w:lastRowLastColumn="0"/>
              <w:rPr>
                <w:ins w:id="2519" w:author="Aishwarya Balan" w:date="2019-03-04T12:23:00Z"/>
                <w:sz w:val="18"/>
              </w:rPr>
              <w:pPrChange w:id="2520" w:author="Aishwarya Balan" w:date="2019-03-04T12:23:00Z">
                <w:pPr>
                  <w:pStyle w:val="BodyText"/>
                  <w:framePr w:hSpace="180" w:wrap="around" w:vAnchor="text" w:hAnchor="margin" w:y="460"/>
                  <w:cnfStyle w:val="000000100000" w:firstRow="0" w:lastRow="0" w:firstColumn="0" w:lastColumn="0" w:oddVBand="0" w:evenVBand="0" w:oddHBand="1" w:evenHBand="0" w:firstRowFirstColumn="0" w:firstRowLastColumn="0" w:lastRowFirstColumn="0" w:lastRowLastColumn="0"/>
                </w:pPr>
              </w:pPrChange>
            </w:pPr>
            <w:ins w:id="2521" w:author="Aishwarya Balan" w:date="2019-03-04T12:24:00Z">
              <w:r>
                <w:rPr>
                  <w:sz w:val="18"/>
                </w:rPr>
                <w:t>Equinox</w:t>
              </w:r>
            </w:ins>
          </w:p>
          <w:p w14:paraId="5A792901" w14:textId="77777777" w:rsidR="00370FA4" w:rsidRDefault="009D2565" w:rsidP="00370FA4">
            <w:pPr>
              <w:pStyle w:val="BodyText"/>
              <w:numPr>
                <w:ilvl w:val="0"/>
                <w:numId w:val="47"/>
              </w:numPr>
              <w:cnfStyle w:val="000000100000" w:firstRow="0" w:lastRow="0" w:firstColumn="0" w:lastColumn="0" w:oddVBand="0" w:evenVBand="0" w:oddHBand="1" w:evenHBand="0" w:firstRowFirstColumn="0" w:firstRowLastColumn="0" w:lastRowFirstColumn="0" w:lastRowLastColumn="0"/>
              <w:rPr>
                <w:ins w:id="2522" w:author="Aishwarya Balan" w:date="2019-03-04T12:25:00Z"/>
                <w:sz w:val="18"/>
              </w:rPr>
            </w:pPr>
            <w:ins w:id="2523" w:author="Aishwarya Balan" w:date="2019-03-04T12:24:00Z">
              <w:r>
                <w:rPr>
                  <w:sz w:val="18"/>
                </w:rPr>
                <w:t>Own Risk</w:t>
              </w:r>
            </w:ins>
          </w:p>
          <w:p w14:paraId="0A552C8E" w14:textId="79BA53E9" w:rsidR="00F7257E" w:rsidRPr="0023279C" w:rsidRDefault="0023279C" w:rsidP="005E79D0">
            <w:pPr>
              <w:pStyle w:val="BodyText"/>
              <w:numPr>
                <w:ilvl w:val="0"/>
                <w:numId w:val="48"/>
              </w:numPr>
              <w:ind w:left="310"/>
              <w:cnfStyle w:val="000000100000" w:firstRow="0" w:lastRow="0" w:firstColumn="0" w:lastColumn="0" w:oddVBand="0" w:evenVBand="0" w:oddHBand="1" w:evenHBand="0" w:firstRowFirstColumn="0" w:firstRowLastColumn="0" w:lastRowFirstColumn="0" w:lastRowLastColumn="0"/>
              <w:rPr>
                <w:ins w:id="2524" w:author="Aishwarya Balan" w:date="2019-03-04T12:25:00Z"/>
                <w:sz w:val="18"/>
              </w:rPr>
            </w:pPr>
            <w:ins w:id="2525" w:author="Gaurav Shah" w:date="2019-03-20T00:35:00Z">
              <w:r>
                <w:rPr>
                  <w:sz w:val="18"/>
                </w:rPr>
                <w:t xml:space="preserve">If Counterparty is selected, and is of type </w:t>
              </w:r>
              <w:r>
                <w:rPr>
                  <w:sz w:val="18"/>
                </w:rPr>
                <w:lastRenderedPageBreak/>
                <w:t>Seller or Both, the list of values will be:</w:t>
              </w:r>
            </w:ins>
            <w:ins w:id="2526" w:author="Aishwarya Balan" w:date="2019-03-04T12:25:00Z">
              <w:del w:id="2527" w:author="Gaurav Shah" w:date="2019-03-20T00:35:00Z">
                <w:r w:rsidR="00F7257E" w:rsidRPr="0023279C" w:rsidDel="0023279C">
                  <w:rPr>
                    <w:sz w:val="18"/>
                  </w:rPr>
                  <w:delText>Supplier</w:delText>
                </w:r>
              </w:del>
            </w:ins>
          </w:p>
          <w:p w14:paraId="67E587BA" w14:textId="77777777" w:rsidR="00F7257E" w:rsidRDefault="00F7257E" w:rsidP="00F7257E">
            <w:pPr>
              <w:pStyle w:val="BodyText"/>
              <w:numPr>
                <w:ilvl w:val="0"/>
                <w:numId w:val="49"/>
              </w:numPr>
              <w:cnfStyle w:val="000000100000" w:firstRow="0" w:lastRow="0" w:firstColumn="0" w:lastColumn="0" w:oddVBand="0" w:evenVBand="0" w:oddHBand="1" w:evenHBand="0" w:firstRowFirstColumn="0" w:firstRowLastColumn="0" w:lastRowFirstColumn="0" w:lastRowLastColumn="0"/>
              <w:rPr>
                <w:ins w:id="2528" w:author="Aishwarya Balan" w:date="2019-03-04T12:26:00Z"/>
                <w:sz w:val="18"/>
              </w:rPr>
            </w:pPr>
            <w:proofErr w:type="spellStart"/>
            <w:ins w:id="2529" w:author="Aishwarya Balan" w:date="2019-03-04T12:26:00Z">
              <w:r>
                <w:rPr>
                  <w:sz w:val="18"/>
                </w:rPr>
                <w:t>Credendo</w:t>
              </w:r>
              <w:proofErr w:type="spellEnd"/>
            </w:ins>
          </w:p>
          <w:p w14:paraId="7762D687" w14:textId="608FF4B9" w:rsidR="00F7257E" w:rsidRPr="009D2565" w:rsidRDefault="00F7257E">
            <w:pPr>
              <w:pStyle w:val="BodyText"/>
              <w:numPr>
                <w:ilvl w:val="0"/>
                <w:numId w:val="49"/>
              </w:numPr>
              <w:cnfStyle w:val="000000100000" w:firstRow="0" w:lastRow="0" w:firstColumn="0" w:lastColumn="0" w:oddVBand="0" w:evenVBand="0" w:oddHBand="1" w:evenHBand="0" w:firstRowFirstColumn="0" w:firstRowLastColumn="0" w:lastRowFirstColumn="0" w:lastRowLastColumn="0"/>
              <w:rPr>
                <w:ins w:id="2530" w:author="Aishwarya Balan" w:date="2019-02-11T16:14:00Z"/>
                <w:sz w:val="18"/>
                <w:rPrChange w:id="2531" w:author="Aishwarya Balan" w:date="2019-03-04T12:24:00Z">
                  <w:rPr>
                    <w:ins w:id="2532" w:author="Aishwarya Balan" w:date="2019-02-11T16:14:00Z"/>
                  </w:rPr>
                </w:rPrChange>
              </w:rPr>
              <w:pPrChange w:id="2533" w:author="Aishwarya Balan" w:date="2019-03-04T12:25:00Z">
                <w:pPr>
                  <w:pStyle w:val="BodyText"/>
                  <w:framePr w:hSpace="180" w:wrap="around" w:vAnchor="text" w:hAnchor="margin" w:y="460"/>
                  <w:cnfStyle w:val="000000100000" w:firstRow="0" w:lastRow="0" w:firstColumn="0" w:lastColumn="0" w:oddVBand="0" w:evenVBand="0" w:oddHBand="1" w:evenHBand="0" w:firstRowFirstColumn="0" w:firstRowLastColumn="0" w:lastRowFirstColumn="0" w:lastRowLastColumn="0"/>
                </w:pPr>
              </w:pPrChange>
            </w:pPr>
            <w:ins w:id="2534" w:author="Aishwarya Balan" w:date="2019-03-04T12:26:00Z">
              <w:r>
                <w:rPr>
                  <w:sz w:val="18"/>
                </w:rPr>
                <w:t>Own Risk</w:t>
              </w:r>
            </w:ins>
          </w:p>
        </w:tc>
        <w:tc>
          <w:tcPr>
            <w:tcW w:w="372" w:type="pct"/>
            <w:tcPrChange w:id="2535" w:author="Gaurav Shah" w:date="2019-03-20T00:36:00Z">
              <w:tcPr>
                <w:tcW w:w="475" w:type="pct"/>
                <w:gridSpan w:val="2"/>
              </w:tcPr>
            </w:tcPrChange>
          </w:tcPr>
          <w:p w14:paraId="25CCF606" w14:textId="77777777" w:rsidR="00370FA4" w:rsidRPr="003277C6" w:rsidRDefault="00370FA4" w:rsidP="00370FA4">
            <w:pPr>
              <w:pStyle w:val="BodyText"/>
              <w:cnfStyle w:val="000000100000" w:firstRow="0" w:lastRow="0" w:firstColumn="0" w:lastColumn="0" w:oddVBand="0" w:evenVBand="0" w:oddHBand="1" w:evenHBand="0" w:firstRowFirstColumn="0" w:firstRowLastColumn="0" w:lastRowFirstColumn="0" w:lastRowLastColumn="0"/>
              <w:rPr>
                <w:ins w:id="2536" w:author="Aishwarya Balan" w:date="2019-02-11T16:14:00Z"/>
                <w:sz w:val="18"/>
                <w:rPrChange w:id="2537" w:author="Aishwarya Balan" w:date="2019-03-04T11:52:00Z">
                  <w:rPr>
                    <w:ins w:id="2538" w:author="Aishwarya Balan" w:date="2019-02-11T16:14:00Z"/>
                  </w:rPr>
                </w:rPrChange>
              </w:rPr>
            </w:pPr>
            <w:ins w:id="2539" w:author="Aishwarya Balan" w:date="2019-02-11T16:14:00Z">
              <w:r w:rsidRPr="003277C6">
                <w:rPr>
                  <w:sz w:val="18"/>
                  <w:rPrChange w:id="2540" w:author="Aishwarya Balan" w:date="2019-03-04T11:52:00Z">
                    <w:rPr/>
                  </w:rPrChange>
                </w:rPr>
                <w:lastRenderedPageBreak/>
                <w:t>Yes</w:t>
              </w:r>
            </w:ins>
          </w:p>
        </w:tc>
        <w:tc>
          <w:tcPr>
            <w:tcW w:w="1103" w:type="pct"/>
            <w:gridSpan w:val="2"/>
            <w:tcPrChange w:id="2541" w:author="Gaurav Shah" w:date="2019-03-20T00:36:00Z">
              <w:tcPr>
                <w:tcW w:w="1514" w:type="pct"/>
                <w:gridSpan w:val="4"/>
              </w:tcPr>
            </w:tcPrChange>
          </w:tcPr>
          <w:p w14:paraId="0B70A563" w14:textId="77777777" w:rsidR="009D2565" w:rsidRPr="009D2565" w:rsidRDefault="009D2565" w:rsidP="009D2565">
            <w:pPr>
              <w:cnfStyle w:val="000000100000" w:firstRow="0" w:lastRow="0" w:firstColumn="0" w:lastColumn="0" w:oddVBand="0" w:evenVBand="0" w:oddHBand="1" w:evenHBand="0" w:firstRowFirstColumn="0" w:firstRowLastColumn="0" w:lastRowFirstColumn="0" w:lastRowLastColumn="0"/>
              <w:rPr>
                <w:ins w:id="2542" w:author="Aishwarya Balan" w:date="2019-03-04T12:20:00Z"/>
                <w:sz w:val="18"/>
                <w:szCs w:val="18"/>
                <w:lang w:val="en-IN"/>
              </w:rPr>
            </w:pPr>
            <w:ins w:id="2543" w:author="Aishwarya Balan" w:date="2019-03-04T12:20:00Z">
              <w:r w:rsidRPr="009D2565">
                <w:rPr>
                  <w:sz w:val="18"/>
                  <w:szCs w:val="18"/>
                  <w:lang w:val="en-IN"/>
                </w:rPr>
                <w:t>Valid values are once given in the backend setup</w:t>
              </w:r>
            </w:ins>
          </w:p>
          <w:p w14:paraId="43071D1F" w14:textId="77777777" w:rsidR="00370FA4" w:rsidRPr="003277C6" w:rsidRDefault="00370FA4" w:rsidP="00370FA4">
            <w:pPr>
              <w:cnfStyle w:val="000000100000" w:firstRow="0" w:lastRow="0" w:firstColumn="0" w:lastColumn="0" w:oddVBand="0" w:evenVBand="0" w:oddHBand="1" w:evenHBand="0" w:firstRowFirstColumn="0" w:firstRowLastColumn="0" w:lastRowFirstColumn="0" w:lastRowLastColumn="0"/>
              <w:rPr>
                <w:ins w:id="2544" w:author="Aishwarya Balan" w:date="2019-02-11T16:14:00Z"/>
                <w:sz w:val="18"/>
                <w:szCs w:val="18"/>
                <w:rPrChange w:id="2545" w:author="Aishwarya Balan" w:date="2019-03-04T11:52:00Z">
                  <w:rPr>
                    <w:ins w:id="2546" w:author="Aishwarya Balan" w:date="2019-02-11T16:14:00Z"/>
                  </w:rPr>
                </w:rPrChange>
              </w:rPr>
            </w:pPr>
          </w:p>
        </w:tc>
      </w:tr>
      <w:tr w:rsidR="00370FA4" w:rsidRPr="003277C6" w14:paraId="7947C274" w14:textId="77777777" w:rsidTr="0023279C">
        <w:trPr>
          <w:gridAfter w:val="1"/>
          <w:wAfter w:w="4" w:type="pct"/>
          <w:trHeight w:val="396"/>
          <w:ins w:id="2547" w:author="Aishwarya Balan" w:date="2019-02-11T16:14:00Z"/>
          <w:trPrChange w:id="2548" w:author="Gaurav Shah" w:date="2019-03-20T00:36:00Z">
            <w:trPr>
              <w:trHeight w:val="396"/>
            </w:trPr>
          </w:trPrChange>
        </w:trPr>
        <w:tc>
          <w:tcPr>
            <w:cnfStyle w:val="001000000000" w:firstRow="0" w:lastRow="0" w:firstColumn="1" w:lastColumn="0" w:oddVBand="0" w:evenVBand="0" w:oddHBand="0" w:evenHBand="0" w:firstRowFirstColumn="0" w:firstRowLastColumn="0" w:lastRowFirstColumn="0" w:lastRowLastColumn="0"/>
            <w:tcW w:w="1134" w:type="pct"/>
            <w:gridSpan w:val="2"/>
            <w:tcPrChange w:id="2549" w:author="Gaurav Shah" w:date="2019-03-20T00:36:00Z">
              <w:tcPr>
                <w:tcW w:w="1022" w:type="pct"/>
                <w:gridSpan w:val="3"/>
              </w:tcPr>
            </w:tcPrChange>
          </w:tcPr>
          <w:p w14:paraId="0B02D91D" w14:textId="77777777" w:rsidR="00370FA4" w:rsidRPr="003277C6" w:rsidRDefault="00370FA4" w:rsidP="00370FA4">
            <w:pPr>
              <w:pStyle w:val="BodyText"/>
              <w:rPr>
                <w:ins w:id="2550" w:author="Aishwarya Balan" w:date="2019-02-11T16:14:00Z"/>
                <w:sz w:val="18"/>
                <w:rPrChange w:id="2551" w:author="Aishwarya Balan" w:date="2019-03-04T11:52:00Z">
                  <w:rPr>
                    <w:ins w:id="2552" w:author="Aishwarya Balan" w:date="2019-02-11T16:14:00Z"/>
                  </w:rPr>
                </w:rPrChange>
              </w:rPr>
            </w:pPr>
            <w:ins w:id="2553" w:author="Aishwarya Balan" w:date="2019-02-11T16:14:00Z">
              <w:r w:rsidRPr="003277C6">
                <w:rPr>
                  <w:sz w:val="18"/>
                  <w:rPrChange w:id="2554" w:author="Aishwarya Balan" w:date="2019-03-04T11:52:00Z">
                    <w:rPr/>
                  </w:rPrChange>
                </w:rPr>
                <w:t>Credit Limit Type</w:t>
              </w:r>
            </w:ins>
          </w:p>
        </w:tc>
        <w:tc>
          <w:tcPr>
            <w:tcW w:w="501" w:type="pct"/>
            <w:tcPrChange w:id="2555" w:author="Gaurav Shah" w:date="2019-03-20T00:36:00Z">
              <w:tcPr>
                <w:tcW w:w="449" w:type="pct"/>
                <w:gridSpan w:val="2"/>
              </w:tcPr>
            </w:tcPrChange>
          </w:tcPr>
          <w:p w14:paraId="074FF745" w14:textId="77777777" w:rsidR="00370FA4" w:rsidRPr="003277C6" w:rsidRDefault="00370FA4" w:rsidP="00370FA4">
            <w:pPr>
              <w:pStyle w:val="BodyText"/>
              <w:cnfStyle w:val="000000000000" w:firstRow="0" w:lastRow="0" w:firstColumn="0" w:lastColumn="0" w:oddVBand="0" w:evenVBand="0" w:oddHBand="0" w:evenHBand="0" w:firstRowFirstColumn="0" w:firstRowLastColumn="0" w:lastRowFirstColumn="0" w:lastRowLastColumn="0"/>
              <w:rPr>
                <w:ins w:id="2556" w:author="Aishwarya Balan" w:date="2019-02-11T16:14:00Z"/>
                <w:sz w:val="18"/>
                <w:rPrChange w:id="2557" w:author="Aishwarya Balan" w:date="2019-03-04T11:52:00Z">
                  <w:rPr>
                    <w:ins w:id="2558" w:author="Aishwarya Balan" w:date="2019-02-11T16:14:00Z"/>
                  </w:rPr>
                </w:rPrChange>
              </w:rPr>
            </w:pPr>
            <w:ins w:id="2559" w:author="Aishwarya Balan" w:date="2019-02-11T16:14:00Z">
              <w:r w:rsidRPr="003277C6">
                <w:rPr>
                  <w:sz w:val="18"/>
                  <w:rPrChange w:id="2560" w:author="Aishwarya Balan" w:date="2019-03-04T11:52:00Z">
                    <w:rPr/>
                  </w:rPrChange>
                </w:rPr>
                <w:t xml:space="preserve">String </w:t>
              </w:r>
            </w:ins>
          </w:p>
        </w:tc>
        <w:tc>
          <w:tcPr>
            <w:tcW w:w="712" w:type="pct"/>
            <w:tcPrChange w:id="2561" w:author="Gaurav Shah" w:date="2019-03-20T00:36:00Z">
              <w:tcPr>
                <w:tcW w:w="640" w:type="pct"/>
              </w:tcPr>
            </w:tcPrChange>
          </w:tcPr>
          <w:p w14:paraId="21CDD259" w14:textId="3BE897C5" w:rsidR="00370FA4" w:rsidRPr="003277C6" w:rsidRDefault="004450CA" w:rsidP="00370FA4">
            <w:pPr>
              <w:pStyle w:val="BodyText"/>
              <w:cnfStyle w:val="000000000000" w:firstRow="0" w:lastRow="0" w:firstColumn="0" w:lastColumn="0" w:oddVBand="0" w:evenVBand="0" w:oddHBand="0" w:evenHBand="0" w:firstRowFirstColumn="0" w:firstRowLastColumn="0" w:lastRowFirstColumn="0" w:lastRowLastColumn="0"/>
              <w:rPr>
                <w:ins w:id="2562" w:author="Aishwarya Balan" w:date="2019-02-11T16:14:00Z"/>
                <w:sz w:val="18"/>
                <w:rPrChange w:id="2563" w:author="Aishwarya Balan" w:date="2019-03-04T11:52:00Z">
                  <w:rPr>
                    <w:ins w:id="2564" w:author="Aishwarya Balan" w:date="2019-02-11T16:14:00Z"/>
                  </w:rPr>
                </w:rPrChange>
              </w:rPr>
            </w:pPr>
            <w:ins w:id="2565" w:author="Aishwarya Balan" w:date="2019-02-11T17:04:00Z">
              <w:r w:rsidRPr="003277C6">
                <w:rPr>
                  <w:sz w:val="18"/>
                  <w:rPrChange w:id="2566" w:author="Aishwarya Balan" w:date="2019-03-04T11:52:00Z">
                    <w:rPr/>
                  </w:rPrChange>
                </w:rPr>
                <w:t>Dependent</w:t>
              </w:r>
            </w:ins>
            <w:ins w:id="2567" w:author="Aishwarya Balan" w:date="2019-02-11T16:55:00Z">
              <w:r w:rsidR="00212D85" w:rsidRPr="003277C6">
                <w:rPr>
                  <w:sz w:val="18"/>
                  <w:rPrChange w:id="2568" w:author="Aishwarya Balan" w:date="2019-03-04T11:52:00Z">
                    <w:rPr/>
                  </w:rPrChange>
                </w:rPr>
                <w:t>-</w:t>
              </w:r>
            </w:ins>
            <w:ins w:id="2569" w:author="Aishwarya Balan" w:date="2019-02-11T16:14:00Z">
              <w:r w:rsidR="00370FA4" w:rsidRPr="003277C6">
                <w:rPr>
                  <w:sz w:val="18"/>
                  <w:rPrChange w:id="2570" w:author="Aishwarya Balan" w:date="2019-03-04T11:52:00Z">
                    <w:rPr/>
                  </w:rPrChange>
                </w:rPr>
                <w:t>Dropdown</w:t>
              </w:r>
            </w:ins>
          </w:p>
        </w:tc>
        <w:tc>
          <w:tcPr>
            <w:tcW w:w="1174" w:type="pct"/>
            <w:gridSpan w:val="2"/>
            <w:tcPrChange w:id="2571" w:author="Gaurav Shah" w:date="2019-03-20T00:36:00Z">
              <w:tcPr>
                <w:tcW w:w="899" w:type="pct"/>
                <w:gridSpan w:val="2"/>
              </w:tcPr>
            </w:tcPrChange>
          </w:tcPr>
          <w:p w14:paraId="5A956994" w14:textId="3100482E" w:rsidR="00370FA4" w:rsidRDefault="00F7257E">
            <w:pPr>
              <w:pStyle w:val="BodyText"/>
              <w:numPr>
                <w:ilvl w:val="0"/>
                <w:numId w:val="48"/>
              </w:numPr>
              <w:spacing w:after="0"/>
              <w:ind w:left="310"/>
              <w:cnfStyle w:val="000000000000" w:firstRow="0" w:lastRow="0" w:firstColumn="0" w:lastColumn="0" w:oddVBand="0" w:evenVBand="0" w:oddHBand="0" w:evenHBand="0" w:firstRowFirstColumn="0" w:firstRowLastColumn="0" w:lastRowFirstColumn="0" w:lastRowLastColumn="0"/>
              <w:rPr>
                <w:ins w:id="2572" w:author="Aishwarya Balan" w:date="2019-03-04T12:27:00Z"/>
                <w:sz w:val="18"/>
              </w:rPr>
              <w:pPrChange w:id="2573" w:author="Aishwarya Balan" w:date="2019-03-04T12:33:00Z">
                <w:pPr>
                  <w:pStyle w:val="BodyText"/>
                  <w:framePr w:hSpace="180" w:wrap="around" w:vAnchor="text" w:hAnchor="margin" w:y="460"/>
                  <w:spacing w:after="0"/>
                  <w:cnfStyle w:val="000000000000" w:firstRow="0" w:lastRow="0" w:firstColumn="0" w:lastColumn="0" w:oddVBand="0" w:evenVBand="0" w:oddHBand="0" w:evenHBand="0" w:firstRowFirstColumn="0" w:firstRowLastColumn="0" w:lastRowFirstColumn="0" w:lastRowLastColumn="0"/>
                </w:pPr>
              </w:pPrChange>
            </w:pPr>
            <w:proofErr w:type="spellStart"/>
            <w:ins w:id="2574" w:author="Aishwarya Balan" w:date="2019-03-04T12:27:00Z">
              <w:r>
                <w:rPr>
                  <w:sz w:val="18"/>
                </w:rPr>
                <w:t>Credendo</w:t>
              </w:r>
              <w:proofErr w:type="spellEnd"/>
              <w:r>
                <w:rPr>
                  <w:sz w:val="18"/>
                </w:rPr>
                <w:t xml:space="preserve"> </w:t>
              </w:r>
            </w:ins>
          </w:p>
          <w:tbl>
            <w:tblPr>
              <w:tblStyle w:val="PlainTable4"/>
              <w:tblW w:w="3220" w:type="dxa"/>
              <w:tblLayout w:type="fixed"/>
              <w:tblLook w:val="0600" w:firstRow="0" w:lastRow="0" w:firstColumn="0" w:lastColumn="0" w:noHBand="1" w:noVBand="1"/>
              <w:tblPrChange w:id="2575" w:author="Aishwarya Balan" w:date="2019-03-04T12:30:00Z">
                <w:tblPr>
                  <w:tblW w:w="3220" w:type="dxa"/>
                  <w:tblLayout w:type="fixed"/>
                  <w:tblCellMar>
                    <w:left w:w="0" w:type="dxa"/>
                    <w:right w:w="0" w:type="dxa"/>
                  </w:tblCellMar>
                  <w:tblLook w:val="0600" w:firstRow="0" w:lastRow="0" w:firstColumn="0" w:lastColumn="0" w:noHBand="1" w:noVBand="1"/>
                </w:tblPr>
              </w:tblPrChange>
            </w:tblPr>
            <w:tblGrid>
              <w:gridCol w:w="3220"/>
              <w:tblGridChange w:id="2576">
                <w:tblGrid>
                  <w:gridCol w:w="3220"/>
                </w:tblGrid>
              </w:tblGridChange>
            </w:tblGrid>
            <w:tr w:rsidR="00F7257E" w:rsidRPr="00257E4C" w14:paraId="4A4FE313" w14:textId="77777777" w:rsidTr="00F7257E">
              <w:trPr>
                <w:trHeight w:val="300"/>
                <w:ins w:id="2577" w:author="Aishwarya Balan" w:date="2019-03-04T12:28:00Z"/>
                <w:trPrChange w:id="2578" w:author="Aishwarya Balan" w:date="2019-03-04T12:30:00Z">
                  <w:trPr>
                    <w:trHeight w:val="300"/>
                  </w:trPr>
                </w:trPrChange>
              </w:trPr>
              <w:tc>
                <w:tcPr>
                  <w:tcW w:w="0" w:type="dxa"/>
                  <w:hideMark/>
                  <w:tcPrChange w:id="2579" w:author="Aishwarya Balan" w:date="2019-03-04T12:30:00Z">
                    <w:tcPr>
                      <w:tcW w:w="3220" w:type="dxa"/>
                      <w:tcBorders>
                        <w:top w:val="single" w:sz="8" w:space="0" w:color="FFFFFF"/>
                        <w:left w:val="single" w:sz="8" w:space="0" w:color="FFFFFF"/>
                        <w:bottom w:val="single" w:sz="8" w:space="0" w:color="FFFFFF"/>
                        <w:right w:val="single" w:sz="8" w:space="0" w:color="FFFFFF"/>
                      </w:tcBorders>
                      <w:shd w:val="clear" w:color="auto" w:fill="EAEFF7"/>
                      <w:tcMar>
                        <w:top w:w="15" w:type="dxa"/>
                        <w:left w:w="15" w:type="dxa"/>
                        <w:bottom w:w="0" w:type="dxa"/>
                        <w:right w:w="15" w:type="dxa"/>
                      </w:tcMar>
                      <w:vAlign w:val="bottom"/>
                      <w:hideMark/>
                    </w:tcPr>
                  </w:tcPrChange>
                </w:tcPr>
                <w:p w14:paraId="02E946DB" w14:textId="1DF6FFFD" w:rsidR="00F7257E" w:rsidRPr="00F7257E" w:rsidRDefault="00F7257E" w:rsidP="00F52D5C">
                  <w:pPr>
                    <w:pStyle w:val="BodyText"/>
                    <w:framePr w:hSpace="180" w:wrap="around" w:vAnchor="text" w:hAnchor="margin" w:y="460"/>
                    <w:numPr>
                      <w:ilvl w:val="0"/>
                      <w:numId w:val="50"/>
                    </w:numPr>
                    <w:spacing w:after="0"/>
                    <w:ind w:left="347"/>
                    <w:rPr>
                      <w:ins w:id="2580" w:author="Aishwarya Balan" w:date="2019-03-04T12:28:00Z"/>
                      <w:sz w:val="18"/>
                      <w:rPrChange w:id="2581" w:author="Aishwarya Balan" w:date="2019-03-04T12:34:00Z">
                        <w:rPr>
                          <w:ins w:id="2582" w:author="Aishwarya Balan" w:date="2019-03-04T12:28:00Z"/>
                          <w:sz w:val="18"/>
                          <w:lang w:val="en-IN"/>
                        </w:rPr>
                      </w:rPrChange>
                    </w:rPr>
                    <w:pPrChange w:id="2583" w:author="Aishwarya Balan" w:date="2019-03-04T12:34:00Z">
                      <w:pPr>
                        <w:pStyle w:val="BodyText"/>
                        <w:framePr w:hSpace="180" w:wrap="around" w:vAnchor="text" w:hAnchor="margin" w:y="460"/>
                      </w:pPr>
                    </w:pPrChange>
                  </w:pPr>
                  <w:bookmarkStart w:id="2584" w:name="_Hlk2595218"/>
                  <w:ins w:id="2585" w:author="Aishwarya Balan" w:date="2019-03-04T12:33:00Z">
                    <w:r w:rsidRPr="00F7257E">
                      <w:rPr>
                        <w:sz w:val="18"/>
                        <w:rPrChange w:id="2586" w:author="Aishwarya Balan" w:date="2019-03-04T12:34:00Z">
                          <w:rPr/>
                        </w:rPrChange>
                      </w:rPr>
                      <w:t>Contract (Full Term)</w:t>
                    </w:r>
                  </w:ins>
                </w:p>
              </w:tc>
            </w:tr>
            <w:tr w:rsidR="00F7257E" w:rsidRPr="00257E4C" w14:paraId="7529003B" w14:textId="77777777" w:rsidTr="00F7257E">
              <w:trPr>
                <w:trHeight w:val="300"/>
                <w:ins w:id="2587" w:author="Aishwarya Balan" w:date="2019-03-04T12:28:00Z"/>
                <w:trPrChange w:id="2588" w:author="Aishwarya Balan" w:date="2019-03-04T12:30:00Z">
                  <w:trPr>
                    <w:trHeight w:val="300"/>
                  </w:trPr>
                </w:trPrChange>
              </w:trPr>
              <w:tc>
                <w:tcPr>
                  <w:tcW w:w="0" w:type="dxa"/>
                  <w:hideMark/>
                  <w:tcPrChange w:id="2589" w:author="Aishwarya Balan" w:date="2019-03-04T12:30:00Z">
                    <w:tcPr>
                      <w:tcW w:w="3220" w:type="dxa"/>
                      <w:tcBorders>
                        <w:top w:val="single" w:sz="8" w:space="0" w:color="FFFFFF"/>
                        <w:left w:val="single" w:sz="8" w:space="0" w:color="FFFFFF"/>
                        <w:bottom w:val="single" w:sz="8" w:space="0" w:color="FFFFFF"/>
                        <w:right w:val="single" w:sz="8" w:space="0" w:color="FFFFFF"/>
                      </w:tcBorders>
                      <w:shd w:val="clear" w:color="auto" w:fill="EAEFF7"/>
                      <w:tcMar>
                        <w:top w:w="15" w:type="dxa"/>
                        <w:left w:w="15" w:type="dxa"/>
                        <w:bottom w:w="0" w:type="dxa"/>
                        <w:right w:w="15" w:type="dxa"/>
                      </w:tcMar>
                      <w:vAlign w:val="bottom"/>
                      <w:hideMark/>
                    </w:tcPr>
                  </w:tcPrChange>
                </w:tcPr>
                <w:p w14:paraId="75C72D7D" w14:textId="261FB80C" w:rsidR="00F7257E" w:rsidRPr="00F7257E" w:rsidRDefault="00F7257E" w:rsidP="00F52D5C">
                  <w:pPr>
                    <w:pStyle w:val="BodyText"/>
                    <w:framePr w:hSpace="180" w:wrap="around" w:vAnchor="text" w:hAnchor="margin" w:y="460"/>
                    <w:numPr>
                      <w:ilvl w:val="0"/>
                      <w:numId w:val="50"/>
                    </w:numPr>
                    <w:spacing w:after="0"/>
                    <w:ind w:left="347"/>
                    <w:rPr>
                      <w:ins w:id="2590" w:author="Aishwarya Balan" w:date="2019-03-04T12:28:00Z"/>
                      <w:sz w:val="18"/>
                      <w:rPrChange w:id="2591" w:author="Aishwarya Balan" w:date="2019-03-04T12:34:00Z">
                        <w:rPr>
                          <w:ins w:id="2592" w:author="Aishwarya Balan" w:date="2019-03-04T12:28:00Z"/>
                          <w:sz w:val="18"/>
                          <w:lang w:val="en-IN"/>
                        </w:rPr>
                      </w:rPrChange>
                    </w:rPr>
                    <w:pPrChange w:id="2593" w:author="Aishwarya Balan" w:date="2019-03-04T12:34:00Z">
                      <w:pPr>
                        <w:pStyle w:val="BodyText"/>
                        <w:framePr w:hSpace="180" w:wrap="around" w:vAnchor="text" w:hAnchor="margin" w:y="460"/>
                      </w:pPr>
                    </w:pPrChange>
                  </w:pPr>
                  <w:ins w:id="2594" w:author="Aishwarya Balan" w:date="2019-03-04T12:33:00Z">
                    <w:r w:rsidRPr="00F7257E">
                      <w:rPr>
                        <w:sz w:val="18"/>
                        <w:rPrChange w:id="2595" w:author="Aishwarya Balan" w:date="2019-03-04T12:34:00Z">
                          <w:rPr/>
                        </w:rPrChange>
                      </w:rPr>
                      <w:t>Contract (Partial Term)</w:t>
                    </w:r>
                  </w:ins>
                </w:p>
              </w:tc>
            </w:tr>
            <w:tr w:rsidR="00F7257E" w:rsidRPr="00257E4C" w14:paraId="6EA302D3" w14:textId="77777777" w:rsidTr="00F7257E">
              <w:trPr>
                <w:trHeight w:val="300"/>
                <w:ins w:id="2596" w:author="Aishwarya Balan" w:date="2019-03-04T12:28:00Z"/>
                <w:trPrChange w:id="2597" w:author="Aishwarya Balan" w:date="2019-03-04T12:30:00Z">
                  <w:trPr>
                    <w:trHeight w:val="300"/>
                  </w:trPr>
                </w:trPrChange>
              </w:trPr>
              <w:tc>
                <w:tcPr>
                  <w:tcW w:w="0" w:type="dxa"/>
                  <w:hideMark/>
                  <w:tcPrChange w:id="2598" w:author="Aishwarya Balan" w:date="2019-03-04T12:30:00Z">
                    <w:tcPr>
                      <w:tcW w:w="3220" w:type="dxa"/>
                      <w:tcBorders>
                        <w:top w:val="single" w:sz="8" w:space="0" w:color="FFFFFF"/>
                        <w:left w:val="single" w:sz="8" w:space="0" w:color="FFFFFF"/>
                        <w:bottom w:val="single" w:sz="8" w:space="0" w:color="FFFFFF"/>
                        <w:right w:val="single" w:sz="8" w:space="0" w:color="FFFFFF"/>
                      </w:tcBorders>
                      <w:shd w:val="clear" w:color="auto" w:fill="EAEFF7"/>
                      <w:tcMar>
                        <w:top w:w="15" w:type="dxa"/>
                        <w:left w:w="15" w:type="dxa"/>
                        <w:bottom w:w="0" w:type="dxa"/>
                        <w:right w:w="15" w:type="dxa"/>
                      </w:tcMar>
                      <w:vAlign w:val="bottom"/>
                      <w:hideMark/>
                    </w:tcPr>
                  </w:tcPrChange>
                </w:tcPr>
                <w:p w14:paraId="40FABFF5" w14:textId="3AAB2027" w:rsidR="00F7257E" w:rsidRPr="00F7257E" w:rsidRDefault="00F7257E" w:rsidP="00F52D5C">
                  <w:pPr>
                    <w:pStyle w:val="BodyText"/>
                    <w:framePr w:hSpace="180" w:wrap="around" w:vAnchor="text" w:hAnchor="margin" w:y="460"/>
                    <w:numPr>
                      <w:ilvl w:val="0"/>
                      <w:numId w:val="50"/>
                    </w:numPr>
                    <w:spacing w:after="0"/>
                    <w:ind w:left="347"/>
                    <w:rPr>
                      <w:ins w:id="2599" w:author="Aishwarya Balan" w:date="2019-03-04T12:28:00Z"/>
                      <w:sz w:val="18"/>
                      <w:rPrChange w:id="2600" w:author="Aishwarya Balan" w:date="2019-03-04T12:34:00Z">
                        <w:rPr>
                          <w:ins w:id="2601" w:author="Aishwarya Balan" w:date="2019-03-04T12:28:00Z"/>
                          <w:sz w:val="18"/>
                          <w:lang w:val="en-IN"/>
                        </w:rPr>
                      </w:rPrChange>
                    </w:rPr>
                    <w:pPrChange w:id="2602" w:author="Aishwarya Balan" w:date="2019-03-04T12:34:00Z">
                      <w:pPr>
                        <w:pStyle w:val="BodyText"/>
                        <w:framePr w:hSpace="180" w:wrap="around" w:vAnchor="text" w:hAnchor="margin" w:y="460"/>
                      </w:pPr>
                    </w:pPrChange>
                  </w:pPr>
                  <w:ins w:id="2603" w:author="Aishwarya Balan" w:date="2019-03-04T12:33:00Z">
                    <w:r w:rsidRPr="00F7257E">
                      <w:rPr>
                        <w:sz w:val="18"/>
                        <w:rPrChange w:id="2604" w:author="Aishwarya Balan" w:date="2019-03-04T12:34:00Z">
                          <w:rPr/>
                        </w:rPrChange>
                      </w:rPr>
                      <w:t>Credit Limit</w:t>
                    </w:r>
                  </w:ins>
                </w:p>
              </w:tc>
            </w:tr>
            <w:tr w:rsidR="00F7257E" w:rsidRPr="00257E4C" w14:paraId="4EF733C0" w14:textId="77777777" w:rsidTr="00F7257E">
              <w:trPr>
                <w:trHeight w:val="300"/>
                <w:ins w:id="2605" w:author="Aishwarya Balan" w:date="2019-03-04T12:28:00Z"/>
                <w:trPrChange w:id="2606" w:author="Aishwarya Balan" w:date="2019-03-04T12:30:00Z">
                  <w:trPr>
                    <w:trHeight w:val="300"/>
                  </w:trPr>
                </w:trPrChange>
              </w:trPr>
              <w:tc>
                <w:tcPr>
                  <w:tcW w:w="0" w:type="dxa"/>
                  <w:hideMark/>
                  <w:tcPrChange w:id="2607" w:author="Aishwarya Balan" w:date="2019-03-04T12:30:00Z">
                    <w:tcPr>
                      <w:tcW w:w="3220" w:type="dxa"/>
                      <w:tcBorders>
                        <w:top w:val="single" w:sz="8" w:space="0" w:color="FFFFFF"/>
                        <w:left w:val="single" w:sz="8" w:space="0" w:color="FFFFFF"/>
                        <w:bottom w:val="single" w:sz="8" w:space="0" w:color="FFFFFF"/>
                        <w:right w:val="single" w:sz="8" w:space="0" w:color="FFFFFF"/>
                      </w:tcBorders>
                      <w:shd w:val="clear" w:color="auto" w:fill="EAEFF7"/>
                      <w:tcMar>
                        <w:top w:w="15" w:type="dxa"/>
                        <w:left w:w="15" w:type="dxa"/>
                        <w:bottom w:w="0" w:type="dxa"/>
                        <w:right w:w="15" w:type="dxa"/>
                      </w:tcMar>
                      <w:vAlign w:val="bottom"/>
                      <w:hideMark/>
                    </w:tcPr>
                  </w:tcPrChange>
                </w:tcPr>
                <w:p w14:paraId="66CABD91" w14:textId="77777777" w:rsidR="00F7257E" w:rsidRDefault="00F7257E" w:rsidP="00F52D5C">
                  <w:pPr>
                    <w:pStyle w:val="BodyText"/>
                    <w:framePr w:hSpace="180" w:wrap="around" w:vAnchor="text" w:hAnchor="margin" w:y="460"/>
                    <w:numPr>
                      <w:ilvl w:val="0"/>
                      <w:numId w:val="50"/>
                    </w:numPr>
                    <w:spacing w:after="0"/>
                    <w:ind w:left="347"/>
                    <w:rPr>
                      <w:ins w:id="2608" w:author="Aishwarya Balan" w:date="2019-03-04T12:34:00Z"/>
                      <w:sz w:val="18"/>
                    </w:rPr>
                  </w:pPr>
                  <w:ins w:id="2609" w:author="Aishwarya Balan" w:date="2019-03-04T12:33:00Z">
                    <w:r w:rsidRPr="00F7257E">
                      <w:rPr>
                        <w:sz w:val="18"/>
                        <w:rPrChange w:id="2610" w:author="Aishwarya Balan" w:date="2019-03-04T12:34:00Z">
                          <w:rPr/>
                        </w:rPrChange>
                      </w:rPr>
                      <w:t>Temporary</w:t>
                    </w:r>
                  </w:ins>
                </w:p>
                <w:p w14:paraId="73BB227E" w14:textId="77777777" w:rsidR="00257E4C" w:rsidRDefault="00257E4C" w:rsidP="00F52D5C">
                  <w:pPr>
                    <w:pStyle w:val="BodyText"/>
                    <w:framePr w:hSpace="180" w:wrap="around" w:vAnchor="text" w:hAnchor="margin" w:y="460"/>
                    <w:numPr>
                      <w:ilvl w:val="0"/>
                      <w:numId w:val="50"/>
                    </w:numPr>
                    <w:spacing w:after="0"/>
                    <w:ind w:left="347"/>
                    <w:rPr>
                      <w:ins w:id="2611" w:author="Aishwarya Balan" w:date="2019-03-04T12:35:00Z"/>
                      <w:sz w:val="18"/>
                    </w:rPr>
                  </w:pPr>
                  <w:ins w:id="2612" w:author="Aishwarya Balan" w:date="2019-03-04T12:35:00Z">
                    <w:r w:rsidRPr="00257E4C">
                      <w:rPr>
                        <w:sz w:val="18"/>
                      </w:rPr>
                      <w:t xml:space="preserve">Prepayment Contract </w:t>
                    </w:r>
                  </w:ins>
                </w:p>
                <w:p w14:paraId="134EED80" w14:textId="77777777" w:rsidR="00F7257E" w:rsidRDefault="00257E4C" w:rsidP="00F52D5C">
                  <w:pPr>
                    <w:pStyle w:val="BodyText"/>
                    <w:framePr w:hSpace="180" w:wrap="around" w:vAnchor="text" w:hAnchor="margin" w:y="460"/>
                    <w:spacing w:after="0"/>
                    <w:ind w:left="347"/>
                    <w:rPr>
                      <w:ins w:id="2613" w:author="Aishwarya Balan" w:date="2019-03-04T12:35:00Z"/>
                      <w:sz w:val="18"/>
                    </w:rPr>
                  </w:pPr>
                  <w:ins w:id="2614" w:author="Aishwarya Balan" w:date="2019-03-04T12:35:00Z">
                    <w:r w:rsidRPr="00257E4C">
                      <w:rPr>
                        <w:sz w:val="18"/>
                      </w:rPr>
                      <w:t>(Full Term)</w:t>
                    </w:r>
                  </w:ins>
                </w:p>
                <w:p w14:paraId="7EB05D46" w14:textId="213FA0C5" w:rsidR="00257E4C" w:rsidRPr="00F7257E" w:rsidRDefault="00257E4C" w:rsidP="00F52D5C">
                  <w:pPr>
                    <w:pStyle w:val="BodyText"/>
                    <w:framePr w:hSpace="180" w:wrap="around" w:vAnchor="text" w:hAnchor="margin" w:y="460"/>
                    <w:spacing w:after="0"/>
                    <w:rPr>
                      <w:ins w:id="2615" w:author="Aishwarya Balan" w:date="2019-03-04T12:28:00Z"/>
                      <w:sz w:val="18"/>
                      <w:rPrChange w:id="2616" w:author="Aishwarya Balan" w:date="2019-03-04T12:34:00Z">
                        <w:rPr>
                          <w:ins w:id="2617" w:author="Aishwarya Balan" w:date="2019-03-04T12:28:00Z"/>
                          <w:sz w:val="18"/>
                          <w:lang w:val="en-IN"/>
                        </w:rPr>
                      </w:rPrChange>
                    </w:rPr>
                    <w:pPrChange w:id="2618" w:author="Aishwarya Balan" w:date="2019-03-04T12:35:00Z">
                      <w:pPr>
                        <w:pStyle w:val="BodyText"/>
                        <w:framePr w:hSpace="180" w:wrap="around" w:vAnchor="text" w:hAnchor="margin" w:y="460"/>
                      </w:pPr>
                    </w:pPrChange>
                  </w:pPr>
                  <w:ins w:id="2619" w:author="Aishwarya Balan" w:date="2019-03-04T12:36:00Z">
                    <w:r>
                      <w:rPr>
                        <w:sz w:val="18"/>
                      </w:rPr>
                      <w:t>6.Prepayment Credit Limit</w:t>
                    </w:r>
                  </w:ins>
                </w:p>
              </w:tc>
            </w:tr>
          </w:tbl>
          <w:bookmarkEnd w:id="2584"/>
          <w:p w14:paraId="72DDD863" w14:textId="5A8B66FD" w:rsidR="00F7257E" w:rsidRDefault="00F7257E" w:rsidP="00257E4C">
            <w:pPr>
              <w:pStyle w:val="BodyText"/>
              <w:numPr>
                <w:ilvl w:val="0"/>
                <w:numId w:val="48"/>
              </w:numPr>
              <w:spacing w:after="0"/>
              <w:ind w:left="320"/>
              <w:cnfStyle w:val="000000000000" w:firstRow="0" w:lastRow="0" w:firstColumn="0" w:lastColumn="0" w:oddVBand="0" w:evenVBand="0" w:oddHBand="0" w:evenHBand="0" w:firstRowFirstColumn="0" w:firstRowLastColumn="0" w:lastRowFirstColumn="0" w:lastRowLastColumn="0"/>
              <w:rPr>
                <w:ins w:id="2620" w:author="Aishwarya Balan" w:date="2019-03-04T12:37:00Z"/>
                <w:sz w:val="18"/>
              </w:rPr>
            </w:pPr>
            <w:ins w:id="2621" w:author="Aishwarya Balan" w:date="2019-03-04T12:30:00Z">
              <w:r>
                <w:rPr>
                  <w:sz w:val="18"/>
                </w:rPr>
                <w:t>Equinox</w:t>
              </w:r>
            </w:ins>
          </w:p>
          <w:p w14:paraId="30FAD02D" w14:textId="578DA7E8" w:rsidR="00257E4C" w:rsidRDefault="00257E4C">
            <w:pPr>
              <w:pStyle w:val="BodyText"/>
              <w:numPr>
                <w:ilvl w:val="0"/>
                <w:numId w:val="51"/>
              </w:numPr>
              <w:spacing w:after="0"/>
              <w:ind w:left="604"/>
              <w:cnfStyle w:val="000000000000" w:firstRow="0" w:lastRow="0" w:firstColumn="0" w:lastColumn="0" w:oddVBand="0" w:evenVBand="0" w:oddHBand="0" w:evenHBand="0" w:firstRowFirstColumn="0" w:firstRowLastColumn="0" w:lastRowFirstColumn="0" w:lastRowLastColumn="0"/>
              <w:rPr>
                <w:ins w:id="2622" w:author="Aishwarya Balan" w:date="2019-03-04T12:37:00Z"/>
                <w:sz w:val="18"/>
              </w:rPr>
              <w:pPrChange w:id="2623" w:author="Aishwarya Balan" w:date="2019-03-04T12:38:00Z">
                <w:pPr>
                  <w:pStyle w:val="BodyText"/>
                  <w:framePr w:hSpace="180" w:wrap="around" w:vAnchor="text" w:hAnchor="margin" w:y="460"/>
                  <w:numPr>
                    <w:numId w:val="51"/>
                  </w:numPr>
                  <w:spacing w:after="0"/>
                  <w:ind w:left="1040" w:hanging="360"/>
                  <w:cnfStyle w:val="000000000000" w:firstRow="0" w:lastRow="0" w:firstColumn="0" w:lastColumn="0" w:oddVBand="0" w:evenVBand="0" w:oddHBand="0" w:evenHBand="0" w:firstRowFirstColumn="0" w:firstRowLastColumn="0" w:lastRowFirstColumn="0" w:lastRowLastColumn="0"/>
                </w:pPr>
              </w:pPrChange>
            </w:pPr>
            <w:ins w:id="2624" w:author="Aishwarya Balan" w:date="2019-03-04T12:37:00Z">
              <w:r>
                <w:rPr>
                  <w:sz w:val="18"/>
                </w:rPr>
                <w:t xml:space="preserve">Top Up </w:t>
              </w:r>
              <w:proofErr w:type="gramStart"/>
              <w:r>
                <w:rPr>
                  <w:sz w:val="18"/>
                </w:rPr>
                <w:t>Contract(</w:t>
              </w:r>
              <w:proofErr w:type="gramEnd"/>
              <w:r>
                <w:rPr>
                  <w:sz w:val="18"/>
                </w:rPr>
                <w:t>Full Term)</w:t>
              </w:r>
            </w:ins>
          </w:p>
          <w:p w14:paraId="706F5674" w14:textId="3A6841DA" w:rsidR="00257E4C" w:rsidRDefault="00257E4C">
            <w:pPr>
              <w:pStyle w:val="BodyText"/>
              <w:numPr>
                <w:ilvl w:val="0"/>
                <w:numId w:val="51"/>
              </w:numPr>
              <w:spacing w:after="0"/>
              <w:ind w:left="604"/>
              <w:cnfStyle w:val="000000000000" w:firstRow="0" w:lastRow="0" w:firstColumn="0" w:lastColumn="0" w:oddVBand="0" w:evenVBand="0" w:oddHBand="0" w:evenHBand="0" w:firstRowFirstColumn="0" w:firstRowLastColumn="0" w:lastRowFirstColumn="0" w:lastRowLastColumn="0"/>
              <w:rPr>
                <w:ins w:id="2625" w:author="Aishwarya Balan" w:date="2019-03-04T12:37:00Z"/>
                <w:sz w:val="18"/>
              </w:rPr>
              <w:pPrChange w:id="2626" w:author="Aishwarya Balan" w:date="2019-03-04T12:38:00Z">
                <w:pPr>
                  <w:pStyle w:val="BodyText"/>
                  <w:framePr w:hSpace="180" w:wrap="around" w:vAnchor="text" w:hAnchor="margin" w:y="460"/>
                  <w:numPr>
                    <w:numId w:val="51"/>
                  </w:numPr>
                  <w:spacing w:after="0"/>
                  <w:ind w:left="1040" w:hanging="360"/>
                  <w:cnfStyle w:val="000000000000" w:firstRow="0" w:lastRow="0" w:firstColumn="0" w:lastColumn="0" w:oddVBand="0" w:evenVBand="0" w:oddHBand="0" w:evenHBand="0" w:firstRowFirstColumn="0" w:firstRowLastColumn="0" w:lastRowFirstColumn="0" w:lastRowLastColumn="0"/>
                </w:pPr>
              </w:pPrChange>
            </w:pPr>
            <w:ins w:id="2627" w:author="Aishwarya Balan" w:date="2019-03-04T12:37:00Z">
              <w:r>
                <w:rPr>
                  <w:sz w:val="18"/>
                </w:rPr>
                <w:t xml:space="preserve">Top Up Credit Limit </w:t>
              </w:r>
            </w:ins>
          </w:p>
          <w:p w14:paraId="4CB325A1" w14:textId="77777777" w:rsidR="00257E4C" w:rsidRDefault="00257E4C">
            <w:pPr>
              <w:pStyle w:val="BodyText"/>
              <w:spacing w:after="0"/>
              <w:ind w:left="1040"/>
              <w:cnfStyle w:val="000000000000" w:firstRow="0" w:lastRow="0" w:firstColumn="0" w:lastColumn="0" w:oddVBand="0" w:evenVBand="0" w:oddHBand="0" w:evenHBand="0" w:firstRowFirstColumn="0" w:firstRowLastColumn="0" w:lastRowFirstColumn="0" w:lastRowLastColumn="0"/>
              <w:rPr>
                <w:ins w:id="2628" w:author="Aishwarya Balan" w:date="2019-03-04T12:30:00Z"/>
                <w:sz w:val="18"/>
              </w:rPr>
              <w:pPrChange w:id="2629" w:author="Aishwarya Balan" w:date="2019-03-04T12:37:00Z">
                <w:pPr>
                  <w:pStyle w:val="BodyText"/>
                  <w:framePr w:hSpace="180" w:wrap="around" w:vAnchor="text" w:hAnchor="margin" w:y="460"/>
                  <w:spacing w:after="0"/>
                  <w:cnfStyle w:val="000000000000" w:firstRow="0" w:lastRow="0" w:firstColumn="0" w:lastColumn="0" w:oddVBand="0" w:evenVBand="0" w:oddHBand="0" w:evenHBand="0" w:firstRowFirstColumn="0" w:firstRowLastColumn="0" w:lastRowFirstColumn="0" w:lastRowLastColumn="0"/>
                </w:pPr>
              </w:pPrChange>
            </w:pPr>
          </w:p>
          <w:p w14:paraId="19A08AE1" w14:textId="0C8B6AD3" w:rsidR="00F7257E" w:rsidRDefault="00257E4C" w:rsidP="00257E4C">
            <w:pPr>
              <w:pStyle w:val="BodyText"/>
              <w:numPr>
                <w:ilvl w:val="0"/>
                <w:numId w:val="48"/>
              </w:numPr>
              <w:spacing w:after="0"/>
              <w:ind w:left="462"/>
              <w:cnfStyle w:val="000000000000" w:firstRow="0" w:lastRow="0" w:firstColumn="0" w:lastColumn="0" w:oddVBand="0" w:evenVBand="0" w:oddHBand="0" w:evenHBand="0" w:firstRowFirstColumn="0" w:firstRowLastColumn="0" w:lastRowFirstColumn="0" w:lastRowLastColumn="0"/>
              <w:rPr>
                <w:ins w:id="2630" w:author="Aishwarya Balan" w:date="2019-03-04T12:39:00Z"/>
                <w:sz w:val="18"/>
              </w:rPr>
            </w:pPr>
            <w:ins w:id="2631" w:author="Aishwarya Balan" w:date="2019-03-04T12:39:00Z">
              <w:r>
                <w:rPr>
                  <w:sz w:val="18"/>
                </w:rPr>
                <w:t>Own Risk</w:t>
              </w:r>
            </w:ins>
          </w:p>
          <w:p w14:paraId="5B8DE369" w14:textId="32E39095" w:rsidR="00257E4C" w:rsidRDefault="00257E4C">
            <w:pPr>
              <w:pStyle w:val="BodyText"/>
              <w:numPr>
                <w:ilvl w:val="0"/>
                <w:numId w:val="52"/>
              </w:numPr>
              <w:spacing w:after="0"/>
              <w:ind w:left="1171"/>
              <w:cnfStyle w:val="000000000000" w:firstRow="0" w:lastRow="0" w:firstColumn="0" w:lastColumn="0" w:oddVBand="0" w:evenVBand="0" w:oddHBand="0" w:evenHBand="0" w:firstRowFirstColumn="0" w:firstRowLastColumn="0" w:lastRowFirstColumn="0" w:lastRowLastColumn="0"/>
              <w:rPr>
                <w:ins w:id="2632" w:author="Aishwarya Balan" w:date="2019-03-04T12:41:00Z"/>
                <w:sz w:val="18"/>
              </w:rPr>
              <w:pPrChange w:id="2633" w:author="Aishwarya Balan" w:date="2019-03-04T12:43:00Z">
                <w:pPr>
                  <w:pStyle w:val="BodyText"/>
                  <w:framePr w:hSpace="180" w:wrap="around" w:vAnchor="text" w:hAnchor="margin" w:y="460"/>
                  <w:numPr>
                    <w:numId w:val="52"/>
                  </w:numPr>
                  <w:spacing w:after="0"/>
                  <w:ind w:left="1182" w:hanging="360"/>
                  <w:cnfStyle w:val="000000000000" w:firstRow="0" w:lastRow="0" w:firstColumn="0" w:lastColumn="0" w:oddVBand="0" w:evenVBand="0" w:oddHBand="0" w:evenHBand="0" w:firstRowFirstColumn="0" w:firstRowLastColumn="0" w:lastRowFirstColumn="0" w:lastRowLastColumn="0"/>
                </w:pPr>
              </w:pPrChange>
            </w:pPr>
            <w:ins w:id="2634" w:author="Aishwarya Balan" w:date="2019-03-04T12:39:00Z">
              <w:r>
                <w:rPr>
                  <w:sz w:val="18"/>
                </w:rPr>
                <w:t xml:space="preserve">Limit </w:t>
              </w:r>
            </w:ins>
          </w:p>
          <w:p w14:paraId="5F2E792C" w14:textId="4A27C140" w:rsidR="00257E4C" w:rsidRDefault="00257E4C" w:rsidP="00257E4C">
            <w:pPr>
              <w:pStyle w:val="BodyText"/>
              <w:numPr>
                <w:ilvl w:val="0"/>
                <w:numId w:val="52"/>
              </w:numPr>
              <w:spacing w:after="0"/>
              <w:cnfStyle w:val="000000000000" w:firstRow="0" w:lastRow="0" w:firstColumn="0" w:lastColumn="0" w:oddVBand="0" w:evenVBand="0" w:oddHBand="0" w:evenHBand="0" w:firstRowFirstColumn="0" w:firstRowLastColumn="0" w:lastRowFirstColumn="0" w:lastRowLastColumn="0"/>
              <w:rPr>
                <w:ins w:id="2635" w:author="Aishwarya Balan" w:date="2019-03-04T12:41:00Z"/>
                <w:sz w:val="18"/>
              </w:rPr>
            </w:pPr>
            <w:ins w:id="2636" w:author="Aishwarya Balan" w:date="2019-03-04T12:41:00Z">
              <w:r>
                <w:rPr>
                  <w:sz w:val="18"/>
                </w:rPr>
                <w:t>Contract (Full term)</w:t>
              </w:r>
            </w:ins>
          </w:p>
          <w:p w14:paraId="722D8E9C" w14:textId="57AC6275" w:rsidR="00257E4C" w:rsidRDefault="00257E4C" w:rsidP="00257E4C">
            <w:pPr>
              <w:pStyle w:val="BodyText"/>
              <w:numPr>
                <w:ilvl w:val="0"/>
                <w:numId w:val="52"/>
              </w:numPr>
              <w:spacing w:after="0"/>
              <w:cnfStyle w:val="000000000000" w:firstRow="0" w:lastRow="0" w:firstColumn="0" w:lastColumn="0" w:oddVBand="0" w:evenVBand="0" w:oddHBand="0" w:evenHBand="0" w:firstRowFirstColumn="0" w:firstRowLastColumn="0" w:lastRowFirstColumn="0" w:lastRowLastColumn="0"/>
              <w:rPr>
                <w:ins w:id="2637" w:author="Aishwarya Balan" w:date="2019-03-04T12:41:00Z"/>
                <w:sz w:val="18"/>
              </w:rPr>
            </w:pPr>
            <w:ins w:id="2638" w:author="Aishwarya Balan" w:date="2019-03-04T12:41:00Z">
              <w:r>
                <w:rPr>
                  <w:sz w:val="18"/>
                </w:rPr>
                <w:t>Contract (Partial Term)</w:t>
              </w:r>
            </w:ins>
          </w:p>
          <w:p w14:paraId="0B4A0D5B" w14:textId="637C487D" w:rsidR="00257E4C" w:rsidRDefault="00257E4C" w:rsidP="00257E4C">
            <w:pPr>
              <w:pStyle w:val="BodyText"/>
              <w:numPr>
                <w:ilvl w:val="0"/>
                <w:numId w:val="52"/>
              </w:numPr>
              <w:spacing w:after="0"/>
              <w:cnfStyle w:val="000000000000" w:firstRow="0" w:lastRow="0" w:firstColumn="0" w:lastColumn="0" w:oddVBand="0" w:evenVBand="0" w:oddHBand="0" w:evenHBand="0" w:firstRowFirstColumn="0" w:firstRowLastColumn="0" w:lastRowFirstColumn="0" w:lastRowLastColumn="0"/>
              <w:rPr>
                <w:ins w:id="2639" w:author="Aishwarya Balan" w:date="2019-03-04T12:41:00Z"/>
                <w:sz w:val="18"/>
              </w:rPr>
            </w:pPr>
            <w:ins w:id="2640" w:author="Aishwarya Balan" w:date="2019-03-04T12:41:00Z">
              <w:r>
                <w:rPr>
                  <w:sz w:val="18"/>
                </w:rPr>
                <w:t>Prepayment Limit</w:t>
              </w:r>
            </w:ins>
          </w:p>
          <w:p w14:paraId="31F5CF88" w14:textId="6109A36B" w:rsidR="00257E4C" w:rsidRDefault="00257E4C" w:rsidP="00257E4C">
            <w:pPr>
              <w:pStyle w:val="BodyText"/>
              <w:numPr>
                <w:ilvl w:val="0"/>
                <w:numId w:val="52"/>
              </w:numPr>
              <w:spacing w:after="0"/>
              <w:cnfStyle w:val="000000000000" w:firstRow="0" w:lastRow="0" w:firstColumn="0" w:lastColumn="0" w:oddVBand="0" w:evenVBand="0" w:oddHBand="0" w:evenHBand="0" w:firstRowFirstColumn="0" w:firstRowLastColumn="0" w:lastRowFirstColumn="0" w:lastRowLastColumn="0"/>
              <w:rPr>
                <w:ins w:id="2641" w:author="Aishwarya Balan" w:date="2019-03-04T12:42:00Z"/>
                <w:sz w:val="18"/>
              </w:rPr>
            </w:pPr>
            <w:ins w:id="2642" w:author="Aishwarya Balan" w:date="2019-03-04T12:41:00Z">
              <w:r>
                <w:rPr>
                  <w:sz w:val="18"/>
                </w:rPr>
                <w:t>Prepayment</w:t>
              </w:r>
            </w:ins>
            <w:ins w:id="2643" w:author="Aishwarya Balan" w:date="2019-03-04T12:42:00Z">
              <w:r>
                <w:rPr>
                  <w:sz w:val="18"/>
                </w:rPr>
                <w:t xml:space="preserve"> </w:t>
              </w:r>
              <w:proofErr w:type="gramStart"/>
              <w:r>
                <w:rPr>
                  <w:sz w:val="18"/>
                </w:rPr>
                <w:t>Contract(</w:t>
              </w:r>
              <w:proofErr w:type="gramEnd"/>
              <w:r>
                <w:rPr>
                  <w:sz w:val="18"/>
                </w:rPr>
                <w:t>Full Term)</w:t>
              </w:r>
            </w:ins>
          </w:p>
          <w:p w14:paraId="49CF1A02" w14:textId="0D65BB29" w:rsidR="00257E4C" w:rsidRDefault="00257E4C">
            <w:pPr>
              <w:pStyle w:val="BodyText"/>
              <w:numPr>
                <w:ilvl w:val="0"/>
                <w:numId w:val="52"/>
              </w:numPr>
              <w:spacing w:after="0"/>
              <w:cnfStyle w:val="000000000000" w:firstRow="0" w:lastRow="0" w:firstColumn="0" w:lastColumn="0" w:oddVBand="0" w:evenVBand="0" w:oddHBand="0" w:evenHBand="0" w:firstRowFirstColumn="0" w:firstRowLastColumn="0" w:lastRowFirstColumn="0" w:lastRowLastColumn="0"/>
              <w:rPr>
                <w:ins w:id="2644" w:author="Aishwarya Balan" w:date="2019-03-04T12:32:00Z"/>
                <w:sz w:val="18"/>
              </w:rPr>
              <w:pPrChange w:id="2645" w:author="Aishwarya Balan" w:date="2019-03-04T12:39:00Z">
                <w:pPr>
                  <w:pStyle w:val="BodyText"/>
                  <w:framePr w:hSpace="180" w:wrap="around" w:vAnchor="text" w:hAnchor="margin" w:y="460"/>
                  <w:spacing w:after="0"/>
                  <w:cnfStyle w:val="000000000000" w:firstRow="0" w:lastRow="0" w:firstColumn="0" w:lastColumn="0" w:oddVBand="0" w:evenVBand="0" w:oddHBand="0" w:evenHBand="0" w:firstRowFirstColumn="0" w:firstRowLastColumn="0" w:lastRowFirstColumn="0" w:lastRowLastColumn="0"/>
                </w:pPr>
              </w:pPrChange>
            </w:pPr>
            <w:ins w:id="2646" w:author="Aishwarya Balan" w:date="2019-03-04T12:42:00Z">
              <w:r>
                <w:rPr>
                  <w:sz w:val="18"/>
                </w:rPr>
                <w:t xml:space="preserve">Prepayment </w:t>
              </w:r>
              <w:proofErr w:type="gramStart"/>
              <w:r>
                <w:rPr>
                  <w:sz w:val="18"/>
                </w:rPr>
                <w:t>Contract(</w:t>
              </w:r>
              <w:proofErr w:type="gramEnd"/>
              <w:r>
                <w:rPr>
                  <w:sz w:val="18"/>
                </w:rPr>
                <w:t>Partial term)</w:t>
              </w:r>
            </w:ins>
          </w:p>
          <w:p w14:paraId="0E990274" w14:textId="5500C55E" w:rsidR="00F7257E" w:rsidRDefault="00F7257E" w:rsidP="00370FA4">
            <w:pPr>
              <w:pStyle w:val="BodyText"/>
              <w:spacing w:after="0"/>
              <w:cnfStyle w:val="000000000000" w:firstRow="0" w:lastRow="0" w:firstColumn="0" w:lastColumn="0" w:oddVBand="0" w:evenVBand="0" w:oddHBand="0" w:evenHBand="0" w:firstRowFirstColumn="0" w:firstRowLastColumn="0" w:lastRowFirstColumn="0" w:lastRowLastColumn="0"/>
              <w:rPr>
                <w:ins w:id="2647" w:author="Aishwarya Balan" w:date="2019-03-04T12:27:00Z"/>
                <w:sz w:val="18"/>
              </w:rPr>
            </w:pPr>
          </w:p>
          <w:p w14:paraId="5C655781" w14:textId="530AA62A" w:rsidR="00F7257E" w:rsidRPr="003277C6" w:rsidRDefault="00F7257E" w:rsidP="00370FA4">
            <w:pPr>
              <w:pStyle w:val="BodyText"/>
              <w:spacing w:after="0"/>
              <w:cnfStyle w:val="000000000000" w:firstRow="0" w:lastRow="0" w:firstColumn="0" w:lastColumn="0" w:oddVBand="0" w:evenVBand="0" w:oddHBand="0" w:evenHBand="0" w:firstRowFirstColumn="0" w:firstRowLastColumn="0" w:lastRowFirstColumn="0" w:lastRowLastColumn="0"/>
              <w:rPr>
                <w:ins w:id="2648" w:author="Aishwarya Balan" w:date="2019-02-11T16:14:00Z"/>
                <w:sz w:val="18"/>
                <w:rPrChange w:id="2649" w:author="Aishwarya Balan" w:date="2019-03-04T11:52:00Z">
                  <w:rPr>
                    <w:ins w:id="2650" w:author="Aishwarya Balan" w:date="2019-02-11T16:14:00Z"/>
                  </w:rPr>
                </w:rPrChange>
              </w:rPr>
            </w:pPr>
          </w:p>
        </w:tc>
        <w:tc>
          <w:tcPr>
            <w:tcW w:w="372" w:type="pct"/>
            <w:tcPrChange w:id="2651" w:author="Gaurav Shah" w:date="2019-03-20T00:36:00Z">
              <w:tcPr>
                <w:tcW w:w="475" w:type="pct"/>
                <w:gridSpan w:val="2"/>
              </w:tcPr>
            </w:tcPrChange>
          </w:tcPr>
          <w:p w14:paraId="36DADDC9" w14:textId="77777777" w:rsidR="00370FA4" w:rsidRPr="003277C6" w:rsidRDefault="00370FA4" w:rsidP="00370FA4">
            <w:pPr>
              <w:pStyle w:val="BodyText"/>
              <w:cnfStyle w:val="000000000000" w:firstRow="0" w:lastRow="0" w:firstColumn="0" w:lastColumn="0" w:oddVBand="0" w:evenVBand="0" w:oddHBand="0" w:evenHBand="0" w:firstRowFirstColumn="0" w:firstRowLastColumn="0" w:lastRowFirstColumn="0" w:lastRowLastColumn="0"/>
              <w:rPr>
                <w:ins w:id="2652" w:author="Aishwarya Balan" w:date="2019-02-11T16:14:00Z"/>
                <w:sz w:val="18"/>
                <w:rPrChange w:id="2653" w:author="Aishwarya Balan" w:date="2019-03-04T11:52:00Z">
                  <w:rPr>
                    <w:ins w:id="2654" w:author="Aishwarya Balan" w:date="2019-02-11T16:14:00Z"/>
                  </w:rPr>
                </w:rPrChange>
              </w:rPr>
            </w:pPr>
            <w:ins w:id="2655" w:author="Aishwarya Balan" w:date="2019-02-11T16:14:00Z">
              <w:r w:rsidRPr="003277C6">
                <w:rPr>
                  <w:sz w:val="18"/>
                  <w:rPrChange w:id="2656" w:author="Aishwarya Balan" w:date="2019-03-04T11:52:00Z">
                    <w:rPr/>
                  </w:rPrChange>
                </w:rPr>
                <w:t>Yes</w:t>
              </w:r>
            </w:ins>
          </w:p>
        </w:tc>
        <w:tc>
          <w:tcPr>
            <w:tcW w:w="1103" w:type="pct"/>
            <w:gridSpan w:val="2"/>
            <w:tcPrChange w:id="2657" w:author="Gaurav Shah" w:date="2019-03-20T00:36:00Z">
              <w:tcPr>
                <w:tcW w:w="1514" w:type="pct"/>
                <w:gridSpan w:val="4"/>
              </w:tcPr>
            </w:tcPrChange>
          </w:tcPr>
          <w:p w14:paraId="474B33CD" w14:textId="77777777" w:rsidR="00C75B5D" w:rsidRDefault="00370FA4" w:rsidP="00C75B5D">
            <w:pPr>
              <w:pStyle w:val="ListParagraph"/>
              <w:numPr>
                <w:ilvl w:val="0"/>
                <w:numId w:val="38"/>
              </w:numPr>
              <w:cnfStyle w:val="000000000000" w:firstRow="0" w:lastRow="0" w:firstColumn="0" w:lastColumn="0" w:oddVBand="0" w:evenVBand="0" w:oddHBand="0" w:evenHBand="0" w:firstRowFirstColumn="0" w:firstRowLastColumn="0" w:lastRowFirstColumn="0" w:lastRowLastColumn="0"/>
              <w:rPr>
                <w:ins w:id="2658" w:author="Aishwarya Balan" w:date="2019-03-04T12:46:00Z"/>
                <w:sz w:val="18"/>
              </w:rPr>
            </w:pPr>
            <w:ins w:id="2659" w:author="Aishwarya Balan" w:date="2019-02-11T16:14:00Z">
              <w:r w:rsidRPr="003277C6">
                <w:rPr>
                  <w:sz w:val="18"/>
                  <w:rPrChange w:id="2660" w:author="Aishwarya Balan" w:date="2019-03-04T11:52:00Z">
                    <w:rPr/>
                  </w:rPrChange>
                </w:rPr>
                <w:t xml:space="preserve">When Credit Limit Source = </w:t>
              </w:r>
              <w:proofErr w:type="spellStart"/>
              <w:r w:rsidRPr="003277C6">
                <w:rPr>
                  <w:sz w:val="18"/>
                  <w:rPrChange w:id="2661" w:author="Aishwarya Balan" w:date="2019-03-04T11:52:00Z">
                    <w:rPr/>
                  </w:rPrChange>
                </w:rPr>
                <w:t>Cred</w:t>
              </w:r>
            </w:ins>
            <w:ins w:id="2662" w:author="Aishwarya Balan" w:date="2019-03-04T12:45:00Z">
              <w:r w:rsidR="00C75B5D">
                <w:rPr>
                  <w:sz w:val="18"/>
                </w:rPr>
                <w:t>endo</w:t>
              </w:r>
              <w:proofErr w:type="spellEnd"/>
              <w:r w:rsidR="00C75B5D">
                <w:rPr>
                  <w:sz w:val="18"/>
                </w:rPr>
                <w:t xml:space="preserve"> </w:t>
              </w:r>
            </w:ins>
            <w:ins w:id="2663" w:author="Aishwarya Balan" w:date="2019-02-11T16:14:00Z">
              <w:r w:rsidRPr="003277C6">
                <w:rPr>
                  <w:sz w:val="18"/>
                  <w:rPrChange w:id="2664" w:author="Aishwarya Balan" w:date="2019-03-04T11:52:00Z">
                    <w:rPr/>
                  </w:rPrChange>
                </w:rPr>
                <w:t xml:space="preserve">is selected, available values are </w:t>
              </w:r>
            </w:ins>
          </w:p>
          <w:p w14:paraId="4340B93E" w14:textId="7D01C0B7" w:rsidR="00C75B5D" w:rsidRPr="00C75B5D" w:rsidRDefault="00C75B5D" w:rsidP="00C75B5D">
            <w:pPr>
              <w:pStyle w:val="ListParagraph"/>
              <w:numPr>
                <w:ilvl w:val="0"/>
                <w:numId w:val="38"/>
              </w:numPr>
              <w:cnfStyle w:val="000000000000" w:firstRow="0" w:lastRow="0" w:firstColumn="0" w:lastColumn="0" w:oddVBand="0" w:evenVBand="0" w:oddHBand="0" w:evenHBand="0" w:firstRowFirstColumn="0" w:firstRowLastColumn="0" w:lastRowFirstColumn="0" w:lastRowLastColumn="0"/>
              <w:rPr>
                <w:ins w:id="2665" w:author="Aishwarya Balan" w:date="2019-03-04T12:46:00Z"/>
                <w:sz w:val="18"/>
              </w:rPr>
            </w:pPr>
            <w:ins w:id="2666" w:author="Aishwarya Balan" w:date="2019-03-04T12:46:00Z">
              <w:r w:rsidRPr="00C75B5D">
                <w:rPr>
                  <w:sz w:val="18"/>
                </w:rPr>
                <w:t>Contract (Full Term)</w:t>
              </w:r>
            </w:ins>
          </w:p>
          <w:p w14:paraId="250F50D3" w14:textId="77777777" w:rsidR="00C75B5D" w:rsidRPr="00C75B5D" w:rsidRDefault="00C75B5D" w:rsidP="00C75B5D">
            <w:pPr>
              <w:pStyle w:val="ListParagraph"/>
              <w:numPr>
                <w:ilvl w:val="0"/>
                <w:numId w:val="38"/>
              </w:numPr>
              <w:cnfStyle w:val="000000000000" w:firstRow="0" w:lastRow="0" w:firstColumn="0" w:lastColumn="0" w:oddVBand="0" w:evenVBand="0" w:oddHBand="0" w:evenHBand="0" w:firstRowFirstColumn="0" w:firstRowLastColumn="0" w:lastRowFirstColumn="0" w:lastRowLastColumn="0"/>
              <w:rPr>
                <w:ins w:id="2667" w:author="Aishwarya Balan" w:date="2019-03-04T12:46:00Z"/>
                <w:sz w:val="18"/>
              </w:rPr>
            </w:pPr>
            <w:ins w:id="2668" w:author="Aishwarya Balan" w:date="2019-03-04T12:46:00Z">
              <w:r w:rsidRPr="00C75B5D">
                <w:rPr>
                  <w:sz w:val="18"/>
                </w:rPr>
                <w:t>Contract (Partial Term)</w:t>
              </w:r>
            </w:ins>
          </w:p>
          <w:p w14:paraId="579C6533" w14:textId="77777777" w:rsidR="00C75B5D" w:rsidRPr="00C75B5D" w:rsidRDefault="00C75B5D" w:rsidP="00C75B5D">
            <w:pPr>
              <w:pStyle w:val="ListParagraph"/>
              <w:numPr>
                <w:ilvl w:val="0"/>
                <w:numId w:val="38"/>
              </w:numPr>
              <w:cnfStyle w:val="000000000000" w:firstRow="0" w:lastRow="0" w:firstColumn="0" w:lastColumn="0" w:oddVBand="0" w:evenVBand="0" w:oddHBand="0" w:evenHBand="0" w:firstRowFirstColumn="0" w:firstRowLastColumn="0" w:lastRowFirstColumn="0" w:lastRowLastColumn="0"/>
              <w:rPr>
                <w:ins w:id="2669" w:author="Aishwarya Balan" w:date="2019-03-04T12:46:00Z"/>
                <w:sz w:val="18"/>
              </w:rPr>
            </w:pPr>
            <w:ins w:id="2670" w:author="Aishwarya Balan" w:date="2019-03-04T12:46:00Z">
              <w:r w:rsidRPr="00C75B5D">
                <w:rPr>
                  <w:sz w:val="18"/>
                </w:rPr>
                <w:t>Credit Limit</w:t>
              </w:r>
            </w:ins>
          </w:p>
          <w:p w14:paraId="25E3385C" w14:textId="77777777" w:rsidR="00C75B5D" w:rsidRPr="00C75B5D" w:rsidRDefault="00C75B5D" w:rsidP="00C75B5D">
            <w:pPr>
              <w:pStyle w:val="ListParagraph"/>
              <w:numPr>
                <w:ilvl w:val="0"/>
                <w:numId w:val="38"/>
              </w:numPr>
              <w:cnfStyle w:val="000000000000" w:firstRow="0" w:lastRow="0" w:firstColumn="0" w:lastColumn="0" w:oddVBand="0" w:evenVBand="0" w:oddHBand="0" w:evenHBand="0" w:firstRowFirstColumn="0" w:firstRowLastColumn="0" w:lastRowFirstColumn="0" w:lastRowLastColumn="0"/>
              <w:rPr>
                <w:ins w:id="2671" w:author="Aishwarya Balan" w:date="2019-03-04T12:46:00Z"/>
                <w:sz w:val="18"/>
              </w:rPr>
            </w:pPr>
            <w:ins w:id="2672" w:author="Aishwarya Balan" w:date="2019-03-04T12:46:00Z">
              <w:r w:rsidRPr="00C75B5D">
                <w:rPr>
                  <w:sz w:val="18"/>
                </w:rPr>
                <w:t>Temporary</w:t>
              </w:r>
            </w:ins>
          </w:p>
          <w:p w14:paraId="18F5EB4E" w14:textId="77777777" w:rsidR="00C75B5D" w:rsidRPr="00C75B5D" w:rsidRDefault="00C75B5D" w:rsidP="00C75B5D">
            <w:pPr>
              <w:pStyle w:val="ListParagraph"/>
              <w:numPr>
                <w:ilvl w:val="0"/>
                <w:numId w:val="38"/>
              </w:numPr>
              <w:cnfStyle w:val="000000000000" w:firstRow="0" w:lastRow="0" w:firstColumn="0" w:lastColumn="0" w:oddVBand="0" w:evenVBand="0" w:oddHBand="0" w:evenHBand="0" w:firstRowFirstColumn="0" w:firstRowLastColumn="0" w:lastRowFirstColumn="0" w:lastRowLastColumn="0"/>
              <w:rPr>
                <w:ins w:id="2673" w:author="Aishwarya Balan" w:date="2019-03-04T12:46:00Z"/>
                <w:sz w:val="18"/>
              </w:rPr>
            </w:pPr>
            <w:ins w:id="2674" w:author="Aishwarya Balan" w:date="2019-03-04T12:46:00Z">
              <w:r w:rsidRPr="00C75B5D">
                <w:rPr>
                  <w:sz w:val="18"/>
                </w:rPr>
                <w:t xml:space="preserve">Prepayment Contract </w:t>
              </w:r>
            </w:ins>
          </w:p>
          <w:p w14:paraId="2D50C68F" w14:textId="77777777" w:rsidR="00C75B5D" w:rsidRPr="00C75B5D" w:rsidRDefault="00C75B5D" w:rsidP="00C75B5D">
            <w:pPr>
              <w:pStyle w:val="ListParagraph"/>
              <w:numPr>
                <w:ilvl w:val="0"/>
                <w:numId w:val="38"/>
              </w:numPr>
              <w:cnfStyle w:val="000000000000" w:firstRow="0" w:lastRow="0" w:firstColumn="0" w:lastColumn="0" w:oddVBand="0" w:evenVBand="0" w:oddHBand="0" w:evenHBand="0" w:firstRowFirstColumn="0" w:firstRowLastColumn="0" w:lastRowFirstColumn="0" w:lastRowLastColumn="0"/>
              <w:rPr>
                <w:ins w:id="2675" w:author="Aishwarya Balan" w:date="2019-03-04T12:46:00Z"/>
                <w:sz w:val="18"/>
              </w:rPr>
            </w:pPr>
            <w:ins w:id="2676" w:author="Aishwarya Balan" w:date="2019-03-04T12:46:00Z">
              <w:r w:rsidRPr="00C75B5D">
                <w:rPr>
                  <w:sz w:val="18"/>
                </w:rPr>
                <w:t>(Full Term)</w:t>
              </w:r>
            </w:ins>
          </w:p>
          <w:p w14:paraId="0EDE30C5" w14:textId="77777777" w:rsidR="00C75B5D" w:rsidRPr="00C75B5D" w:rsidRDefault="00C75B5D" w:rsidP="00C75B5D">
            <w:pPr>
              <w:pStyle w:val="ListParagraph"/>
              <w:numPr>
                <w:ilvl w:val="0"/>
                <w:numId w:val="38"/>
              </w:numPr>
              <w:cnfStyle w:val="000000000000" w:firstRow="0" w:lastRow="0" w:firstColumn="0" w:lastColumn="0" w:oddVBand="0" w:evenVBand="0" w:oddHBand="0" w:evenHBand="0" w:firstRowFirstColumn="0" w:firstRowLastColumn="0" w:lastRowFirstColumn="0" w:lastRowLastColumn="0"/>
              <w:rPr>
                <w:ins w:id="2677" w:author="Aishwarya Balan" w:date="2019-03-04T12:46:00Z"/>
                <w:sz w:val="18"/>
              </w:rPr>
            </w:pPr>
            <w:ins w:id="2678" w:author="Aishwarya Balan" w:date="2019-03-04T12:46:00Z">
              <w:r w:rsidRPr="00C75B5D">
                <w:rPr>
                  <w:sz w:val="18"/>
                </w:rPr>
                <w:t>6.Prepayment Credit Limit</w:t>
              </w:r>
            </w:ins>
          </w:p>
          <w:p w14:paraId="7C8C2A16" w14:textId="77777777" w:rsidR="00C75B5D" w:rsidRPr="00C75B5D" w:rsidRDefault="00370FA4" w:rsidP="00C75B5D">
            <w:pPr>
              <w:pStyle w:val="ListParagraph"/>
              <w:numPr>
                <w:ilvl w:val="0"/>
                <w:numId w:val="38"/>
              </w:numPr>
              <w:cnfStyle w:val="000000000000" w:firstRow="0" w:lastRow="0" w:firstColumn="0" w:lastColumn="0" w:oddVBand="0" w:evenVBand="0" w:oddHBand="0" w:evenHBand="0" w:firstRowFirstColumn="0" w:firstRowLastColumn="0" w:lastRowFirstColumn="0" w:lastRowLastColumn="0"/>
              <w:rPr>
                <w:ins w:id="2679" w:author="Aishwarya Balan" w:date="2019-03-04T12:46:00Z"/>
                <w:sz w:val="18"/>
                <w:rPrChange w:id="2680" w:author="Aishwarya Balan" w:date="2019-03-04T12:46:00Z">
                  <w:rPr>
                    <w:ins w:id="2681" w:author="Aishwarya Balan" w:date="2019-03-04T12:46:00Z"/>
                  </w:rPr>
                </w:rPrChange>
              </w:rPr>
            </w:pPr>
            <w:ins w:id="2682" w:author="Aishwarya Balan" w:date="2019-02-11T16:14:00Z">
              <w:r w:rsidRPr="003277C6">
                <w:rPr>
                  <w:sz w:val="18"/>
                  <w:rPrChange w:id="2683" w:author="Aishwarya Balan" w:date="2019-03-04T11:52:00Z">
                    <w:rPr/>
                  </w:rPrChange>
                </w:rPr>
                <w:t xml:space="preserve">When Credit Limit Source = Own Risk, available values will be </w:t>
              </w:r>
            </w:ins>
            <w:ins w:id="2684" w:author="Aishwarya Balan" w:date="2019-03-04T12:46:00Z">
              <w:r w:rsidR="00C75B5D">
                <w:t xml:space="preserve"> </w:t>
              </w:r>
            </w:ins>
          </w:p>
          <w:p w14:paraId="6A72C5E6" w14:textId="7144EEDB" w:rsidR="00C75B5D" w:rsidRPr="00C75B5D" w:rsidRDefault="00C75B5D" w:rsidP="00C75B5D">
            <w:pPr>
              <w:pStyle w:val="ListParagraph"/>
              <w:numPr>
                <w:ilvl w:val="0"/>
                <w:numId w:val="38"/>
              </w:numPr>
              <w:cnfStyle w:val="000000000000" w:firstRow="0" w:lastRow="0" w:firstColumn="0" w:lastColumn="0" w:oddVBand="0" w:evenVBand="0" w:oddHBand="0" w:evenHBand="0" w:firstRowFirstColumn="0" w:firstRowLastColumn="0" w:lastRowFirstColumn="0" w:lastRowLastColumn="0"/>
              <w:rPr>
                <w:ins w:id="2685" w:author="Aishwarya Balan" w:date="2019-03-04T12:46:00Z"/>
                <w:sz w:val="18"/>
              </w:rPr>
            </w:pPr>
            <w:ins w:id="2686" w:author="Aishwarya Balan" w:date="2019-03-04T12:46:00Z">
              <w:r w:rsidRPr="00C75B5D">
                <w:rPr>
                  <w:sz w:val="18"/>
                </w:rPr>
                <w:t xml:space="preserve">Limit </w:t>
              </w:r>
            </w:ins>
          </w:p>
          <w:p w14:paraId="501EFC8B" w14:textId="77777777" w:rsidR="00C75B5D" w:rsidRPr="00C75B5D" w:rsidRDefault="00C75B5D" w:rsidP="00C75B5D">
            <w:pPr>
              <w:pStyle w:val="ListParagraph"/>
              <w:numPr>
                <w:ilvl w:val="0"/>
                <w:numId w:val="38"/>
              </w:numPr>
              <w:cnfStyle w:val="000000000000" w:firstRow="0" w:lastRow="0" w:firstColumn="0" w:lastColumn="0" w:oddVBand="0" w:evenVBand="0" w:oddHBand="0" w:evenHBand="0" w:firstRowFirstColumn="0" w:firstRowLastColumn="0" w:lastRowFirstColumn="0" w:lastRowLastColumn="0"/>
              <w:rPr>
                <w:ins w:id="2687" w:author="Aishwarya Balan" w:date="2019-03-04T12:46:00Z"/>
                <w:sz w:val="18"/>
              </w:rPr>
            </w:pPr>
            <w:ins w:id="2688" w:author="Aishwarya Balan" w:date="2019-03-04T12:46:00Z">
              <w:r w:rsidRPr="00C75B5D">
                <w:rPr>
                  <w:sz w:val="18"/>
                </w:rPr>
                <w:t>Contract (Full term)</w:t>
              </w:r>
            </w:ins>
          </w:p>
          <w:p w14:paraId="4FCB413A" w14:textId="77777777" w:rsidR="00C75B5D" w:rsidRPr="00C75B5D" w:rsidRDefault="00C75B5D" w:rsidP="00C75B5D">
            <w:pPr>
              <w:pStyle w:val="ListParagraph"/>
              <w:numPr>
                <w:ilvl w:val="0"/>
                <w:numId w:val="38"/>
              </w:numPr>
              <w:cnfStyle w:val="000000000000" w:firstRow="0" w:lastRow="0" w:firstColumn="0" w:lastColumn="0" w:oddVBand="0" w:evenVBand="0" w:oddHBand="0" w:evenHBand="0" w:firstRowFirstColumn="0" w:firstRowLastColumn="0" w:lastRowFirstColumn="0" w:lastRowLastColumn="0"/>
              <w:rPr>
                <w:ins w:id="2689" w:author="Aishwarya Balan" w:date="2019-03-04T12:46:00Z"/>
                <w:sz w:val="18"/>
              </w:rPr>
            </w:pPr>
            <w:ins w:id="2690" w:author="Aishwarya Balan" w:date="2019-03-04T12:46:00Z">
              <w:r w:rsidRPr="00C75B5D">
                <w:rPr>
                  <w:sz w:val="18"/>
                </w:rPr>
                <w:t>Contract (Partial Term)</w:t>
              </w:r>
            </w:ins>
          </w:p>
          <w:p w14:paraId="43923B04" w14:textId="77777777" w:rsidR="00C75B5D" w:rsidRPr="00C75B5D" w:rsidRDefault="00C75B5D" w:rsidP="00C75B5D">
            <w:pPr>
              <w:pStyle w:val="ListParagraph"/>
              <w:numPr>
                <w:ilvl w:val="0"/>
                <w:numId w:val="38"/>
              </w:numPr>
              <w:cnfStyle w:val="000000000000" w:firstRow="0" w:lastRow="0" w:firstColumn="0" w:lastColumn="0" w:oddVBand="0" w:evenVBand="0" w:oddHBand="0" w:evenHBand="0" w:firstRowFirstColumn="0" w:firstRowLastColumn="0" w:lastRowFirstColumn="0" w:lastRowLastColumn="0"/>
              <w:rPr>
                <w:ins w:id="2691" w:author="Aishwarya Balan" w:date="2019-03-04T12:46:00Z"/>
                <w:sz w:val="18"/>
              </w:rPr>
            </w:pPr>
            <w:ins w:id="2692" w:author="Aishwarya Balan" w:date="2019-03-04T12:46:00Z">
              <w:r w:rsidRPr="00C75B5D">
                <w:rPr>
                  <w:sz w:val="18"/>
                </w:rPr>
                <w:t>Prepayment Limit</w:t>
              </w:r>
            </w:ins>
          </w:p>
          <w:p w14:paraId="7587EF38" w14:textId="2FB04CA7" w:rsidR="00C75B5D" w:rsidRPr="00C75B5D" w:rsidRDefault="00C75B5D" w:rsidP="005E79D0">
            <w:pPr>
              <w:pStyle w:val="ListParagraph"/>
              <w:numPr>
                <w:ilvl w:val="0"/>
                <w:numId w:val="38"/>
              </w:numPr>
              <w:cnfStyle w:val="000000000000" w:firstRow="0" w:lastRow="0" w:firstColumn="0" w:lastColumn="0" w:oddVBand="0" w:evenVBand="0" w:oddHBand="0" w:evenHBand="0" w:firstRowFirstColumn="0" w:firstRowLastColumn="0" w:lastRowFirstColumn="0" w:lastRowLastColumn="0"/>
              <w:rPr>
                <w:ins w:id="2693" w:author="Aishwarya Balan" w:date="2019-03-04T12:46:00Z"/>
                <w:sz w:val="18"/>
                <w:rPrChange w:id="2694" w:author="Aishwarya Balan" w:date="2019-03-04T12:47:00Z">
                  <w:rPr>
                    <w:ins w:id="2695" w:author="Aishwarya Balan" w:date="2019-03-04T12:46:00Z"/>
                  </w:rPr>
                </w:rPrChange>
              </w:rPr>
            </w:pPr>
            <w:ins w:id="2696" w:author="Aishwarya Balan" w:date="2019-03-04T12:46:00Z">
              <w:r w:rsidRPr="00C75B5D">
                <w:rPr>
                  <w:sz w:val="18"/>
                </w:rPr>
                <w:t xml:space="preserve">Prepayment </w:t>
              </w:r>
              <w:proofErr w:type="gramStart"/>
              <w:r w:rsidRPr="00C75B5D">
                <w:rPr>
                  <w:sz w:val="18"/>
                </w:rPr>
                <w:t>Contract(</w:t>
              </w:r>
              <w:proofErr w:type="gramEnd"/>
              <w:r w:rsidRPr="00C75B5D">
                <w:rPr>
                  <w:sz w:val="18"/>
                </w:rPr>
                <w:t>Full Term)</w:t>
              </w:r>
            </w:ins>
          </w:p>
          <w:p w14:paraId="6189A9E6" w14:textId="6FBE9A5D" w:rsidR="00370FA4" w:rsidRPr="003277C6" w:rsidRDefault="00C75B5D" w:rsidP="00370FA4">
            <w:pPr>
              <w:pStyle w:val="ListParagraph"/>
              <w:numPr>
                <w:ilvl w:val="0"/>
                <w:numId w:val="38"/>
              </w:numPr>
              <w:cnfStyle w:val="000000000000" w:firstRow="0" w:lastRow="0" w:firstColumn="0" w:lastColumn="0" w:oddVBand="0" w:evenVBand="0" w:oddHBand="0" w:evenHBand="0" w:firstRowFirstColumn="0" w:firstRowLastColumn="0" w:lastRowFirstColumn="0" w:lastRowLastColumn="0"/>
              <w:rPr>
                <w:ins w:id="2697" w:author="Aishwarya Balan" w:date="2019-02-11T16:14:00Z"/>
                <w:sz w:val="18"/>
                <w:rPrChange w:id="2698" w:author="Aishwarya Balan" w:date="2019-03-04T11:52:00Z">
                  <w:rPr>
                    <w:ins w:id="2699" w:author="Aishwarya Balan" w:date="2019-02-11T16:14:00Z"/>
                  </w:rPr>
                </w:rPrChange>
              </w:rPr>
            </w:pPr>
            <w:ins w:id="2700" w:author="Aishwarya Balan" w:date="2019-03-04T12:47:00Z">
              <w:r>
                <w:rPr>
                  <w:sz w:val="18"/>
                </w:rPr>
                <w:t xml:space="preserve">Prepayment </w:t>
              </w:r>
              <w:proofErr w:type="gramStart"/>
              <w:r>
                <w:rPr>
                  <w:sz w:val="18"/>
                </w:rPr>
                <w:t>Contract(</w:t>
              </w:r>
              <w:proofErr w:type="gramEnd"/>
              <w:r>
                <w:rPr>
                  <w:sz w:val="18"/>
                </w:rPr>
                <w:t>Partial Term)</w:t>
              </w:r>
            </w:ins>
          </w:p>
        </w:tc>
      </w:tr>
      <w:tr w:rsidR="00370FA4" w:rsidRPr="003277C6" w14:paraId="27AAD77F" w14:textId="77777777" w:rsidTr="0023279C">
        <w:trPr>
          <w:gridAfter w:val="1"/>
          <w:cnfStyle w:val="000000100000" w:firstRow="0" w:lastRow="0" w:firstColumn="0" w:lastColumn="0" w:oddVBand="0" w:evenVBand="0" w:oddHBand="1" w:evenHBand="0" w:firstRowFirstColumn="0" w:firstRowLastColumn="0" w:lastRowFirstColumn="0" w:lastRowLastColumn="0"/>
          <w:wAfter w:w="4" w:type="pct"/>
          <w:trHeight w:val="971"/>
          <w:ins w:id="2701" w:author="Aishwarya Balan" w:date="2019-02-11T16:14:00Z"/>
          <w:trPrChange w:id="2702" w:author="Gaurav Shah" w:date="2019-03-20T00:36:00Z">
            <w:trPr>
              <w:trHeight w:val="971"/>
            </w:trPr>
          </w:trPrChange>
        </w:trPr>
        <w:tc>
          <w:tcPr>
            <w:cnfStyle w:val="001000000000" w:firstRow="0" w:lastRow="0" w:firstColumn="1" w:lastColumn="0" w:oddVBand="0" w:evenVBand="0" w:oddHBand="0" w:evenHBand="0" w:firstRowFirstColumn="0" w:firstRowLastColumn="0" w:lastRowFirstColumn="0" w:lastRowLastColumn="0"/>
            <w:tcW w:w="1134" w:type="pct"/>
            <w:gridSpan w:val="2"/>
            <w:tcPrChange w:id="2703" w:author="Gaurav Shah" w:date="2019-03-20T00:36:00Z">
              <w:tcPr>
                <w:tcW w:w="1022" w:type="pct"/>
                <w:gridSpan w:val="3"/>
              </w:tcPr>
            </w:tcPrChange>
          </w:tcPr>
          <w:p w14:paraId="50FBDD8B" w14:textId="77777777" w:rsidR="00370FA4" w:rsidRPr="003277C6" w:rsidRDefault="00370FA4" w:rsidP="00370FA4">
            <w:pPr>
              <w:pStyle w:val="BodyText"/>
              <w:cnfStyle w:val="001000100000" w:firstRow="0" w:lastRow="0" w:firstColumn="1" w:lastColumn="0" w:oddVBand="0" w:evenVBand="0" w:oddHBand="1" w:evenHBand="0" w:firstRowFirstColumn="0" w:firstRowLastColumn="0" w:lastRowFirstColumn="0" w:lastRowLastColumn="0"/>
              <w:rPr>
                <w:ins w:id="2704" w:author="Aishwarya Balan" w:date="2019-02-11T16:14:00Z"/>
                <w:sz w:val="18"/>
                <w:rPrChange w:id="2705" w:author="Aishwarya Balan" w:date="2019-03-04T11:52:00Z">
                  <w:rPr>
                    <w:ins w:id="2706" w:author="Aishwarya Balan" w:date="2019-02-11T16:14:00Z"/>
                  </w:rPr>
                </w:rPrChange>
              </w:rPr>
            </w:pPr>
            <w:ins w:id="2707" w:author="Aishwarya Balan" w:date="2019-02-11T16:14:00Z">
              <w:r w:rsidRPr="003277C6">
                <w:rPr>
                  <w:sz w:val="18"/>
                  <w:rPrChange w:id="2708" w:author="Aishwarya Balan" w:date="2019-03-04T11:52:00Z">
                    <w:rPr/>
                  </w:rPrChange>
                </w:rPr>
                <w:t>From Period</w:t>
              </w:r>
            </w:ins>
          </w:p>
        </w:tc>
        <w:tc>
          <w:tcPr>
            <w:tcW w:w="501" w:type="pct"/>
            <w:tcPrChange w:id="2709" w:author="Gaurav Shah" w:date="2019-03-20T00:36:00Z">
              <w:tcPr>
                <w:tcW w:w="449" w:type="pct"/>
                <w:gridSpan w:val="2"/>
              </w:tcPr>
            </w:tcPrChange>
          </w:tcPr>
          <w:p w14:paraId="696EEBA5" w14:textId="77777777" w:rsidR="00370FA4" w:rsidRPr="003277C6" w:rsidRDefault="00370FA4" w:rsidP="00370FA4">
            <w:pPr>
              <w:pStyle w:val="BodyText"/>
              <w:cnfStyle w:val="000000100000" w:firstRow="0" w:lastRow="0" w:firstColumn="0" w:lastColumn="0" w:oddVBand="0" w:evenVBand="0" w:oddHBand="1" w:evenHBand="0" w:firstRowFirstColumn="0" w:firstRowLastColumn="0" w:lastRowFirstColumn="0" w:lastRowLastColumn="0"/>
              <w:rPr>
                <w:ins w:id="2710" w:author="Aishwarya Balan" w:date="2019-02-11T16:14:00Z"/>
                <w:sz w:val="18"/>
                <w:rPrChange w:id="2711" w:author="Aishwarya Balan" w:date="2019-03-04T11:52:00Z">
                  <w:rPr>
                    <w:ins w:id="2712" w:author="Aishwarya Balan" w:date="2019-02-11T16:14:00Z"/>
                  </w:rPr>
                </w:rPrChange>
              </w:rPr>
            </w:pPr>
            <w:ins w:id="2713" w:author="Aishwarya Balan" w:date="2019-02-11T16:14:00Z">
              <w:r w:rsidRPr="003277C6">
                <w:rPr>
                  <w:sz w:val="18"/>
                  <w:rPrChange w:id="2714" w:author="Aishwarya Balan" w:date="2019-03-04T11:52:00Z">
                    <w:rPr/>
                  </w:rPrChange>
                </w:rPr>
                <w:t>Date</w:t>
              </w:r>
            </w:ins>
          </w:p>
        </w:tc>
        <w:tc>
          <w:tcPr>
            <w:tcW w:w="712" w:type="pct"/>
            <w:tcPrChange w:id="2715" w:author="Gaurav Shah" w:date="2019-03-20T00:36:00Z">
              <w:tcPr>
                <w:tcW w:w="640" w:type="pct"/>
              </w:tcPr>
            </w:tcPrChange>
          </w:tcPr>
          <w:p w14:paraId="5F530416" w14:textId="76AC72FC" w:rsidR="00370FA4" w:rsidRPr="003277C6" w:rsidDel="00671A2F" w:rsidRDefault="00671A2F" w:rsidP="00370FA4">
            <w:pPr>
              <w:pStyle w:val="BodyText"/>
              <w:cnfStyle w:val="000000100000" w:firstRow="0" w:lastRow="0" w:firstColumn="0" w:lastColumn="0" w:oddVBand="0" w:evenVBand="0" w:oddHBand="1" w:evenHBand="0" w:firstRowFirstColumn="0" w:firstRowLastColumn="0" w:lastRowFirstColumn="0" w:lastRowLastColumn="0"/>
              <w:rPr>
                <w:ins w:id="2716" w:author="Aishwarya Balan" w:date="2019-02-11T16:14:00Z"/>
                <w:del w:id="2717" w:author="Gaurav Shah" w:date="2019-03-20T00:30:00Z"/>
                <w:sz w:val="18"/>
                <w:rPrChange w:id="2718" w:author="Aishwarya Balan" w:date="2019-03-04T11:52:00Z">
                  <w:rPr>
                    <w:ins w:id="2719" w:author="Aishwarya Balan" w:date="2019-02-11T16:14:00Z"/>
                    <w:del w:id="2720" w:author="Gaurav Shah" w:date="2019-03-20T00:30:00Z"/>
                  </w:rPr>
                </w:rPrChange>
              </w:rPr>
            </w:pPr>
            <w:ins w:id="2721" w:author="Gaurav Shah" w:date="2019-03-20T00:30:00Z">
              <w:r>
                <w:rPr>
                  <w:sz w:val="18"/>
                </w:rPr>
                <w:t>Text</w:t>
              </w:r>
              <w:r w:rsidRPr="00793F75">
                <w:rPr>
                  <w:sz w:val="18"/>
                </w:rPr>
                <w:t xml:space="preserve"> </w:t>
              </w:r>
            </w:ins>
            <w:ins w:id="2722" w:author="Aishwarya Balan" w:date="2019-02-11T16:14:00Z">
              <w:del w:id="2723" w:author="Gaurav Shah" w:date="2019-03-20T00:30:00Z">
                <w:r w:rsidR="00370FA4" w:rsidRPr="003277C6" w:rsidDel="00671A2F">
                  <w:rPr>
                    <w:sz w:val="18"/>
                    <w:rPrChange w:id="2724" w:author="Aishwarya Balan" w:date="2019-03-04T11:52:00Z">
                      <w:rPr/>
                    </w:rPrChange>
                  </w:rPr>
                  <w:delText xml:space="preserve">Display </w:delText>
                </w:r>
              </w:del>
            </w:ins>
          </w:p>
          <w:p w14:paraId="0ED0B675" w14:textId="77777777" w:rsidR="00370FA4" w:rsidRPr="003277C6" w:rsidRDefault="00370FA4" w:rsidP="00370FA4">
            <w:pPr>
              <w:pStyle w:val="BodyText"/>
              <w:cnfStyle w:val="000000100000" w:firstRow="0" w:lastRow="0" w:firstColumn="0" w:lastColumn="0" w:oddVBand="0" w:evenVBand="0" w:oddHBand="1" w:evenHBand="0" w:firstRowFirstColumn="0" w:firstRowLastColumn="0" w:lastRowFirstColumn="0" w:lastRowLastColumn="0"/>
              <w:rPr>
                <w:ins w:id="2725" w:author="Aishwarya Balan" w:date="2019-02-11T16:14:00Z"/>
                <w:sz w:val="18"/>
                <w:rPrChange w:id="2726" w:author="Aishwarya Balan" w:date="2019-03-04T11:52:00Z">
                  <w:rPr>
                    <w:ins w:id="2727" w:author="Aishwarya Balan" w:date="2019-02-11T16:14:00Z"/>
                  </w:rPr>
                </w:rPrChange>
              </w:rPr>
            </w:pPr>
          </w:p>
        </w:tc>
        <w:tc>
          <w:tcPr>
            <w:tcW w:w="1174" w:type="pct"/>
            <w:gridSpan w:val="2"/>
            <w:tcPrChange w:id="2728" w:author="Gaurav Shah" w:date="2019-03-20T00:36:00Z">
              <w:tcPr>
                <w:tcW w:w="899" w:type="pct"/>
                <w:gridSpan w:val="2"/>
              </w:tcPr>
            </w:tcPrChange>
          </w:tcPr>
          <w:p w14:paraId="77F460A5" w14:textId="77777777" w:rsidR="00370FA4" w:rsidRPr="003277C6" w:rsidRDefault="00370FA4" w:rsidP="00370FA4">
            <w:pPr>
              <w:pStyle w:val="BodyText"/>
              <w:cnfStyle w:val="000000100000" w:firstRow="0" w:lastRow="0" w:firstColumn="0" w:lastColumn="0" w:oddVBand="0" w:evenVBand="0" w:oddHBand="1" w:evenHBand="0" w:firstRowFirstColumn="0" w:firstRowLastColumn="0" w:lastRowFirstColumn="0" w:lastRowLastColumn="0"/>
              <w:rPr>
                <w:ins w:id="2729" w:author="Aishwarya Balan" w:date="2019-02-11T16:14:00Z"/>
                <w:sz w:val="18"/>
                <w:rPrChange w:id="2730" w:author="Aishwarya Balan" w:date="2019-03-04T11:52:00Z">
                  <w:rPr>
                    <w:ins w:id="2731" w:author="Aishwarya Balan" w:date="2019-02-11T16:14:00Z"/>
                  </w:rPr>
                </w:rPrChange>
              </w:rPr>
            </w:pPr>
          </w:p>
        </w:tc>
        <w:tc>
          <w:tcPr>
            <w:tcW w:w="372" w:type="pct"/>
            <w:tcPrChange w:id="2732" w:author="Gaurav Shah" w:date="2019-03-20T00:36:00Z">
              <w:tcPr>
                <w:tcW w:w="475" w:type="pct"/>
                <w:gridSpan w:val="2"/>
              </w:tcPr>
            </w:tcPrChange>
          </w:tcPr>
          <w:p w14:paraId="752C9858" w14:textId="77777777" w:rsidR="00370FA4" w:rsidRPr="003277C6" w:rsidRDefault="00370FA4" w:rsidP="00370FA4">
            <w:pPr>
              <w:pStyle w:val="BodyText"/>
              <w:cnfStyle w:val="000000100000" w:firstRow="0" w:lastRow="0" w:firstColumn="0" w:lastColumn="0" w:oddVBand="0" w:evenVBand="0" w:oddHBand="1" w:evenHBand="0" w:firstRowFirstColumn="0" w:firstRowLastColumn="0" w:lastRowFirstColumn="0" w:lastRowLastColumn="0"/>
              <w:rPr>
                <w:ins w:id="2733" w:author="Aishwarya Balan" w:date="2019-02-11T16:14:00Z"/>
                <w:sz w:val="18"/>
                <w:rPrChange w:id="2734" w:author="Aishwarya Balan" w:date="2019-03-04T11:52:00Z">
                  <w:rPr>
                    <w:ins w:id="2735" w:author="Aishwarya Balan" w:date="2019-02-11T16:14:00Z"/>
                  </w:rPr>
                </w:rPrChange>
              </w:rPr>
            </w:pPr>
            <w:ins w:id="2736" w:author="Aishwarya Balan" w:date="2019-02-11T16:14:00Z">
              <w:r w:rsidRPr="003277C6">
                <w:rPr>
                  <w:sz w:val="18"/>
                  <w:rPrChange w:id="2737" w:author="Aishwarya Balan" w:date="2019-03-04T11:52:00Z">
                    <w:rPr/>
                  </w:rPrChange>
                </w:rPr>
                <w:t>Conditional</w:t>
              </w:r>
            </w:ins>
          </w:p>
        </w:tc>
        <w:tc>
          <w:tcPr>
            <w:tcW w:w="1103" w:type="pct"/>
            <w:gridSpan w:val="2"/>
            <w:tcPrChange w:id="2738" w:author="Gaurav Shah" w:date="2019-03-20T00:36:00Z">
              <w:tcPr>
                <w:tcW w:w="1514" w:type="pct"/>
                <w:gridSpan w:val="4"/>
              </w:tcPr>
            </w:tcPrChange>
          </w:tcPr>
          <w:p w14:paraId="4ADD524B" w14:textId="77777777" w:rsidR="00370FA4" w:rsidRPr="00E73DC4" w:rsidRDefault="00370FA4" w:rsidP="00370FA4">
            <w:pPr>
              <w:pStyle w:val="BodyText"/>
              <w:cnfStyle w:val="000000100000" w:firstRow="0" w:lastRow="0" w:firstColumn="0" w:lastColumn="0" w:oddVBand="0" w:evenVBand="0" w:oddHBand="1" w:evenHBand="0" w:firstRowFirstColumn="0" w:firstRowLastColumn="0" w:lastRowFirstColumn="0" w:lastRowLastColumn="0"/>
              <w:rPr>
                <w:ins w:id="2739" w:author="Aishwarya Balan" w:date="2019-02-11T16:14:00Z"/>
                <w:color w:val="C00000"/>
                <w:sz w:val="18"/>
                <w:rPrChange w:id="2740" w:author="Aishwarya Balan" w:date="2019-05-29T12:26:00Z">
                  <w:rPr>
                    <w:ins w:id="2741" w:author="Aishwarya Balan" w:date="2019-02-11T16:14:00Z"/>
                  </w:rPr>
                </w:rPrChange>
              </w:rPr>
            </w:pPr>
            <w:ins w:id="2742" w:author="Aishwarya Balan" w:date="2019-02-11T16:14:00Z">
              <w:r w:rsidRPr="00E73DC4">
                <w:rPr>
                  <w:color w:val="C00000"/>
                  <w:sz w:val="18"/>
                  <w:rPrChange w:id="2743" w:author="Aishwarya Balan" w:date="2019-05-29T12:26:00Z">
                    <w:rPr/>
                  </w:rPrChange>
                </w:rPr>
                <w:t>Mandatory when Credit Limit Type = External Temporary</w:t>
              </w:r>
            </w:ins>
          </w:p>
        </w:tc>
      </w:tr>
      <w:tr w:rsidR="00370FA4" w:rsidRPr="003277C6" w14:paraId="5F93F820" w14:textId="77777777" w:rsidTr="0023279C">
        <w:trPr>
          <w:gridAfter w:val="1"/>
          <w:wAfter w:w="4" w:type="pct"/>
          <w:trHeight w:val="396"/>
          <w:ins w:id="2744" w:author="Aishwarya Balan" w:date="2019-02-11T16:14:00Z"/>
          <w:trPrChange w:id="2745" w:author="Gaurav Shah" w:date="2019-03-20T00:36:00Z">
            <w:trPr>
              <w:trHeight w:val="396"/>
            </w:trPr>
          </w:trPrChange>
        </w:trPr>
        <w:tc>
          <w:tcPr>
            <w:cnfStyle w:val="001000000000" w:firstRow="0" w:lastRow="0" w:firstColumn="1" w:lastColumn="0" w:oddVBand="0" w:evenVBand="0" w:oddHBand="0" w:evenHBand="0" w:firstRowFirstColumn="0" w:firstRowLastColumn="0" w:lastRowFirstColumn="0" w:lastRowLastColumn="0"/>
            <w:tcW w:w="1134" w:type="pct"/>
            <w:gridSpan w:val="2"/>
            <w:tcPrChange w:id="2746" w:author="Gaurav Shah" w:date="2019-03-20T00:36:00Z">
              <w:tcPr>
                <w:tcW w:w="1022" w:type="pct"/>
                <w:gridSpan w:val="3"/>
              </w:tcPr>
            </w:tcPrChange>
          </w:tcPr>
          <w:p w14:paraId="6019EB37" w14:textId="77777777" w:rsidR="00370FA4" w:rsidRPr="003277C6" w:rsidRDefault="00370FA4" w:rsidP="00370FA4">
            <w:pPr>
              <w:pStyle w:val="BodyText"/>
              <w:rPr>
                <w:ins w:id="2747" w:author="Aishwarya Balan" w:date="2019-02-11T16:14:00Z"/>
                <w:sz w:val="18"/>
                <w:rPrChange w:id="2748" w:author="Aishwarya Balan" w:date="2019-03-04T11:52:00Z">
                  <w:rPr>
                    <w:ins w:id="2749" w:author="Aishwarya Balan" w:date="2019-02-11T16:14:00Z"/>
                  </w:rPr>
                </w:rPrChange>
              </w:rPr>
            </w:pPr>
            <w:ins w:id="2750" w:author="Aishwarya Balan" w:date="2019-02-11T16:14:00Z">
              <w:r w:rsidRPr="003277C6">
                <w:rPr>
                  <w:sz w:val="18"/>
                  <w:rPrChange w:id="2751" w:author="Aishwarya Balan" w:date="2019-03-04T11:52:00Z">
                    <w:rPr/>
                  </w:rPrChange>
                </w:rPr>
                <w:t>To Period</w:t>
              </w:r>
            </w:ins>
          </w:p>
        </w:tc>
        <w:tc>
          <w:tcPr>
            <w:tcW w:w="501" w:type="pct"/>
            <w:tcPrChange w:id="2752" w:author="Gaurav Shah" w:date="2019-03-20T00:36:00Z">
              <w:tcPr>
                <w:tcW w:w="449" w:type="pct"/>
                <w:gridSpan w:val="2"/>
              </w:tcPr>
            </w:tcPrChange>
          </w:tcPr>
          <w:p w14:paraId="5D619324" w14:textId="77777777" w:rsidR="00370FA4" w:rsidRPr="003277C6" w:rsidRDefault="00370FA4" w:rsidP="00370FA4">
            <w:pPr>
              <w:pStyle w:val="BodyText"/>
              <w:cnfStyle w:val="000000000000" w:firstRow="0" w:lastRow="0" w:firstColumn="0" w:lastColumn="0" w:oddVBand="0" w:evenVBand="0" w:oddHBand="0" w:evenHBand="0" w:firstRowFirstColumn="0" w:firstRowLastColumn="0" w:lastRowFirstColumn="0" w:lastRowLastColumn="0"/>
              <w:rPr>
                <w:ins w:id="2753" w:author="Aishwarya Balan" w:date="2019-02-11T16:14:00Z"/>
                <w:sz w:val="18"/>
                <w:rPrChange w:id="2754" w:author="Aishwarya Balan" w:date="2019-03-04T11:52:00Z">
                  <w:rPr>
                    <w:ins w:id="2755" w:author="Aishwarya Balan" w:date="2019-02-11T16:14:00Z"/>
                  </w:rPr>
                </w:rPrChange>
              </w:rPr>
            </w:pPr>
            <w:ins w:id="2756" w:author="Aishwarya Balan" w:date="2019-02-11T16:14:00Z">
              <w:r w:rsidRPr="003277C6">
                <w:rPr>
                  <w:sz w:val="18"/>
                  <w:rPrChange w:id="2757" w:author="Aishwarya Balan" w:date="2019-03-04T11:52:00Z">
                    <w:rPr/>
                  </w:rPrChange>
                </w:rPr>
                <w:t xml:space="preserve">Date </w:t>
              </w:r>
            </w:ins>
          </w:p>
        </w:tc>
        <w:tc>
          <w:tcPr>
            <w:tcW w:w="712" w:type="pct"/>
            <w:tcPrChange w:id="2758" w:author="Gaurav Shah" w:date="2019-03-20T00:36:00Z">
              <w:tcPr>
                <w:tcW w:w="640" w:type="pct"/>
              </w:tcPr>
            </w:tcPrChange>
          </w:tcPr>
          <w:p w14:paraId="0356B714" w14:textId="14E83EDF" w:rsidR="00370FA4" w:rsidRPr="003277C6" w:rsidRDefault="00671A2F" w:rsidP="00370FA4">
            <w:pPr>
              <w:pStyle w:val="BodyText"/>
              <w:cnfStyle w:val="000000000000" w:firstRow="0" w:lastRow="0" w:firstColumn="0" w:lastColumn="0" w:oddVBand="0" w:evenVBand="0" w:oddHBand="0" w:evenHBand="0" w:firstRowFirstColumn="0" w:firstRowLastColumn="0" w:lastRowFirstColumn="0" w:lastRowLastColumn="0"/>
              <w:rPr>
                <w:ins w:id="2759" w:author="Aishwarya Balan" w:date="2019-02-11T16:14:00Z"/>
                <w:sz w:val="18"/>
                <w:rPrChange w:id="2760" w:author="Aishwarya Balan" w:date="2019-03-04T11:52:00Z">
                  <w:rPr>
                    <w:ins w:id="2761" w:author="Aishwarya Balan" w:date="2019-02-11T16:14:00Z"/>
                  </w:rPr>
                </w:rPrChange>
              </w:rPr>
            </w:pPr>
            <w:ins w:id="2762" w:author="Gaurav Shah" w:date="2019-03-20T00:30:00Z">
              <w:r>
                <w:rPr>
                  <w:sz w:val="18"/>
                </w:rPr>
                <w:t>Text</w:t>
              </w:r>
            </w:ins>
            <w:ins w:id="2763" w:author="Aishwarya Balan" w:date="2019-02-11T16:14:00Z">
              <w:del w:id="2764" w:author="Gaurav Shah" w:date="2019-03-20T00:30:00Z">
                <w:r w:rsidR="00370FA4" w:rsidRPr="003277C6" w:rsidDel="00671A2F">
                  <w:rPr>
                    <w:sz w:val="18"/>
                    <w:rPrChange w:id="2765" w:author="Aishwarya Balan" w:date="2019-03-04T11:52:00Z">
                      <w:rPr/>
                    </w:rPrChange>
                  </w:rPr>
                  <w:delText xml:space="preserve">Display </w:delText>
                </w:r>
              </w:del>
            </w:ins>
          </w:p>
        </w:tc>
        <w:tc>
          <w:tcPr>
            <w:tcW w:w="1174" w:type="pct"/>
            <w:gridSpan w:val="2"/>
            <w:tcPrChange w:id="2766" w:author="Gaurav Shah" w:date="2019-03-20T00:36:00Z">
              <w:tcPr>
                <w:tcW w:w="899" w:type="pct"/>
                <w:gridSpan w:val="2"/>
              </w:tcPr>
            </w:tcPrChange>
          </w:tcPr>
          <w:p w14:paraId="30BA3C6E" w14:textId="77777777" w:rsidR="00370FA4" w:rsidRPr="003277C6" w:rsidRDefault="00370FA4" w:rsidP="00370FA4">
            <w:pPr>
              <w:pStyle w:val="BodyText"/>
              <w:cnfStyle w:val="000000000000" w:firstRow="0" w:lastRow="0" w:firstColumn="0" w:lastColumn="0" w:oddVBand="0" w:evenVBand="0" w:oddHBand="0" w:evenHBand="0" w:firstRowFirstColumn="0" w:firstRowLastColumn="0" w:lastRowFirstColumn="0" w:lastRowLastColumn="0"/>
              <w:rPr>
                <w:ins w:id="2767" w:author="Aishwarya Balan" w:date="2019-02-11T16:14:00Z"/>
                <w:sz w:val="18"/>
                <w:rPrChange w:id="2768" w:author="Aishwarya Balan" w:date="2019-03-04T11:52:00Z">
                  <w:rPr>
                    <w:ins w:id="2769" w:author="Aishwarya Balan" w:date="2019-02-11T16:14:00Z"/>
                  </w:rPr>
                </w:rPrChange>
              </w:rPr>
            </w:pPr>
          </w:p>
        </w:tc>
        <w:tc>
          <w:tcPr>
            <w:tcW w:w="372" w:type="pct"/>
            <w:tcPrChange w:id="2770" w:author="Gaurav Shah" w:date="2019-03-20T00:36:00Z">
              <w:tcPr>
                <w:tcW w:w="475" w:type="pct"/>
                <w:gridSpan w:val="2"/>
              </w:tcPr>
            </w:tcPrChange>
          </w:tcPr>
          <w:p w14:paraId="73AD0A58" w14:textId="77777777" w:rsidR="00370FA4" w:rsidRPr="003277C6" w:rsidRDefault="00370FA4" w:rsidP="00370FA4">
            <w:pPr>
              <w:pStyle w:val="BodyText"/>
              <w:cnfStyle w:val="000000000000" w:firstRow="0" w:lastRow="0" w:firstColumn="0" w:lastColumn="0" w:oddVBand="0" w:evenVBand="0" w:oddHBand="0" w:evenHBand="0" w:firstRowFirstColumn="0" w:firstRowLastColumn="0" w:lastRowFirstColumn="0" w:lastRowLastColumn="0"/>
              <w:rPr>
                <w:ins w:id="2771" w:author="Aishwarya Balan" w:date="2019-02-11T16:14:00Z"/>
                <w:sz w:val="18"/>
                <w:rPrChange w:id="2772" w:author="Aishwarya Balan" w:date="2019-03-04T11:52:00Z">
                  <w:rPr>
                    <w:ins w:id="2773" w:author="Aishwarya Balan" w:date="2019-02-11T16:14:00Z"/>
                  </w:rPr>
                </w:rPrChange>
              </w:rPr>
            </w:pPr>
            <w:ins w:id="2774" w:author="Aishwarya Balan" w:date="2019-02-11T16:14:00Z">
              <w:r w:rsidRPr="003277C6">
                <w:rPr>
                  <w:sz w:val="18"/>
                  <w:rPrChange w:id="2775" w:author="Aishwarya Balan" w:date="2019-03-04T11:52:00Z">
                    <w:rPr/>
                  </w:rPrChange>
                </w:rPr>
                <w:t>Conditional</w:t>
              </w:r>
            </w:ins>
          </w:p>
        </w:tc>
        <w:tc>
          <w:tcPr>
            <w:tcW w:w="1103" w:type="pct"/>
            <w:gridSpan w:val="2"/>
            <w:tcPrChange w:id="2776" w:author="Gaurav Shah" w:date="2019-03-20T00:36:00Z">
              <w:tcPr>
                <w:tcW w:w="1514" w:type="pct"/>
                <w:gridSpan w:val="4"/>
              </w:tcPr>
            </w:tcPrChange>
          </w:tcPr>
          <w:p w14:paraId="5072CF9F" w14:textId="77777777" w:rsidR="00370FA4" w:rsidRPr="003277C6" w:rsidRDefault="00370FA4" w:rsidP="00370FA4">
            <w:pPr>
              <w:pStyle w:val="BodyText"/>
              <w:cnfStyle w:val="000000000000" w:firstRow="0" w:lastRow="0" w:firstColumn="0" w:lastColumn="0" w:oddVBand="0" w:evenVBand="0" w:oddHBand="0" w:evenHBand="0" w:firstRowFirstColumn="0" w:firstRowLastColumn="0" w:lastRowFirstColumn="0" w:lastRowLastColumn="0"/>
              <w:rPr>
                <w:ins w:id="2777" w:author="Aishwarya Balan" w:date="2019-02-11T16:14:00Z"/>
                <w:sz w:val="18"/>
                <w:rPrChange w:id="2778" w:author="Aishwarya Balan" w:date="2019-03-04T11:52:00Z">
                  <w:rPr>
                    <w:ins w:id="2779" w:author="Aishwarya Balan" w:date="2019-02-11T16:14:00Z"/>
                  </w:rPr>
                </w:rPrChange>
              </w:rPr>
            </w:pPr>
            <w:ins w:id="2780" w:author="Aishwarya Balan" w:date="2019-02-11T16:14:00Z">
              <w:r w:rsidRPr="003277C6">
                <w:rPr>
                  <w:sz w:val="18"/>
                  <w:rPrChange w:id="2781" w:author="Aishwarya Balan" w:date="2019-03-04T11:52:00Z">
                    <w:rPr/>
                  </w:rPrChange>
                </w:rPr>
                <w:t>To Period cannot be less than From Period</w:t>
              </w:r>
            </w:ins>
          </w:p>
        </w:tc>
      </w:tr>
      <w:tr w:rsidR="00370FA4" w:rsidRPr="003277C6" w14:paraId="5B9B39E5" w14:textId="77777777" w:rsidTr="0023279C">
        <w:trPr>
          <w:gridAfter w:val="1"/>
          <w:cnfStyle w:val="000000100000" w:firstRow="0" w:lastRow="0" w:firstColumn="0" w:lastColumn="0" w:oddVBand="0" w:evenVBand="0" w:oddHBand="1" w:evenHBand="0" w:firstRowFirstColumn="0" w:firstRowLastColumn="0" w:lastRowFirstColumn="0" w:lastRowLastColumn="0"/>
          <w:wAfter w:w="4" w:type="pct"/>
          <w:trHeight w:val="396"/>
          <w:ins w:id="2782" w:author="Aishwarya Balan" w:date="2019-02-11T16:14:00Z"/>
          <w:trPrChange w:id="2783" w:author="Gaurav Shah" w:date="2019-03-20T00:36:00Z">
            <w:trPr>
              <w:trHeight w:val="396"/>
            </w:trPr>
          </w:trPrChange>
        </w:trPr>
        <w:tc>
          <w:tcPr>
            <w:cnfStyle w:val="001000000000" w:firstRow="0" w:lastRow="0" w:firstColumn="1" w:lastColumn="0" w:oddVBand="0" w:evenVBand="0" w:oddHBand="0" w:evenHBand="0" w:firstRowFirstColumn="0" w:firstRowLastColumn="0" w:lastRowFirstColumn="0" w:lastRowLastColumn="0"/>
            <w:tcW w:w="1134" w:type="pct"/>
            <w:gridSpan w:val="2"/>
            <w:tcPrChange w:id="2784" w:author="Gaurav Shah" w:date="2019-03-20T00:36:00Z">
              <w:tcPr>
                <w:tcW w:w="1022" w:type="pct"/>
                <w:gridSpan w:val="3"/>
              </w:tcPr>
            </w:tcPrChange>
          </w:tcPr>
          <w:p w14:paraId="4AA2DD02" w14:textId="77777777" w:rsidR="00370FA4" w:rsidRPr="006F2CCA" w:rsidRDefault="00370FA4" w:rsidP="00370FA4">
            <w:pPr>
              <w:pStyle w:val="BodyText"/>
              <w:cnfStyle w:val="001000100000" w:firstRow="0" w:lastRow="0" w:firstColumn="1" w:lastColumn="0" w:oddVBand="0" w:evenVBand="0" w:oddHBand="1" w:evenHBand="0" w:firstRowFirstColumn="0" w:firstRowLastColumn="0" w:lastRowFirstColumn="0" w:lastRowLastColumn="0"/>
              <w:rPr>
                <w:ins w:id="2785" w:author="Aishwarya Balan" w:date="2019-02-11T16:14:00Z"/>
                <w:color w:val="C00000"/>
                <w:sz w:val="18"/>
                <w:rPrChange w:id="2786" w:author="Aishwarya Balan" w:date="2019-05-29T12:37:00Z">
                  <w:rPr>
                    <w:ins w:id="2787" w:author="Aishwarya Balan" w:date="2019-02-11T16:14:00Z"/>
                  </w:rPr>
                </w:rPrChange>
              </w:rPr>
            </w:pPr>
            <w:ins w:id="2788" w:author="Aishwarya Balan" w:date="2019-02-11T16:14:00Z">
              <w:r w:rsidRPr="006F2CCA">
                <w:rPr>
                  <w:color w:val="C00000"/>
                  <w:sz w:val="18"/>
                  <w:rPrChange w:id="2789" w:author="Aishwarya Balan" w:date="2019-05-29T12:37:00Z">
                    <w:rPr/>
                  </w:rPrChange>
                </w:rPr>
                <w:t>Amount</w:t>
              </w:r>
            </w:ins>
          </w:p>
        </w:tc>
        <w:tc>
          <w:tcPr>
            <w:tcW w:w="501" w:type="pct"/>
            <w:tcPrChange w:id="2790" w:author="Gaurav Shah" w:date="2019-03-20T00:36:00Z">
              <w:tcPr>
                <w:tcW w:w="449" w:type="pct"/>
                <w:gridSpan w:val="2"/>
              </w:tcPr>
            </w:tcPrChange>
          </w:tcPr>
          <w:p w14:paraId="65057974" w14:textId="77777777" w:rsidR="00370FA4" w:rsidRPr="006F2CCA" w:rsidRDefault="00370FA4" w:rsidP="00370FA4">
            <w:pPr>
              <w:pStyle w:val="BodyText"/>
              <w:cnfStyle w:val="000000100000" w:firstRow="0" w:lastRow="0" w:firstColumn="0" w:lastColumn="0" w:oddVBand="0" w:evenVBand="0" w:oddHBand="1" w:evenHBand="0" w:firstRowFirstColumn="0" w:firstRowLastColumn="0" w:lastRowFirstColumn="0" w:lastRowLastColumn="0"/>
              <w:rPr>
                <w:ins w:id="2791" w:author="Aishwarya Balan" w:date="2019-02-11T16:14:00Z"/>
                <w:color w:val="C00000"/>
                <w:sz w:val="18"/>
                <w:rPrChange w:id="2792" w:author="Aishwarya Balan" w:date="2019-05-29T12:37:00Z">
                  <w:rPr>
                    <w:ins w:id="2793" w:author="Aishwarya Balan" w:date="2019-02-11T16:14:00Z"/>
                  </w:rPr>
                </w:rPrChange>
              </w:rPr>
            </w:pPr>
            <w:ins w:id="2794" w:author="Aishwarya Balan" w:date="2019-02-11T16:14:00Z">
              <w:r w:rsidRPr="006F2CCA">
                <w:rPr>
                  <w:color w:val="C00000"/>
                  <w:sz w:val="18"/>
                  <w:rPrChange w:id="2795" w:author="Aishwarya Balan" w:date="2019-05-29T12:37:00Z">
                    <w:rPr/>
                  </w:rPrChange>
                </w:rPr>
                <w:t xml:space="preserve">Number </w:t>
              </w:r>
            </w:ins>
          </w:p>
        </w:tc>
        <w:tc>
          <w:tcPr>
            <w:tcW w:w="712" w:type="pct"/>
            <w:tcPrChange w:id="2796" w:author="Gaurav Shah" w:date="2019-03-20T00:36:00Z">
              <w:tcPr>
                <w:tcW w:w="640" w:type="pct"/>
              </w:tcPr>
            </w:tcPrChange>
          </w:tcPr>
          <w:p w14:paraId="1E114E47" w14:textId="701098FB" w:rsidR="00370FA4" w:rsidRPr="006F2CCA" w:rsidRDefault="00370FA4" w:rsidP="00370FA4">
            <w:pPr>
              <w:pStyle w:val="BodyText"/>
              <w:cnfStyle w:val="000000100000" w:firstRow="0" w:lastRow="0" w:firstColumn="0" w:lastColumn="0" w:oddVBand="0" w:evenVBand="0" w:oddHBand="1" w:evenHBand="0" w:firstRowFirstColumn="0" w:firstRowLastColumn="0" w:lastRowFirstColumn="0" w:lastRowLastColumn="0"/>
              <w:rPr>
                <w:ins w:id="2797" w:author="Aishwarya Balan" w:date="2019-02-11T16:14:00Z"/>
                <w:color w:val="C00000"/>
                <w:sz w:val="18"/>
                <w:rPrChange w:id="2798" w:author="Aishwarya Balan" w:date="2019-05-29T12:37:00Z">
                  <w:rPr>
                    <w:ins w:id="2799" w:author="Aishwarya Balan" w:date="2019-02-11T16:14:00Z"/>
                  </w:rPr>
                </w:rPrChange>
              </w:rPr>
            </w:pPr>
            <w:ins w:id="2800" w:author="Aishwarya Balan" w:date="2019-02-11T16:14:00Z">
              <w:del w:id="2801" w:author="Gaurav Shah" w:date="2019-03-20T00:30:00Z">
                <w:r w:rsidRPr="006F2CCA" w:rsidDel="00671A2F">
                  <w:rPr>
                    <w:color w:val="C00000"/>
                    <w:sz w:val="18"/>
                    <w:rPrChange w:id="2802" w:author="Aishwarya Balan" w:date="2019-05-29T12:37:00Z">
                      <w:rPr/>
                    </w:rPrChange>
                  </w:rPr>
                  <w:delText>Display</w:delText>
                </w:r>
              </w:del>
            </w:ins>
            <w:ins w:id="2803" w:author="Gaurav Shah" w:date="2019-03-20T00:30:00Z">
              <w:r w:rsidR="00671A2F" w:rsidRPr="006F2CCA">
                <w:rPr>
                  <w:color w:val="C00000"/>
                  <w:sz w:val="18"/>
                  <w:rPrChange w:id="2804" w:author="Aishwarya Balan" w:date="2019-05-29T12:37:00Z">
                    <w:rPr>
                      <w:sz w:val="18"/>
                    </w:rPr>
                  </w:rPrChange>
                </w:rPr>
                <w:t>Text</w:t>
              </w:r>
            </w:ins>
            <w:ins w:id="2805" w:author="Aishwarya Balan" w:date="2019-02-11T16:14:00Z">
              <w:r w:rsidRPr="006F2CCA">
                <w:rPr>
                  <w:color w:val="C00000"/>
                  <w:sz w:val="18"/>
                  <w:rPrChange w:id="2806" w:author="Aishwarya Balan" w:date="2019-05-29T12:37:00Z">
                    <w:rPr/>
                  </w:rPrChange>
                </w:rPr>
                <w:t xml:space="preserve"> </w:t>
              </w:r>
            </w:ins>
          </w:p>
        </w:tc>
        <w:tc>
          <w:tcPr>
            <w:tcW w:w="1174" w:type="pct"/>
            <w:gridSpan w:val="2"/>
            <w:tcPrChange w:id="2807" w:author="Gaurav Shah" w:date="2019-03-20T00:36:00Z">
              <w:tcPr>
                <w:tcW w:w="899" w:type="pct"/>
                <w:gridSpan w:val="2"/>
              </w:tcPr>
            </w:tcPrChange>
          </w:tcPr>
          <w:p w14:paraId="18F4CC4B" w14:textId="77777777" w:rsidR="00370FA4" w:rsidRPr="006F2CCA" w:rsidRDefault="00370FA4" w:rsidP="00370FA4">
            <w:pPr>
              <w:pStyle w:val="BodyText"/>
              <w:cnfStyle w:val="000000100000" w:firstRow="0" w:lastRow="0" w:firstColumn="0" w:lastColumn="0" w:oddVBand="0" w:evenVBand="0" w:oddHBand="1" w:evenHBand="0" w:firstRowFirstColumn="0" w:firstRowLastColumn="0" w:lastRowFirstColumn="0" w:lastRowLastColumn="0"/>
              <w:rPr>
                <w:ins w:id="2808" w:author="Aishwarya Balan" w:date="2019-02-11T16:14:00Z"/>
                <w:color w:val="C00000"/>
                <w:sz w:val="18"/>
                <w:rPrChange w:id="2809" w:author="Aishwarya Balan" w:date="2019-05-29T12:37:00Z">
                  <w:rPr>
                    <w:ins w:id="2810" w:author="Aishwarya Balan" w:date="2019-02-11T16:14:00Z"/>
                  </w:rPr>
                </w:rPrChange>
              </w:rPr>
            </w:pPr>
          </w:p>
        </w:tc>
        <w:tc>
          <w:tcPr>
            <w:tcW w:w="372" w:type="pct"/>
            <w:tcPrChange w:id="2811" w:author="Gaurav Shah" w:date="2019-03-20T00:36:00Z">
              <w:tcPr>
                <w:tcW w:w="475" w:type="pct"/>
                <w:gridSpan w:val="2"/>
              </w:tcPr>
            </w:tcPrChange>
          </w:tcPr>
          <w:p w14:paraId="024E0C34" w14:textId="77777777" w:rsidR="00370FA4" w:rsidRPr="006F2CCA" w:rsidRDefault="00370FA4" w:rsidP="00370FA4">
            <w:pPr>
              <w:pStyle w:val="BodyText"/>
              <w:cnfStyle w:val="000000100000" w:firstRow="0" w:lastRow="0" w:firstColumn="0" w:lastColumn="0" w:oddVBand="0" w:evenVBand="0" w:oddHBand="1" w:evenHBand="0" w:firstRowFirstColumn="0" w:firstRowLastColumn="0" w:lastRowFirstColumn="0" w:lastRowLastColumn="0"/>
              <w:rPr>
                <w:ins w:id="2812" w:author="Aishwarya Balan" w:date="2019-02-11T16:14:00Z"/>
                <w:color w:val="C00000"/>
                <w:sz w:val="18"/>
                <w:rPrChange w:id="2813" w:author="Aishwarya Balan" w:date="2019-05-29T12:37:00Z">
                  <w:rPr>
                    <w:ins w:id="2814" w:author="Aishwarya Balan" w:date="2019-02-11T16:14:00Z"/>
                  </w:rPr>
                </w:rPrChange>
              </w:rPr>
            </w:pPr>
            <w:ins w:id="2815" w:author="Aishwarya Balan" w:date="2019-02-11T16:14:00Z">
              <w:r w:rsidRPr="006F2CCA">
                <w:rPr>
                  <w:color w:val="C00000"/>
                  <w:sz w:val="18"/>
                  <w:rPrChange w:id="2816" w:author="Aishwarya Balan" w:date="2019-05-29T12:37:00Z">
                    <w:rPr/>
                  </w:rPrChange>
                </w:rPr>
                <w:t>Yes</w:t>
              </w:r>
            </w:ins>
          </w:p>
        </w:tc>
        <w:tc>
          <w:tcPr>
            <w:tcW w:w="1103" w:type="pct"/>
            <w:gridSpan w:val="2"/>
            <w:tcPrChange w:id="2817" w:author="Gaurav Shah" w:date="2019-03-20T00:36:00Z">
              <w:tcPr>
                <w:tcW w:w="1514" w:type="pct"/>
                <w:gridSpan w:val="4"/>
              </w:tcPr>
            </w:tcPrChange>
          </w:tcPr>
          <w:p w14:paraId="0736C7CA" w14:textId="77777777" w:rsidR="00370FA4" w:rsidRPr="003277C6" w:rsidRDefault="00370FA4" w:rsidP="00370FA4">
            <w:pPr>
              <w:pStyle w:val="BodyText"/>
              <w:cnfStyle w:val="000000100000" w:firstRow="0" w:lastRow="0" w:firstColumn="0" w:lastColumn="0" w:oddVBand="0" w:evenVBand="0" w:oddHBand="1" w:evenHBand="0" w:firstRowFirstColumn="0" w:firstRowLastColumn="0" w:lastRowFirstColumn="0" w:lastRowLastColumn="0"/>
              <w:rPr>
                <w:ins w:id="2818" w:author="Aishwarya Balan" w:date="2019-02-11T16:14:00Z"/>
                <w:sz w:val="18"/>
                <w:rPrChange w:id="2819" w:author="Aishwarya Balan" w:date="2019-03-04T11:52:00Z">
                  <w:rPr>
                    <w:ins w:id="2820" w:author="Aishwarya Balan" w:date="2019-02-11T16:14:00Z"/>
                  </w:rPr>
                </w:rPrChange>
              </w:rPr>
            </w:pPr>
          </w:p>
        </w:tc>
      </w:tr>
      <w:tr w:rsidR="00370FA4" w:rsidRPr="003277C6" w14:paraId="7219FD30" w14:textId="77777777" w:rsidTr="0023279C">
        <w:trPr>
          <w:gridAfter w:val="1"/>
          <w:wAfter w:w="4" w:type="pct"/>
          <w:trHeight w:val="396"/>
          <w:ins w:id="2821" w:author="Aishwarya Balan" w:date="2019-02-11T16:14:00Z"/>
          <w:trPrChange w:id="2822" w:author="Gaurav Shah" w:date="2019-03-20T00:36:00Z">
            <w:trPr>
              <w:trHeight w:val="396"/>
            </w:trPr>
          </w:trPrChange>
        </w:trPr>
        <w:tc>
          <w:tcPr>
            <w:cnfStyle w:val="001000000000" w:firstRow="0" w:lastRow="0" w:firstColumn="1" w:lastColumn="0" w:oddVBand="0" w:evenVBand="0" w:oddHBand="0" w:evenHBand="0" w:firstRowFirstColumn="0" w:firstRowLastColumn="0" w:lastRowFirstColumn="0" w:lastRowLastColumn="0"/>
            <w:tcW w:w="1134" w:type="pct"/>
            <w:gridSpan w:val="2"/>
            <w:tcPrChange w:id="2823" w:author="Gaurav Shah" w:date="2019-03-20T00:36:00Z">
              <w:tcPr>
                <w:tcW w:w="1022" w:type="pct"/>
                <w:gridSpan w:val="3"/>
              </w:tcPr>
            </w:tcPrChange>
          </w:tcPr>
          <w:p w14:paraId="6D08E8C9" w14:textId="77777777" w:rsidR="00370FA4" w:rsidRPr="003277C6" w:rsidRDefault="00370FA4" w:rsidP="00370FA4">
            <w:pPr>
              <w:pStyle w:val="BodyText"/>
              <w:rPr>
                <w:ins w:id="2824" w:author="Aishwarya Balan" w:date="2019-02-11T16:14:00Z"/>
                <w:sz w:val="18"/>
                <w:rPrChange w:id="2825" w:author="Aishwarya Balan" w:date="2019-03-04T11:52:00Z">
                  <w:rPr>
                    <w:ins w:id="2826" w:author="Aishwarya Balan" w:date="2019-02-11T16:14:00Z"/>
                  </w:rPr>
                </w:rPrChange>
              </w:rPr>
            </w:pPr>
            <w:ins w:id="2827" w:author="Aishwarya Balan" w:date="2019-02-11T16:14:00Z">
              <w:r w:rsidRPr="003277C6">
                <w:rPr>
                  <w:sz w:val="18"/>
                  <w:rPrChange w:id="2828" w:author="Aishwarya Balan" w:date="2019-03-04T11:52:00Z">
                    <w:rPr/>
                  </w:rPrChange>
                </w:rPr>
                <w:t>Limit Status</w:t>
              </w:r>
            </w:ins>
          </w:p>
        </w:tc>
        <w:tc>
          <w:tcPr>
            <w:tcW w:w="501" w:type="pct"/>
            <w:tcPrChange w:id="2829" w:author="Gaurav Shah" w:date="2019-03-20T00:36:00Z">
              <w:tcPr>
                <w:tcW w:w="449" w:type="pct"/>
                <w:gridSpan w:val="2"/>
              </w:tcPr>
            </w:tcPrChange>
          </w:tcPr>
          <w:p w14:paraId="09D75970" w14:textId="77777777" w:rsidR="00370FA4" w:rsidRPr="003277C6" w:rsidRDefault="00370FA4" w:rsidP="00370FA4">
            <w:pPr>
              <w:pStyle w:val="BodyText"/>
              <w:cnfStyle w:val="000000000000" w:firstRow="0" w:lastRow="0" w:firstColumn="0" w:lastColumn="0" w:oddVBand="0" w:evenVBand="0" w:oddHBand="0" w:evenHBand="0" w:firstRowFirstColumn="0" w:firstRowLastColumn="0" w:lastRowFirstColumn="0" w:lastRowLastColumn="0"/>
              <w:rPr>
                <w:ins w:id="2830" w:author="Aishwarya Balan" w:date="2019-02-11T16:14:00Z"/>
                <w:sz w:val="18"/>
                <w:rPrChange w:id="2831" w:author="Aishwarya Balan" w:date="2019-03-04T11:52:00Z">
                  <w:rPr>
                    <w:ins w:id="2832" w:author="Aishwarya Balan" w:date="2019-02-11T16:14:00Z"/>
                  </w:rPr>
                </w:rPrChange>
              </w:rPr>
            </w:pPr>
            <w:ins w:id="2833" w:author="Aishwarya Balan" w:date="2019-02-11T16:14:00Z">
              <w:r w:rsidRPr="003277C6">
                <w:rPr>
                  <w:sz w:val="18"/>
                  <w:rPrChange w:id="2834" w:author="Aishwarya Balan" w:date="2019-03-04T11:52:00Z">
                    <w:rPr/>
                  </w:rPrChange>
                </w:rPr>
                <w:t xml:space="preserve">String </w:t>
              </w:r>
            </w:ins>
          </w:p>
        </w:tc>
        <w:tc>
          <w:tcPr>
            <w:tcW w:w="712" w:type="pct"/>
            <w:tcPrChange w:id="2835" w:author="Gaurav Shah" w:date="2019-03-20T00:36:00Z">
              <w:tcPr>
                <w:tcW w:w="640" w:type="pct"/>
              </w:tcPr>
            </w:tcPrChange>
          </w:tcPr>
          <w:p w14:paraId="258EDF40" w14:textId="77777777" w:rsidR="00370FA4" w:rsidRPr="003277C6" w:rsidRDefault="00370FA4" w:rsidP="00370FA4">
            <w:pPr>
              <w:pStyle w:val="BodyText"/>
              <w:cnfStyle w:val="000000000000" w:firstRow="0" w:lastRow="0" w:firstColumn="0" w:lastColumn="0" w:oddVBand="0" w:evenVBand="0" w:oddHBand="0" w:evenHBand="0" w:firstRowFirstColumn="0" w:firstRowLastColumn="0" w:lastRowFirstColumn="0" w:lastRowLastColumn="0"/>
              <w:rPr>
                <w:ins w:id="2836" w:author="Aishwarya Balan" w:date="2019-02-11T16:14:00Z"/>
                <w:sz w:val="18"/>
                <w:rPrChange w:id="2837" w:author="Aishwarya Balan" w:date="2019-03-04T11:52:00Z">
                  <w:rPr>
                    <w:ins w:id="2838" w:author="Aishwarya Balan" w:date="2019-02-11T16:14:00Z"/>
                  </w:rPr>
                </w:rPrChange>
              </w:rPr>
            </w:pPr>
            <w:ins w:id="2839" w:author="Aishwarya Balan" w:date="2019-02-11T16:14:00Z">
              <w:r w:rsidRPr="003277C6">
                <w:rPr>
                  <w:sz w:val="18"/>
                  <w:rPrChange w:id="2840" w:author="Aishwarya Balan" w:date="2019-03-04T11:52:00Z">
                    <w:rPr/>
                  </w:rPrChange>
                </w:rPr>
                <w:t>Dropdown</w:t>
              </w:r>
            </w:ins>
          </w:p>
        </w:tc>
        <w:tc>
          <w:tcPr>
            <w:tcW w:w="1174" w:type="pct"/>
            <w:gridSpan w:val="2"/>
            <w:tcPrChange w:id="2841" w:author="Gaurav Shah" w:date="2019-03-20T00:36:00Z">
              <w:tcPr>
                <w:tcW w:w="899" w:type="pct"/>
                <w:gridSpan w:val="2"/>
              </w:tcPr>
            </w:tcPrChange>
          </w:tcPr>
          <w:p w14:paraId="7517719D" w14:textId="77777777" w:rsidR="00370FA4" w:rsidRPr="003277C6" w:rsidRDefault="00370FA4" w:rsidP="00370FA4">
            <w:pPr>
              <w:pStyle w:val="BodyText"/>
              <w:cnfStyle w:val="000000000000" w:firstRow="0" w:lastRow="0" w:firstColumn="0" w:lastColumn="0" w:oddVBand="0" w:evenVBand="0" w:oddHBand="0" w:evenHBand="0" w:firstRowFirstColumn="0" w:firstRowLastColumn="0" w:lastRowFirstColumn="0" w:lastRowLastColumn="0"/>
              <w:rPr>
                <w:ins w:id="2842" w:author="Aishwarya Balan" w:date="2019-02-11T16:14:00Z"/>
                <w:sz w:val="18"/>
                <w:rPrChange w:id="2843" w:author="Aishwarya Balan" w:date="2019-03-04T11:52:00Z">
                  <w:rPr>
                    <w:ins w:id="2844" w:author="Aishwarya Balan" w:date="2019-02-11T16:14:00Z"/>
                  </w:rPr>
                </w:rPrChange>
              </w:rPr>
            </w:pPr>
            <w:ins w:id="2845" w:author="Aishwarya Balan" w:date="2019-02-11T16:14:00Z">
              <w:r w:rsidRPr="003277C6">
                <w:rPr>
                  <w:sz w:val="18"/>
                  <w:rPrChange w:id="2846" w:author="Aishwarya Balan" w:date="2019-03-04T11:52:00Z">
                    <w:rPr/>
                  </w:rPrChange>
                </w:rPr>
                <w:t>Active</w:t>
              </w:r>
            </w:ins>
          </w:p>
          <w:p w14:paraId="1F6E8C4C" w14:textId="77777777" w:rsidR="00370FA4" w:rsidRPr="003277C6" w:rsidRDefault="00370FA4" w:rsidP="00370FA4">
            <w:pPr>
              <w:pStyle w:val="BodyText"/>
              <w:cnfStyle w:val="000000000000" w:firstRow="0" w:lastRow="0" w:firstColumn="0" w:lastColumn="0" w:oddVBand="0" w:evenVBand="0" w:oddHBand="0" w:evenHBand="0" w:firstRowFirstColumn="0" w:firstRowLastColumn="0" w:lastRowFirstColumn="0" w:lastRowLastColumn="0"/>
              <w:rPr>
                <w:ins w:id="2847" w:author="Aishwarya Balan" w:date="2019-02-11T16:14:00Z"/>
                <w:sz w:val="18"/>
                <w:rPrChange w:id="2848" w:author="Aishwarya Balan" w:date="2019-03-04T11:52:00Z">
                  <w:rPr>
                    <w:ins w:id="2849" w:author="Aishwarya Balan" w:date="2019-02-11T16:14:00Z"/>
                  </w:rPr>
                </w:rPrChange>
              </w:rPr>
            </w:pPr>
            <w:ins w:id="2850" w:author="Aishwarya Balan" w:date="2019-02-11T16:14:00Z">
              <w:r w:rsidRPr="003277C6">
                <w:rPr>
                  <w:sz w:val="18"/>
                  <w:rPrChange w:id="2851" w:author="Aishwarya Balan" w:date="2019-03-04T11:52:00Z">
                    <w:rPr/>
                  </w:rPrChange>
                </w:rPr>
                <w:t>Inactive</w:t>
              </w:r>
            </w:ins>
          </w:p>
        </w:tc>
        <w:tc>
          <w:tcPr>
            <w:tcW w:w="372" w:type="pct"/>
            <w:tcPrChange w:id="2852" w:author="Gaurav Shah" w:date="2019-03-20T00:36:00Z">
              <w:tcPr>
                <w:tcW w:w="475" w:type="pct"/>
                <w:gridSpan w:val="2"/>
              </w:tcPr>
            </w:tcPrChange>
          </w:tcPr>
          <w:p w14:paraId="6F09079D" w14:textId="77777777" w:rsidR="00370FA4" w:rsidRPr="003277C6" w:rsidRDefault="00370FA4" w:rsidP="00370FA4">
            <w:pPr>
              <w:pStyle w:val="BodyText"/>
              <w:cnfStyle w:val="000000000000" w:firstRow="0" w:lastRow="0" w:firstColumn="0" w:lastColumn="0" w:oddVBand="0" w:evenVBand="0" w:oddHBand="0" w:evenHBand="0" w:firstRowFirstColumn="0" w:firstRowLastColumn="0" w:lastRowFirstColumn="0" w:lastRowLastColumn="0"/>
              <w:rPr>
                <w:ins w:id="2853" w:author="Aishwarya Balan" w:date="2019-02-11T16:14:00Z"/>
                <w:sz w:val="18"/>
                <w:rPrChange w:id="2854" w:author="Aishwarya Balan" w:date="2019-03-04T11:52:00Z">
                  <w:rPr>
                    <w:ins w:id="2855" w:author="Aishwarya Balan" w:date="2019-02-11T16:14:00Z"/>
                  </w:rPr>
                </w:rPrChange>
              </w:rPr>
            </w:pPr>
            <w:ins w:id="2856" w:author="Aishwarya Balan" w:date="2019-02-11T16:14:00Z">
              <w:r w:rsidRPr="003277C6">
                <w:rPr>
                  <w:sz w:val="18"/>
                  <w:rPrChange w:id="2857" w:author="Aishwarya Balan" w:date="2019-03-04T11:52:00Z">
                    <w:rPr/>
                  </w:rPrChange>
                </w:rPr>
                <w:t>Yes</w:t>
              </w:r>
            </w:ins>
          </w:p>
        </w:tc>
        <w:tc>
          <w:tcPr>
            <w:tcW w:w="1103" w:type="pct"/>
            <w:gridSpan w:val="2"/>
            <w:tcPrChange w:id="2858" w:author="Gaurav Shah" w:date="2019-03-20T00:36:00Z">
              <w:tcPr>
                <w:tcW w:w="1514" w:type="pct"/>
                <w:gridSpan w:val="4"/>
              </w:tcPr>
            </w:tcPrChange>
          </w:tcPr>
          <w:p w14:paraId="4876013B" w14:textId="5AEF4CD6" w:rsidR="00370FA4" w:rsidRPr="00981D60" w:rsidRDefault="00370FA4" w:rsidP="00370FA4">
            <w:pPr>
              <w:pStyle w:val="BodyText"/>
              <w:cnfStyle w:val="000000000000" w:firstRow="0" w:lastRow="0" w:firstColumn="0" w:lastColumn="0" w:oddVBand="0" w:evenVBand="0" w:oddHBand="0" w:evenHBand="0" w:firstRowFirstColumn="0" w:firstRowLastColumn="0" w:lastRowFirstColumn="0" w:lastRowLastColumn="0"/>
              <w:rPr>
                <w:ins w:id="2859" w:author="Aishwarya Balan" w:date="2019-02-11T16:14:00Z"/>
                <w:color w:val="C00000"/>
                <w:sz w:val="18"/>
                <w:rPrChange w:id="2860" w:author="Aishwarya Balan" w:date="2019-05-29T12:46:00Z">
                  <w:rPr>
                    <w:ins w:id="2861" w:author="Aishwarya Balan" w:date="2019-02-11T16:14:00Z"/>
                  </w:rPr>
                </w:rPrChange>
              </w:rPr>
            </w:pPr>
            <w:ins w:id="2862" w:author="Aishwarya Balan" w:date="2019-02-11T16:14:00Z">
              <w:r w:rsidRPr="00981D60">
                <w:rPr>
                  <w:color w:val="C00000"/>
                  <w:sz w:val="18"/>
                  <w:rPrChange w:id="2863" w:author="Aishwarya Balan" w:date="2019-05-29T12:46:00Z">
                    <w:rPr/>
                  </w:rPrChange>
                </w:rPr>
                <w:t xml:space="preserve">By </w:t>
              </w:r>
            </w:ins>
            <w:ins w:id="2864" w:author="Aishwarya Balan" w:date="2019-05-29T12:45:00Z">
              <w:r w:rsidR="006F2CCA" w:rsidRPr="00981D60">
                <w:rPr>
                  <w:color w:val="C00000"/>
                  <w:sz w:val="18"/>
                  <w:rPrChange w:id="2865" w:author="Aishwarya Balan" w:date="2019-05-29T12:46:00Z">
                    <w:rPr>
                      <w:sz w:val="18"/>
                    </w:rPr>
                  </w:rPrChange>
                </w:rPr>
                <w:t>default,</w:t>
              </w:r>
            </w:ins>
            <w:ins w:id="2866" w:author="Aishwarya Balan" w:date="2019-02-11T16:14:00Z">
              <w:r w:rsidRPr="00981D60">
                <w:rPr>
                  <w:color w:val="C00000"/>
                  <w:sz w:val="18"/>
                  <w:rPrChange w:id="2867" w:author="Aishwarya Balan" w:date="2019-05-29T12:46:00Z">
                    <w:rPr/>
                  </w:rPrChange>
                </w:rPr>
                <w:t xml:space="preserve"> value will be set to Active</w:t>
              </w:r>
            </w:ins>
          </w:p>
        </w:tc>
      </w:tr>
      <w:tr w:rsidR="00370FA4" w:rsidRPr="003277C6" w14:paraId="7BFCA01E" w14:textId="77777777" w:rsidTr="0023279C">
        <w:trPr>
          <w:gridAfter w:val="1"/>
          <w:cnfStyle w:val="000000100000" w:firstRow="0" w:lastRow="0" w:firstColumn="0" w:lastColumn="0" w:oddVBand="0" w:evenVBand="0" w:oddHBand="1" w:evenHBand="0" w:firstRowFirstColumn="0" w:firstRowLastColumn="0" w:lastRowFirstColumn="0" w:lastRowLastColumn="0"/>
          <w:wAfter w:w="4" w:type="pct"/>
          <w:trHeight w:val="396"/>
          <w:ins w:id="2868" w:author="Aishwarya Balan" w:date="2019-02-11T16:14:00Z"/>
          <w:trPrChange w:id="2869" w:author="Gaurav Shah" w:date="2019-03-20T00:36:00Z">
            <w:trPr>
              <w:trHeight w:val="396"/>
            </w:trPr>
          </w:trPrChange>
        </w:trPr>
        <w:tc>
          <w:tcPr>
            <w:cnfStyle w:val="001000000000" w:firstRow="0" w:lastRow="0" w:firstColumn="1" w:lastColumn="0" w:oddVBand="0" w:evenVBand="0" w:oddHBand="0" w:evenHBand="0" w:firstRowFirstColumn="0" w:firstRowLastColumn="0" w:lastRowFirstColumn="0" w:lastRowLastColumn="0"/>
            <w:tcW w:w="1134" w:type="pct"/>
            <w:gridSpan w:val="2"/>
            <w:tcPrChange w:id="2870" w:author="Gaurav Shah" w:date="2019-03-20T00:36:00Z">
              <w:tcPr>
                <w:tcW w:w="1022" w:type="pct"/>
                <w:gridSpan w:val="3"/>
              </w:tcPr>
            </w:tcPrChange>
          </w:tcPr>
          <w:p w14:paraId="6A130296" w14:textId="5ECE0F56" w:rsidR="00370FA4" w:rsidRPr="00E73DC4" w:rsidRDefault="00E73DC4" w:rsidP="00370FA4">
            <w:pPr>
              <w:pStyle w:val="BodyText"/>
              <w:cnfStyle w:val="001000100000" w:firstRow="0" w:lastRow="0" w:firstColumn="1" w:lastColumn="0" w:oddVBand="0" w:evenVBand="0" w:oddHBand="1" w:evenHBand="0" w:firstRowFirstColumn="0" w:firstRowLastColumn="0" w:lastRowFirstColumn="0" w:lastRowLastColumn="0"/>
              <w:rPr>
                <w:ins w:id="2871" w:author="Aishwarya Balan" w:date="2019-02-11T16:14:00Z"/>
                <w:color w:val="C00000"/>
                <w:sz w:val="18"/>
                <w:rPrChange w:id="2872" w:author="Aishwarya Balan" w:date="2019-05-29T12:28:00Z">
                  <w:rPr>
                    <w:ins w:id="2873" w:author="Aishwarya Balan" w:date="2019-02-11T16:14:00Z"/>
                  </w:rPr>
                </w:rPrChange>
              </w:rPr>
            </w:pPr>
            <w:ins w:id="2874" w:author="Aishwarya Balan" w:date="2019-05-29T12:25:00Z">
              <w:r w:rsidRPr="00E73DC4">
                <w:rPr>
                  <w:color w:val="C00000"/>
                  <w:sz w:val="18"/>
                  <w:rPrChange w:id="2875" w:author="Aishwarya Balan" w:date="2019-05-29T12:28:00Z">
                    <w:rPr>
                      <w:sz w:val="18"/>
                    </w:rPr>
                  </w:rPrChange>
                </w:rPr>
                <w:t xml:space="preserve">Decision Ref No </w:t>
              </w:r>
            </w:ins>
          </w:p>
        </w:tc>
        <w:tc>
          <w:tcPr>
            <w:tcW w:w="501" w:type="pct"/>
            <w:tcPrChange w:id="2876" w:author="Gaurav Shah" w:date="2019-03-20T00:36:00Z">
              <w:tcPr>
                <w:tcW w:w="449" w:type="pct"/>
                <w:gridSpan w:val="2"/>
              </w:tcPr>
            </w:tcPrChange>
          </w:tcPr>
          <w:p w14:paraId="765720E9" w14:textId="77777777" w:rsidR="00370FA4" w:rsidRPr="00E73DC4" w:rsidRDefault="00370FA4" w:rsidP="00370FA4">
            <w:pPr>
              <w:pStyle w:val="BodyText"/>
              <w:cnfStyle w:val="000000100000" w:firstRow="0" w:lastRow="0" w:firstColumn="0" w:lastColumn="0" w:oddVBand="0" w:evenVBand="0" w:oddHBand="1" w:evenHBand="0" w:firstRowFirstColumn="0" w:firstRowLastColumn="0" w:lastRowFirstColumn="0" w:lastRowLastColumn="0"/>
              <w:rPr>
                <w:ins w:id="2877" w:author="Aishwarya Balan" w:date="2019-02-11T16:14:00Z"/>
                <w:color w:val="C00000"/>
                <w:sz w:val="18"/>
                <w:rPrChange w:id="2878" w:author="Aishwarya Balan" w:date="2019-05-29T12:28:00Z">
                  <w:rPr>
                    <w:ins w:id="2879" w:author="Aishwarya Balan" w:date="2019-02-11T16:14:00Z"/>
                  </w:rPr>
                </w:rPrChange>
              </w:rPr>
            </w:pPr>
            <w:ins w:id="2880" w:author="Aishwarya Balan" w:date="2019-02-11T16:14:00Z">
              <w:r w:rsidRPr="00E73DC4">
                <w:rPr>
                  <w:color w:val="C00000"/>
                  <w:sz w:val="18"/>
                  <w:rPrChange w:id="2881" w:author="Aishwarya Balan" w:date="2019-05-29T12:28:00Z">
                    <w:rPr/>
                  </w:rPrChange>
                </w:rPr>
                <w:t xml:space="preserve">String </w:t>
              </w:r>
            </w:ins>
          </w:p>
        </w:tc>
        <w:tc>
          <w:tcPr>
            <w:tcW w:w="712" w:type="pct"/>
            <w:tcPrChange w:id="2882" w:author="Gaurav Shah" w:date="2019-03-20T00:36:00Z">
              <w:tcPr>
                <w:tcW w:w="640" w:type="pct"/>
              </w:tcPr>
            </w:tcPrChange>
          </w:tcPr>
          <w:p w14:paraId="0796847B" w14:textId="7A0CC9C5" w:rsidR="00370FA4" w:rsidRPr="00E73DC4" w:rsidRDefault="00E73DC4" w:rsidP="00370FA4">
            <w:pPr>
              <w:pStyle w:val="BodyText"/>
              <w:cnfStyle w:val="000000100000" w:firstRow="0" w:lastRow="0" w:firstColumn="0" w:lastColumn="0" w:oddVBand="0" w:evenVBand="0" w:oddHBand="1" w:evenHBand="0" w:firstRowFirstColumn="0" w:firstRowLastColumn="0" w:lastRowFirstColumn="0" w:lastRowLastColumn="0"/>
              <w:rPr>
                <w:ins w:id="2883" w:author="Aishwarya Balan" w:date="2019-02-11T16:14:00Z"/>
                <w:color w:val="C00000"/>
                <w:sz w:val="18"/>
                <w:rPrChange w:id="2884" w:author="Aishwarya Balan" w:date="2019-05-29T12:28:00Z">
                  <w:rPr>
                    <w:ins w:id="2885" w:author="Aishwarya Balan" w:date="2019-02-11T16:14:00Z"/>
                  </w:rPr>
                </w:rPrChange>
              </w:rPr>
            </w:pPr>
            <w:ins w:id="2886" w:author="Aishwarya Balan" w:date="2019-05-29T12:25:00Z">
              <w:r w:rsidRPr="00E73DC4">
                <w:rPr>
                  <w:color w:val="C00000"/>
                  <w:sz w:val="18"/>
                  <w:rPrChange w:id="2887" w:author="Aishwarya Balan" w:date="2019-05-29T12:28:00Z">
                    <w:rPr>
                      <w:sz w:val="18"/>
                    </w:rPr>
                  </w:rPrChange>
                </w:rPr>
                <w:t>Text</w:t>
              </w:r>
            </w:ins>
          </w:p>
        </w:tc>
        <w:tc>
          <w:tcPr>
            <w:tcW w:w="1174" w:type="pct"/>
            <w:gridSpan w:val="2"/>
            <w:tcPrChange w:id="2888" w:author="Gaurav Shah" w:date="2019-03-20T00:36:00Z">
              <w:tcPr>
                <w:tcW w:w="899" w:type="pct"/>
                <w:gridSpan w:val="2"/>
              </w:tcPr>
            </w:tcPrChange>
          </w:tcPr>
          <w:p w14:paraId="346523A6" w14:textId="77777777" w:rsidR="00370FA4" w:rsidRPr="00E73DC4" w:rsidRDefault="00370FA4" w:rsidP="00370FA4">
            <w:pPr>
              <w:pStyle w:val="BodyText"/>
              <w:cnfStyle w:val="000000100000" w:firstRow="0" w:lastRow="0" w:firstColumn="0" w:lastColumn="0" w:oddVBand="0" w:evenVBand="0" w:oddHBand="1" w:evenHBand="0" w:firstRowFirstColumn="0" w:firstRowLastColumn="0" w:lastRowFirstColumn="0" w:lastRowLastColumn="0"/>
              <w:rPr>
                <w:ins w:id="2889" w:author="Aishwarya Balan" w:date="2019-02-11T16:14:00Z"/>
                <w:color w:val="C00000"/>
                <w:sz w:val="18"/>
                <w:rPrChange w:id="2890" w:author="Aishwarya Balan" w:date="2019-05-29T12:28:00Z">
                  <w:rPr>
                    <w:ins w:id="2891" w:author="Aishwarya Balan" w:date="2019-02-11T16:14:00Z"/>
                  </w:rPr>
                </w:rPrChange>
              </w:rPr>
            </w:pPr>
          </w:p>
        </w:tc>
        <w:tc>
          <w:tcPr>
            <w:tcW w:w="372" w:type="pct"/>
            <w:tcPrChange w:id="2892" w:author="Gaurav Shah" w:date="2019-03-20T00:36:00Z">
              <w:tcPr>
                <w:tcW w:w="475" w:type="pct"/>
                <w:gridSpan w:val="2"/>
              </w:tcPr>
            </w:tcPrChange>
          </w:tcPr>
          <w:p w14:paraId="27155D4A" w14:textId="77777777" w:rsidR="00370FA4" w:rsidRPr="00E73DC4" w:rsidRDefault="00370FA4" w:rsidP="00370FA4">
            <w:pPr>
              <w:pStyle w:val="BodyText"/>
              <w:cnfStyle w:val="000000100000" w:firstRow="0" w:lastRow="0" w:firstColumn="0" w:lastColumn="0" w:oddVBand="0" w:evenVBand="0" w:oddHBand="1" w:evenHBand="0" w:firstRowFirstColumn="0" w:firstRowLastColumn="0" w:lastRowFirstColumn="0" w:lastRowLastColumn="0"/>
              <w:rPr>
                <w:ins w:id="2893" w:author="Aishwarya Balan" w:date="2019-02-11T16:14:00Z"/>
                <w:color w:val="C00000"/>
                <w:sz w:val="18"/>
                <w:rPrChange w:id="2894" w:author="Aishwarya Balan" w:date="2019-05-29T12:28:00Z">
                  <w:rPr>
                    <w:ins w:id="2895" w:author="Aishwarya Balan" w:date="2019-02-11T16:14:00Z"/>
                  </w:rPr>
                </w:rPrChange>
              </w:rPr>
            </w:pPr>
            <w:ins w:id="2896" w:author="Aishwarya Balan" w:date="2019-02-11T16:14:00Z">
              <w:r w:rsidRPr="00E73DC4">
                <w:rPr>
                  <w:color w:val="C00000"/>
                  <w:sz w:val="18"/>
                  <w:rPrChange w:id="2897" w:author="Aishwarya Balan" w:date="2019-05-29T12:28:00Z">
                    <w:rPr/>
                  </w:rPrChange>
                </w:rPr>
                <w:t>Conditional</w:t>
              </w:r>
            </w:ins>
          </w:p>
        </w:tc>
        <w:tc>
          <w:tcPr>
            <w:tcW w:w="1103" w:type="pct"/>
            <w:gridSpan w:val="2"/>
            <w:tcPrChange w:id="2898" w:author="Gaurav Shah" w:date="2019-03-20T00:36:00Z">
              <w:tcPr>
                <w:tcW w:w="1514" w:type="pct"/>
                <w:gridSpan w:val="4"/>
              </w:tcPr>
            </w:tcPrChange>
          </w:tcPr>
          <w:p w14:paraId="6D7D5396" w14:textId="545FA0E4" w:rsidR="00370FA4" w:rsidRPr="003277C6" w:rsidRDefault="00370FA4" w:rsidP="00370FA4">
            <w:pPr>
              <w:pStyle w:val="BodyText"/>
              <w:numPr>
                <w:ilvl w:val="0"/>
                <w:numId w:val="32"/>
              </w:numPr>
              <w:spacing w:after="0"/>
              <w:cnfStyle w:val="000000100000" w:firstRow="0" w:lastRow="0" w:firstColumn="0" w:lastColumn="0" w:oddVBand="0" w:evenVBand="0" w:oddHBand="1" w:evenHBand="0" w:firstRowFirstColumn="0" w:firstRowLastColumn="0" w:lastRowFirstColumn="0" w:lastRowLastColumn="0"/>
              <w:rPr>
                <w:ins w:id="2899" w:author="Aishwarya Balan" w:date="2019-02-11T16:14:00Z"/>
                <w:sz w:val="18"/>
                <w:rPrChange w:id="2900" w:author="Aishwarya Balan" w:date="2019-03-04T11:52:00Z">
                  <w:rPr>
                    <w:ins w:id="2901" w:author="Aishwarya Balan" w:date="2019-02-11T16:14:00Z"/>
                  </w:rPr>
                </w:rPrChange>
              </w:rPr>
            </w:pPr>
          </w:p>
        </w:tc>
      </w:tr>
      <w:tr w:rsidR="00E73DC4" w:rsidRPr="003277C6" w14:paraId="487419DD" w14:textId="77777777" w:rsidTr="0023279C">
        <w:trPr>
          <w:gridAfter w:val="1"/>
          <w:wAfter w:w="4" w:type="pct"/>
          <w:trHeight w:val="396"/>
          <w:ins w:id="2902" w:author="Aishwarya Balan" w:date="2019-05-29T12:27:00Z"/>
        </w:trPr>
        <w:tc>
          <w:tcPr>
            <w:cnfStyle w:val="001000000000" w:firstRow="0" w:lastRow="0" w:firstColumn="1" w:lastColumn="0" w:oddVBand="0" w:evenVBand="0" w:oddHBand="0" w:evenHBand="0" w:firstRowFirstColumn="0" w:firstRowLastColumn="0" w:lastRowFirstColumn="0" w:lastRowLastColumn="0"/>
            <w:tcW w:w="1134" w:type="pct"/>
            <w:gridSpan w:val="2"/>
          </w:tcPr>
          <w:p w14:paraId="31601717" w14:textId="47E4311D" w:rsidR="00E73DC4" w:rsidRPr="00E73DC4" w:rsidRDefault="00E73DC4" w:rsidP="00370FA4">
            <w:pPr>
              <w:pStyle w:val="BodyText"/>
              <w:rPr>
                <w:ins w:id="2903" w:author="Aishwarya Balan" w:date="2019-05-29T12:27:00Z"/>
                <w:color w:val="C00000"/>
                <w:sz w:val="18"/>
                <w:rPrChange w:id="2904" w:author="Aishwarya Balan" w:date="2019-05-29T12:28:00Z">
                  <w:rPr>
                    <w:ins w:id="2905" w:author="Aishwarya Balan" w:date="2019-05-29T12:27:00Z"/>
                    <w:sz w:val="18"/>
                  </w:rPr>
                </w:rPrChange>
              </w:rPr>
            </w:pPr>
            <w:ins w:id="2906" w:author="Aishwarya Balan" w:date="2019-05-29T12:28:00Z">
              <w:r>
                <w:rPr>
                  <w:color w:val="C00000"/>
                  <w:sz w:val="18"/>
                </w:rPr>
                <w:t xml:space="preserve">Coverage Percentage </w:t>
              </w:r>
            </w:ins>
          </w:p>
        </w:tc>
        <w:tc>
          <w:tcPr>
            <w:tcW w:w="501" w:type="pct"/>
          </w:tcPr>
          <w:p w14:paraId="4E628F5E" w14:textId="746B7544" w:rsidR="00E73DC4" w:rsidRPr="00E73DC4" w:rsidRDefault="008B4E9A" w:rsidP="00370FA4">
            <w:pPr>
              <w:pStyle w:val="BodyText"/>
              <w:cnfStyle w:val="000000000000" w:firstRow="0" w:lastRow="0" w:firstColumn="0" w:lastColumn="0" w:oddVBand="0" w:evenVBand="0" w:oddHBand="0" w:evenHBand="0" w:firstRowFirstColumn="0" w:firstRowLastColumn="0" w:lastRowFirstColumn="0" w:lastRowLastColumn="0"/>
              <w:rPr>
                <w:ins w:id="2907" w:author="Aishwarya Balan" w:date="2019-05-29T12:27:00Z"/>
                <w:color w:val="C00000"/>
                <w:sz w:val="18"/>
                <w:rPrChange w:id="2908" w:author="Aishwarya Balan" w:date="2019-05-29T12:29:00Z">
                  <w:rPr>
                    <w:ins w:id="2909" w:author="Aishwarya Balan" w:date="2019-05-29T12:27:00Z"/>
                    <w:sz w:val="18"/>
                  </w:rPr>
                </w:rPrChange>
              </w:rPr>
            </w:pPr>
            <w:ins w:id="2910" w:author="Aishwarya Balan" w:date="2019-05-29T12:30:00Z">
              <w:r>
                <w:rPr>
                  <w:color w:val="C00000"/>
                  <w:sz w:val="18"/>
                </w:rPr>
                <w:t xml:space="preserve">String </w:t>
              </w:r>
            </w:ins>
          </w:p>
        </w:tc>
        <w:tc>
          <w:tcPr>
            <w:tcW w:w="712" w:type="pct"/>
          </w:tcPr>
          <w:p w14:paraId="3622E3F6" w14:textId="1F9CA16C" w:rsidR="00E73DC4" w:rsidRPr="008B4E9A" w:rsidRDefault="008B4E9A" w:rsidP="00370FA4">
            <w:pPr>
              <w:pStyle w:val="BodyText"/>
              <w:cnfStyle w:val="000000000000" w:firstRow="0" w:lastRow="0" w:firstColumn="0" w:lastColumn="0" w:oddVBand="0" w:evenVBand="0" w:oddHBand="0" w:evenHBand="0" w:firstRowFirstColumn="0" w:firstRowLastColumn="0" w:lastRowFirstColumn="0" w:lastRowLastColumn="0"/>
              <w:rPr>
                <w:ins w:id="2911" w:author="Aishwarya Balan" w:date="2019-05-29T12:27:00Z"/>
                <w:color w:val="C00000"/>
                <w:sz w:val="18"/>
                <w:rPrChange w:id="2912" w:author="Aishwarya Balan" w:date="2019-05-29T12:30:00Z">
                  <w:rPr>
                    <w:ins w:id="2913" w:author="Aishwarya Balan" w:date="2019-05-29T12:27:00Z"/>
                    <w:sz w:val="18"/>
                  </w:rPr>
                </w:rPrChange>
              </w:rPr>
            </w:pPr>
            <w:ins w:id="2914" w:author="Aishwarya Balan" w:date="2019-05-29T12:30:00Z">
              <w:r>
                <w:rPr>
                  <w:color w:val="C00000"/>
                  <w:sz w:val="18"/>
                </w:rPr>
                <w:t>Text</w:t>
              </w:r>
            </w:ins>
          </w:p>
        </w:tc>
        <w:tc>
          <w:tcPr>
            <w:tcW w:w="1174" w:type="pct"/>
            <w:gridSpan w:val="2"/>
          </w:tcPr>
          <w:p w14:paraId="739033E6" w14:textId="77777777" w:rsidR="00E73DC4" w:rsidRPr="003277C6" w:rsidRDefault="00E73DC4" w:rsidP="00370FA4">
            <w:pPr>
              <w:pStyle w:val="BodyText"/>
              <w:cnfStyle w:val="000000000000" w:firstRow="0" w:lastRow="0" w:firstColumn="0" w:lastColumn="0" w:oddVBand="0" w:evenVBand="0" w:oddHBand="0" w:evenHBand="0" w:firstRowFirstColumn="0" w:firstRowLastColumn="0" w:lastRowFirstColumn="0" w:lastRowLastColumn="0"/>
              <w:rPr>
                <w:ins w:id="2915" w:author="Aishwarya Balan" w:date="2019-05-29T12:27:00Z"/>
                <w:sz w:val="18"/>
              </w:rPr>
            </w:pPr>
          </w:p>
        </w:tc>
        <w:tc>
          <w:tcPr>
            <w:tcW w:w="372" w:type="pct"/>
          </w:tcPr>
          <w:p w14:paraId="7E23EF18" w14:textId="77777777" w:rsidR="00E73DC4" w:rsidRPr="003277C6" w:rsidRDefault="00E73DC4" w:rsidP="00370FA4">
            <w:pPr>
              <w:pStyle w:val="BodyText"/>
              <w:cnfStyle w:val="000000000000" w:firstRow="0" w:lastRow="0" w:firstColumn="0" w:lastColumn="0" w:oddVBand="0" w:evenVBand="0" w:oddHBand="0" w:evenHBand="0" w:firstRowFirstColumn="0" w:firstRowLastColumn="0" w:lastRowFirstColumn="0" w:lastRowLastColumn="0"/>
              <w:rPr>
                <w:ins w:id="2916" w:author="Aishwarya Balan" w:date="2019-05-29T12:27:00Z"/>
                <w:sz w:val="18"/>
              </w:rPr>
            </w:pPr>
          </w:p>
        </w:tc>
        <w:tc>
          <w:tcPr>
            <w:tcW w:w="1103" w:type="pct"/>
            <w:gridSpan w:val="2"/>
          </w:tcPr>
          <w:p w14:paraId="43986554" w14:textId="77777777" w:rsidR="00E73DC4" w:rsidRPr="003277C6" w:rsidRDefault="00E73DC4" w:rsidP="00370FA4">
            <w:pPr>
              <w:pStyle w:val="BodyText"/>
              <w:numPr>
                <w:ilvl w:val="0"/>
                <w:numId w:val="32"/>
              </w:numPr>
              <w:spacing w:after="0"/>
              <w:cnfStyle w:val="000000000000" w:firstRow="0" w:lastRow="0" w:firstColumn="0" w:lastColumn="0" w:oddVBand="0" w:evenVBand="0" w:oddHBand="0" w:evenHBand="0" w:firstRowFirstColumn="0" w:firstRowLastColumn="0" w:lastRowFirstColumn="0" w:lastRowLastColumn="0"/>
              <w:rPr>
                <w:ins w:id="2917" w:author="Aishwarya Balan" w:date="2019-05-29T12:27:00Z"/>
                <w:sz w:val="18"/>
              </w:rPr>
            </w:pPr>
          </w:p>
        </w:tc>
      </w:tr>
      <w:tr w:rsidR="00E73DC4" w:rsidRPr="003277C6" w14:paraId="1B8A617B" w14:textId="77777777" w:rsidTr="0023279C">
        <w:trPr>
          <w:gridAfter w:val="1"/>
          <w:cnfStyle w:val="000000100000" w:firstRow="0" w:lastRow="0" w:firstColumn="0" w:lastColumn="0" w:oddVBand="0" w:evenVBand="0" w:oddHBand="1" w:evenHBand="0" w:firstRowFirstColumn="0" w:firstRowLastColumn="0" w:lastRowFirstColumn="0" w:lastRowLastColumn="0"/>
          <w:wAfter w:w="4" w:type="pct"/>
          <w:trHeight w:val="396"/>
          <w:ins w:id="2918" w:author="Aishwarya Balan" w:date="2019-05-29T12:27:00Z"/>
        </w:trPr>
        <w:tc>
          <w:tcPr>
            <w:cnfStyle w:val="001000000000" w:firstRow="0" w:lastRow="0" w:firstColumn="1" w:lastColumn="0" w:oddVBand="0" w:evenVBand="0" w:oddHBand="0" w:evenHBand="0" w:firstRowFirstColumn="0" w:firstRowLastColumn="0" w:lastRowFirstColumn="0" w:lastRowLastColumn="0"/>
            <w:tcW w:w="1134" w:type="pct"/>
            <w:gridSpan w:val="2"/>
          </w:tcPr>
          <w:p w14:paraId="7E68DC73" w14:textId="22648D08" w:rsidR="00E73DC4" w:rsidRPr="006F2CCA" w:rsidRDefault="008B4E9A" w:rsidP="00370FA4">
            <w:pPr>
              <w:pStyle w:val="BodyText"/>
              <w:rPr>
                <w:ins w:id="2919" w:author="Aishwarya Balan" w:date="2019-05-29T12:27:00Z"/>
                <w:color w:val="C00000"/>
                <w:sz w:val="18"/>
                <w:rPrChange w:id="2920" w:author="Aishwarya Balan" w:date="2019-05-29T12:33:00Z">
                  <w:rPr>
                    <w:ins w:id="2921" w:author="Aishwarya Balan" w:date="2019-05-29T12:27:00Z"/>
                    <w:sz w:val="18"/>
                  </w:rPr>
                </w:rPrChange>
              </w:rPr>
            </w:pPr>
            <w:ins w:id="2922" w:author="Aishwarya Balan" w:date="2019-05-29T12:31:00Z">
              <w:r w:rsidRPr="006F2CCA">
                <w:rPr>
                  <w:color w:val="C00000"/>
                  <w:sz w:val="18"/>
                  <w:rPrChange w:id="2923" w:author="Aishwarya Balan" w:date="2019-05-29T12:33:00Z">
                    <w:rPr>
                      <w:sz w:val="18"/>
                    </w:rPr>
                  </w:rPrChange>
                </w:rPr>
                <w:t>Max Payment Term</w:t>
              </w:r>
            </w:ins>
          </w:p>
        </w:tc>
        <w:tc>
          <w:tcPr>
            <w:tcW w:w="501" w:type="pct"/>
          </w:tcPr>
          <w:p w14:paraId="17DE1314" w14:textId="2EBD31CC" w:rsidR="00E73DC4" w:rsidRPr="006F2CCA" w:rsidRDefault="008B4E9A" w:rsidP="00370FA4">
            <w:pPr>
              <w:pStyle w:val="BodyText"/>
              <w:cnfStyle w:val="000000100000" w:firstRow="0" w:lastRow="0" w:firstColumn="0" w:lastColumn="0" w:oddVBand="0" w:evenVBand="0" w:oddHBand="1" w:evenHBand="0" w:firstRowFirstColumn="0" w:firstRowLastColumn="0" w:lastRowFirstColumn="0" w:lastRowLastColumn="0"/>
              <w:rPr>
                <w:ins w:id="2924" w:author="Aishwarya Balan" w:date="2019-05-29T12:27:00Z"/>
                <w:color w:val="C00000"/>
                <w:sz w:val="18"/>
                <w:rPrChange w:id="2925" w:author="Aishwarya Balan" w:date="2019-05-29T12:33:00Z">
                  <w:rPr>
                    <w:ins w:id="2926" w:author="Aishwarya Balan" w:date="2019-05-29T12:27:00Z"/>
                    <w:sz w:val="18"/>
                  </w:rPr>
                </w:rPrChange>
              </w:rPr>
            </w:pPr>
            <w:ins w:id="2927" w:author="Aishwarya Balan" w:date="2019-05-29T12:31:00Z">
              <w:r w:rsidRPr="006F2CCA">
                <w:rPr>
                  <w:color w:val="C00000"/>
                  <w:sz w:val="18"/>
                  <w:rPrChange w:id="2928" w:author="Aishwarya Balan" w:date="2019-05-29T12:33:00Z">
                    <w:rPr>
                      <w:sz w:val="18"/>
                    </w:rPr>
                  </w:rPrChange>
                </w:rPr>
                <w:t xml:space="preserve">String </w:t>
              </w:r>
            </w:ins>
          </w:p>
        </w:tc>
        <w:tc>
          <w:tcPr>
            <w:tcW w:w="712" w:type="pct"/>
          </w:tcPr>
          <w:p w14:paraId="3D8E9DF0" w14:textId="6E0146FB" w:rsidR="00E73DC4" w:rsidRPr="006F2CCA" w:rsidRDefault="008B4E9A" w:rsidP="00370FA4">
            <w:pPr>
              <w:pStyle w:val="BodyText"/>
              <w:cnfStyle w:val="000000100000" w:firstRow="0" w:lastRow="0" w:firstColumn="0" w:lastColumn="0" w:oddVBand="0" w:evenVBand="0" w:oddHBand="1" w:evenHBand="0" w:firstRowFirstColumn="0" w:firstRowLastColumn="0" w:lastRowFirstColumn="0" w:lastRowLastColumn="0"/>
              <w:rPr>
                <w:ins w:id="2929" w:author="Aishwarya Balan" w:date="2019-05-29T12:27:00Z"/>
                <w:color w:val="C00000"/>
                <w:sz w:val="18"/>
                <w:rPrChange w:id="2930" w:author="Aishwarya Balan" w:date="2019-05-29T12:33:00Z">
                  <w:rPr>
                    <w:ins w:id="2931" w:author="Aishwarya Balan" w:date="2019-05-29T12:27:00Z"/>
                    <w:sz w:val="18"/>
                  </w:rPr>
                </w:rPrChange>
              </w:rPr>
            </w:pPr>
            <w:ins w:id="2932" w:author="Aishwarya Balan" w:date="2019-05-29T12:31:00Z">
              <w:r w:rsidRPr="006F2CCA">
                <w:rPr>
                  <w:color w:val="C00000"/>
                  <w:sz w:val="18"/>
                  <w:rPrChange w:id="2933" w:author="Aishwarya Balan" w:date="2019-05-29T12:33:00Z">
                    <w:rPr>
                      <w:sz w:val="18"/>
                    </w:rPr>
                  </w:rPrChange>
                </w:rPr>
                <w:t>Text</w:t>
              </w:r>
            </w:ins>
          </w:p>
        </w:tc>
        <w:tc>
          <w:tcPr>
            <w:tcW w:w="1174" w:type="pct"/>
            <w:gridSpan w:val="2"/>
          </w:tcPr>
          <w:p w14:paraId="234DD875" w14:textId="77777777" w:rsidR="00E73DC4" w:rsidRPr="003277C6" w:rsidRDefault="00E73DC4" w:rsidP="00370FA4">
            <w:pPr>
              <w:pStyle w:val="BodyText"/>
              <w:cnfStyle w:val="000000100000" w:firstRow="0" w:lastRow="0" w:firstColumn="0" w:lastColumn="0" w:oddVBand="0" w:evenVBand="0" w:oddHBand="1" w:evenHBand="0" w:firstRowFirstColumn="0" w:firstRowLastColumn="0" w:lastRowFirstColumn="0" w:lastRowLastColumn="0"/>
              <w:rPr>
                <w:ins w:id="2934" w:author="Aishwarya Balan" w:date="2019-05-29T12:27:00Z"/>
                <w:sz w:val="18"/>
              </w:rPr>
            </w:pPr>
          </w:p>
        </w:tc>
        <w:tc>
          <w:tcPr>
            <w:tcW w:w="372" w:type="pct"/>
          </w:tcPr>
          <w:p w14:paraId="7C75B2ED" w14:textId="77777777" w:rsidR="00E73DC4" w:rsidRPr="003277C6" w:rsidRDefault="00E73DC4" w:rsidP="00370FA4">
            <w:pPr>
              <w:pStyle w:val="BodyText"/>
              <w:cnfStyle w:val="000000100000" w:firstRow="0" w:lastRow="0" w:firstColumn="0" w:lastColumn="0" w:oddVBand="0" w:evenVBand="0" w:oddHBand="1" w:evenHBand="0" w:firstRowFirstColumn="0" w:firstRowLastColumn="0" w:lastRowFirstColumn="0" w:lastRowLastColumn="0"/>
              <w:rPr>
                <w:ins w:id="2935" w:author="Aishwarya Balan" w:date="2019-05-29T12:27:00Z"/>
                <w:sz w:val="18"/>
              </w:rPr>
            </w:pPr>
          </w:p>
        </w:tc>
        <w:tc>
          <w:tcPr>
            <w:tcW w:w="1103" w:type="pct"/>
            <w:gridSpan w:val="2"/>
          </w:tcPr>
          <w:p w14:paraId="4A5E37AA" w14:textId="77777777" w:rsidR="00E73DC4" w:rsidRPr="003277C6" w:rsidRDefault="00E73DC4" w:rsidP="00370FA4">
            <w:pPr>
              <w:pStyle w:val="BodyText"/>
              <w:numPr>
                <w:ilvl w:val="0"/>
                <w:numId w:val="32"/>
              </w:numPr>
              <w:spacing w:after="0"/>
              <w:cnfStyle w:val="000000100000" w:firstRow="0" w:lastRow="0" w:firstColumn="0" w:lastColumn="0" w:oddVBand="0" w:evenVBand="0" w:oddHBand="1" w:evenHBand="0" w:firstRowFirstColumn="0" w:firstRowLastColumn="0" w:lastRowFirstColumn="0" w:lastRowLastColumn="0"/>
              <w:rPr>
                <w:ins w:id="2936" w:author="Aishwarya Balan" w:date="2019-05-29T12:27:00Z"/>
                <w:sz w:val="18"/>
              </w:rPr>
            </w:pPr>
          </w:p>
        </w:tc>
      </w:tr>
      <w:tr w:rsidR="00E73DC4" w:rsidRPr="003277C6" w14:paraId="58E1D04B" w14:textId="77777777" w:rsidTr="0023279C">
        <w:trPr>
          <w:gridAfter w:val="1"/>
          <w:wAfter w:w="4" w:type="pct"/>
          <w:trHeight w:val="396"/>
          <w:ins w:id="2937" w:author="Aishwarya Balan" w:date="2019-05-29T12:27:00Z"/>
        </w:trPr>
        <w:tc>
          <w:tcPr>
            <w:cnfStyle w:val="001000000000" w:firstRow="0" w:lastRow="0" w:firstColumn="1" w:lastColumn="0" w:oddVBand="0" w:evenVBand="0" w:oddHBand="0" w:evenHBand="0" w:firstRowFirstColumn="0" w:firstRowLastColumn="0" w:lastRowFirstColumn="0" w:lastRowLastColumn="0"/>
            <w:tcW w:w="1134" w:type="pct"/>
            <w:gridSpan w:val="2"/>
          </w:tcPr>
          <w:p w14:paraId="7B780FA6" w14:textId="2A512B1C" w:rsidR="00E73DC4" w:rsidRPr="006F2CCA" w:rsidRDefault="008B4E9A" w:rsidP="00370FA4">
            <w:pPr>
              <w:pStyle w:val="BodyText"/>
              <w:rPr>
                <w:ins w:id="2938" w:author="Aishwarya Balan" w:date="2019-05-29T12:27:00Z"/>
                <w:color w:val="C00000"/>
                <w:sz w:val="18"/>
                <w:rPrChange w:id="2939" w:author="Aishwarya Balan" w:date="2019-05-29T12:33:00Z">
                  <w:rPr>
                    <w:ins w:id="2940" w:author="Aishwarya Balan" w:date="2019-05-29T12:27:00Z"/>
                    <w:sz w:val="18"/>
                  </w:rPr>
                </w:rPrChange>
              </w:rPr>
            </w:pPr>
            <w:ins w:id="2941" w:author="Aishwarya Balan" w:date="2019-05-29T12:31:00Z">
              <w:r w:rsidRPr="006F2CCA">
                <w:rPr>
                  <w:color w:val="C00000"/>
                  <w:sz w:val="18"/>
                  <w:rPrChange w:id="2942" w:author="Aishwarya Balan" w:date="2019-05-29T12:33:00Z">
                    <w:rPr>
                      <w:sz w:val="18"/>
                    </w:rPr>
                  </w:rPrChange>
                </w:rPr>
                <w:lastRenderedPageBreak/>
                <w:t xml:space="preserve">Remarks </w:t>
              </w:r>
            </w:ins>
          </w:p>
        </w:tc>
        <w:tc>
          <w:tcPr>
            <w:tcW w:w="501" w:type="pct"/>
          </w:tcPr>
          <w:p w14:paraId="47FD5F92" w14:textId="31806C36" w:rsidR="00E73DC4" w:rsidRPr="006F2CCA" w:rsidRDefault="008B4E9A" w:rsidP="00370FA4">
            <w:pPr>
              <w:pStyle w:val="BodyText"/>
              <w:cnfStyle w:val="000000000000" w:firstRow="0" w:lastRow="0" w:firstColumn="0" w:lastColumn="0" w:oddVBand="0" w:evenVBand="0" w:oddHBand="0" w:evenHBand="0" w:firstRowFirstColumn="0" w:firstRowLastColumn="0" w:lastRowFirstColumn="0" w:lastRowLastColumn="0"/>
              <w:rPr>
                <w:ins w:id="2943" w:author="Aishwarya Balan" w:date="2019-05-29T12:27:00Z"/>
                <w:color w:val="C00000"/>
                <w:sz w:val="18"/>
                <w:rPrChange w:id="2944" w:author="Aishwarya Balan" w:date="2019-05-29T12:33:00Z">
                  <w:rPr>
                    <w:ins w:id="2945" w:author="Aishwarya Balan" w:date="2019-05-29T12:27:00Z"/>
                    <w:sz w:val="18"/>
                  </w:rPr>
                </w:rPrChange>
              </w:rPr>
            </w:pPr>
            <w:ins w:id="2946" w:author="Aishwarya Balan" w:date="2019-05-29T12:31:00Z">
              <w:r w:rsidRPr="006F2CCA">
                <w:rPr>
                  <w:color w:val="C00000"/>
                  <w:sz w:val="18"/>
                  <w:rPrChange w:id="2947" w:author="Aishwarya Balan" w:date="2019-05-29T12:33:00Z">
                    <w:rPr>
                      <w:sz w:val="18"/>
                    </w:rPr>
                  </w:rPrChange>
                </w:rPr>
                <w:t xml:space="preserve">String </w:t>
              </w:r>
            </w:ins>
          </w:p>
        </w:tc>
        <w:tc>
          <w:tcPr>
            <w:tcW w:w="712" w:type="pct"/>
          </w:tcPr>
          <w:p w14:paraId="4290CC39" w14:textId="77777777" w:rsidR="00E73DC4" w:rsidRPr="006F2CCA" w:rsidRDefault="008B4E9A" w:rsidP="00370FA4">
            <w:pPr>
              <w:pStyle w:val="BodyText"/>
              <w:cnfStyle w:val="000000000000" w:firstRow="0" w:lastRow="0" w:firstColumn="0" w:lastColumn="0" w:oddVBand="0" w:evenVBand="0" w:oddHBand="0" w:evenHBand="0" w:firstRowFirstColumn="0" w:firstRowLastColumn="0" w:lastRowFirstColumn="0" w:lastRowLastColumn="0"/>
              <w:rPr>
                <w:ins w:id="2948" w:author="Aishwarya Balan" w:date="2019-05-29T12:31:00Z"/>
                <w:color w:val="C00000"/>
                <w:sz w:val="18"/>
                <w:rPrChange w:id="2949" w:author="Aishwarya Balan" w:date="2019-05-29T12:33:00Z">
                  <w:rPr>
                    <w:ins w:id="2950" w:author="Aishwarya Balan" w:date="2019-05-29T12:31:00Z"/>
                    <w:sz w:val="18"/>
                  </w:rPr>
                </w:rPrChange>
              </w:rPr>
            </w:pPr>
            <w:ins w:id="2951" w:author="Aishwarya Balan" w:date="2019-05-29T12:31:00Z">
              <w:r w:rsidRPr="006F2CCA">
                <w:rPr>
                  <w:color w:val="C00000"/>
                  <w:sz w:val="18"/>
                  <w:rPrChange w:id="2952" w:author="Aishwarya Balan" w:date="2019-05-29T12:33:00Z">
                    <w:rPr>
                      <w:sz w:val="18"/>
                    </w:rPr>
                  </w:rPrChange>
                </w:rPr>
                <w:t xml:space="preserve">Text </w:t>
              </w:r>
            </w:ins>
          </w:p>
          <w:p w14:paraId="5E483F13" w14:textId="6B80D30B" w:rsidR="008B4E9A" w:rsidRPr="006F2CCA" w:rsidRDefault="006F2CCA" w:rsidP="00370FA4">
            <w:pPr>
              <w:pStyle w:val="BodyText"/>
              <w:cnfStyle w:val="000000000000" w:firstRow="0" w:lastRow="0" w:firstColumn="0" w:lastColumn="0" w:oddVBand="0" w:evenVBand="0" w:oddHBand="0" w:evenHBand="0" w:firstRowFirstColumn="0" w:firstRowLastColumn="0" w:lastRowFirstColumn="0" w:lastRowLastColumn="0"/>
              <w:rPr>
                <w:ins w:id="2953" w:author="Aishwarya Balan" w:date="2019-05-29T12:27:00Z"/>
                <w:color w:val="C00000"/>
                <w:sz w:val="18"/>
                <w:rPrChange w:id="2954" w:author="Aishwarya Balan" w:date="2019-05-29T12:33:00Z">
                  <w:rPr>
                    <w:ins w:id="2955" w:author="Aishwarya Balan" w:date="2019-05-29T12:27:00Z"/>
                    <w:sz w:val="18"/>
                  </w:rPr>
                </w:rPrChange>
              </w:rPr>
            </w:pPr>
            <w:ins w:id="2956" w:author="Aishwarya Balan" w:date="2019-05-29T12:35:00Z">
              <w:r w:rsidRPr="006F2CCA">
                <w:rPr>
                  <w:color w:val="C00000"/>
                  <w:sz w:val="18"/>
                </w:rPr>
                <w:t>Note:</w:t>
              </w:r>
            </w:ins>
            <w:ins w:id="2957" w:author="Aishwarya Balan" w:date="2019-05-29T12:31:00Z">
              <w:r w:rsidR="008B4E9A" w:rsidRPr="006F2CCA">
                <w:rPr>
                  <w:color w:val="C00000"/>
                  <w:sz w:val="18"/>
                  <w:rPrChange w:id="2958" w:author="Aishwarya Balan" w:date="2019-05-29T12:33:00Z">
                    <w:rPr>
                      <w:sz w:val="18"/>
                    </w:rPr>
                  </w:rPrChange>
                </w:rPr>
                <w:t xml:space="preserve"> The</w:t>
              </w:r>
            </w:ins>
            <w:ins w:id="2959" w:author="Aishwarya Balan" w:date="2019-05-29T12:32:00Z">
              <w:r w:rsidR="008B4E9A" w:rsidRPr="006F2CCA">
                <w:rPr>
                  <w:color w:val="C00000"/>
                  <w:sz w:val="18"/>
                  <w:rPrChange w:id="2960" w:author="Aishwarya Balan" w:date="2019-05-29T12:33:00Z">
                    <w:rPr>
                      <w:sz w:val="18"/>
                    </w:rPr>
                  </w:rPrChange>
                </w:rPr>
                <w:t xml:space="preserve"> </w:t>
              </w:r>
            </w:ins>
            <w:ins w:id="2961" w:author="Aishwarya Balan" w:date="2019-05-29T12:31:00Z">
              <w:r w:rsidR="008B4E9A" w:rsidRPr="006F2CCA">
                <w:rPr>
                  <w:color w:val="C00000"/>
                  <w:sz w:val="18"/>
                  <w:rPrChange w:id="2962" w:author="Aishwarya Balan" w:date="2019-05-29T12:33:00Z">
                    <w:rPr>
                      <w:sz w:val="18"/>
                    </w:rPr>
                  </w:rPrChange>
                </w:rPr>
                <w:t>min</w:t>
              </w:r>
            </w:ins>
            <w:ins w:id="2963" w:author="Aishwarya Balan" w:date="2019-05-29T12:32:00Z">
              <w:r w:rsidR="008B4E9A" w:rsidRPr="006F2CCA">
                <w:rPr>
                  <w:color w:val="C00000"/>
                  <w:sz w:val="18"/>
                  <w:rPrChange w:id="2964" w:author="Aishwarya Balan" w:date="2019-05-29T12:33:00Z">
                    <w:rPr>
                      <w:sz w:val="18"/>
                    </w:rPr>
                  </w:rPrChange>
                </w:rPr>
                <w:t xml:space="preserve">imum number of characters that </w:t>
              </w:r>
              <w:r w:rsidRPr="006F2CCA">
                <w:rPr>
                  <w:color w:val="C00000"/>
                  <w:sz w:val="18"/>
                  <w:rPrChange w:id="2965" w:author="Aishwarya Balan" w:date="2019-05-29T12:33:00Z">
                    <w:rPr>
                      <w:sz w:val="18"/>
                    </w:rPr>
                  </w:rPrChange>
                </w:rPr>
                <w:t>are allowe</w:t>
              </w:r>
            </w:ins>
            <w:ins w:id="2966" w:author="Aishwarya Balan" w:date="2019-05-29T12:33:00Z">
              <w:r w:rsidRPr="006F2CCA">
                <w:rPr>
                  <w:color w:val="C00000"/>
                  <w:sz w:val="18"/>
                  <w:rPrChange w:id="2967" w:author="Aishwarya Balan" w:date="2019-05-29T12:33:00Z">
                    <w:rPr>
                      <w:sz w:val="18"/>
                    </w:rPr>
                  </w:rPrChange>
                </w:rPr>
                <w:t>d should be 1000</w:t>
              </w:r>
            </w:ins>
          </w:p>
        </w:tc>
        <w:tc>
          <w:tcPr>
            <w:tcW w:w="1174" w:type="pct"/>
            <w:gridSpan w:val="2"/>
          </w:tcPr>
          <w:p w14:paraId="14A8B058" w14:textId="77777777" w:rsidR="00E73DC4" w:rsidRPr="003277C6" w:rsidRDefault="00E73DC4" w:rsidP="00370FA4">
            <w:pPr>
              <w:pStyle w:val="BodyText"/>
              <w:cnfStyle w:val="000000000000" w:firstRow="0" w:lastRow="0" w:firstColumn="0" w:lastColumn="0" w:oddVBand="0" w:evenVBand="0" w:oddHBand="0" w:evenHBand="0" w:firstRowFirstColumn="0" w:firstRowLastColumn="0" w:lastRowFirstColumn="0" w:lastRowLastColumn="0"/>
              <w:rPr>
                <w:ins w:id="2968" w:author="Aishwarya Balan" w:date="2019-05-29T12:27:00Z"/>
                <w:sz w:val="18"/>
              </w:rPr>
            </w:pPr>
          </w:p>
        </w:tc>
        <w:tc>
          <w:tcPr>
            <w:tcW w:w="372" w:type="pct"/>
          </w:tcPr>
          <w:p w14:paraId="2681DDC9" w14:textId="77777777" w:rsidR="00E73DC4" w:rsidRPr="003277C6" w:rsidRDefault="00E73DC4" w:rsidP="00370FA4">
            <w:pPr>
              <w:pStyle w:val="BodyText"/>
              <w:cnfStyle w:val="000000000000" w:firstRow="0" w:lastRow="0" w:firstColumn="0" w:lastColumn="0" w:oddVBand="0" w:evenVBand="0" w:oddHBand="0" w:evenHBand="0" w:firstRowFirstColumn="0" w:firstRowLastColumn="0" w:lastRowFirstColumn="0" w:lastRowLastColumn="0"/>
              <w:rPr>
                <w:ins w:id="2969" w:author="Aishwarya Balan" w:date="2019-05-29T12:27:00Z"/>
                <w:sz w:val="18"/>
              </w:rPr>
            </w:pPr>
          </w:p>
        </w:tc>
        <w:tc>
          <w:tcPr>
            <w:tcW w:w="1103" w:type="pct"/>
            <w:gridSpan w:val="2"/>
          </w:tcPr>
          <w:p w14:paraId="5F263C3D" w14:textId="77777777" w:rsidR="00E73DC4" w:rsidRPr="003277C6" w:rsidRDefault="00E73DC4" w:rsidP="00370FA4">
            <w:pPr>
              <w:pStyle w:val="BodyText"/>
              <w:numPr>
                <w:ilvl w:val="0"/>
                <w:numId w:val="32"/>
              </w:numPr>
              <w:spacing w:after="0"/>
              <w:cnfStyle w:val="000000000000" w:firstRow="0" w:lastRow="0" w:firstColumn="0" w:lastColumn="0" w:oddVBand="0" w:evenVBand="0" w:oddHBand="0" w:evenHBand="0" w:firstRowFirstColumn="0" w:firstRowLastColumn="0" w:lastRowFirstColumn="0" w:lastRowLastColumn="0"/>
              <w:rPr>
                <w:ins w:id="2970" w:author="Aishwarya Balan" w:date="2019-05-29T12:27:00Z"/>
                <w:sz w:val="18"/>
              </w:rPr>
            </w:pPr>
          </w:p>
        </w:tc>
      </w:tr>
    </w:tbl>
    <w:bookmarkEnd w:id="2364"/>
    <w:p w14:paraId="141260C0" w14:textId="2D3D6181" w:rsidR="00722062" w:rsidRPr="003277C6" w:rsidDel="00633490" w:rsidRDefault="00722062" w:rsidP="00722062">
      <w:pPr>
        <w:pStyle w:val="Heading3"/>
        <w:rPr>
          <w:moveFrom w:id="2971" w:author="Gaurav Shah" w:date="2019-04-06T14:00:00Z"/>
          <w:noProof/>
          <w:sz w:val="18"/>
          <w:szCs w:val="18"/>
          <w:rPrChange w:id="2972" w:author="Aishwarya Balan" w:date="2019-03-04T11:52:00Z">
            <w:rPr>
              <w:moveFrom w:id="2973" w:author="Gaurav Shah" w:date="2019-04-06T14:00:00Z"/>
              <w:noProof/>
            </w:rPr>
          </w:rPrChange>
        </w:rPr>
      </w:pPr>
      <w:moveFromRangeStart w:id="2974" w:author="Gaurav Shah" w:date="2019-04-06T14:00:00Z" w:name="move5451625"/>
      <w:moveFrom w:id="2975" w:author="Gaurav Shah" w:date="2019-04-06T14:00:00Z">
        <w:r w:rsidRPr="003277C6" w:rsidDel="00633490">
          <w:rPr>
            <w:b w:val="0"/>
            <w:bCs w:val="0"/>
            <w:noProof/>
            <w:sz w:val="18"/>
            <w:szCs w:val="18"/>
            <w:rPrChange w:id="2976" w:author="Aishwarya Balan" w:date="2019-03-04T11:52:00Z">
              <w:rPr>
                <w:b w:val="0"/>
                <w:bCs w:val="0"/>
                <w:noProof/>
              </w:rPr>
            </w:rPrChange>
          </w:rPr>
          <w:t>Navigation</w:t>
        </w:r>
      </w:moveFrom>
    </w:p>
    <w:p w14:paraId="20166E96" w14:textId="6EC0297C" w:rsidR="00C00CD9" w:rsidRPr="003277C6" w:rsidDel="00633490" w:rsidRDefault="00722062" w:rsidP="006F24A8">
      <w:pPr>
        <w:pStyle w:val="BodyText"/>
        <w:rPr>
          <w:moveFrom w:id="2977" w:author="Gaurav Shah" w:date="2019-04-06T14:00:00Z"/>
          <w:noProof/>
          <w:sz w:val="18"/>
          <w:rPrChange w:id="2978" w:author="Aishwarya Balan" w:date="2019-03-04T11:52:00Z">
            <w:rPr>
              <w:moveFrom w:id="2979" w:author="Gaurav Shah" w:date="2019-04-06T14:00:00Z"/>
              <w:noProof/>
            </w:rPr>
          </w:rPrChange>
        </w:rPr>
      </w:pPr>
      <w:moveFrom w:id="2980" w:author="Gaurav Shah" w:date="2019-04-06T14:00:00Z">
        <w:r w:rsidRPr="003277C6" w:rsidDel="00633490">
          <w:rPr>
            <w:noProof/>
            <w:sz w:val="18"/>
            <w:rPrChange w:id="2981" w:author="Aishwarya Balan" w:date="2019-03-04T11:52:00Z">
              <w:rPr>
                <w:noProof/>
              </w:rPr>
            </w:rPrChange>
          </w:rPr>
          <w:t>Credit Risk &gt; Limit Maintenance</w:t>
        </w:r>
      </w:moveFrom>
    </w:p>
    <w:p w14:paraId="179D2141" w14:textId="5D047DC5" w:rsidR="00722062" w:rsidRPr="003277C6" w:rsidDel="00633490" w:rsidRDefault="00722062" w:rsidP="006F24A8">
      <w:pPr>
        <w:pStyle w:val="BodyText"/>
        <w:rPr>
          <w:moveFrom w:id="2982" w:author="Gaurav Shah" w:date="2019-04-06T14:00:00Z"/>
          <w:noProof/>
          <w:sz w:val="18"/>
          <w:rPrChange w:id="2983" w:author="Aishwarya Balan" w:date="2019-03-04T11:52:00Z">
            <w:rPr>
              <w:moveFrom w:id="2984" w:author="Gaurav Shah" w:date="2019-04-06T14:00:00Z"/>
              <w:noProof/>
            </w:rPr>
          </w:rPrChange>
        </w:rPr>
      </w:pPr>
    </w:p>
    <w:p w14:paraId="02117F7A" w14:textId="0C7E2118" w:rsidR="00722062" w:rsidRPr="003277C6" w:rsidDel="00633490" w:rsidRDefault="003A0E20" w:rsidP="00722062">
      <w:pPr>
        <w:pStyle w:val="Heading3"/>
        <w:rPr>
          <w:moveFrom w:id="2985" w:author="Gaurav Shah" w:date="2019-04-06T13:58:00Z"/>
          <w:noProof/>
          <w:sz w:val="18"/>
          <w:szCs w:val="18"/>
          <w:rPrChange w:id="2986" w:author="Aishwarya Balan" w:date="2019-03-04T11:52:00Z">
            <w:rPr>
              <w:moveFrom w:id="2987" w:author="Gaurav Shah" w:date="2019-04-06T13:58:00Z"/>
              <w:noProof/>
            </w:rPr>
          </w:rPrChange>
        </w:rPr>
      </w:pPr>
      <w:moveFromRangeStart w:id="2988" w:author="Gaurav Shah" w:date="2019-04-06T13:58:00Z" w:name="move5451521"/>
      <w:moveFromRangeEnd w:id="2974"/>
      <w:moveFrom w:id="2989" w:author="Gaurav Shah" w:date="2019-04-06T13:58:00Z">
        <w:r w:rsidRPr="003277C6" w:rsidDel="00633490">
          <w:rPr>
            <w:b w:val="0"/>
            <w:bCs w:val="0"/>
            <w:noProof/>
            <w:sz w:val="18"/>
            <w:szCs w:val="18"/>
            <w:rPrChange w:id="2990" w:author="Aishwarya Balan" w:date="2019-03-04T11:52:00Z">
              <w:rPr>
                <w:b w:val="0"/>
                <w:bCs w:val="0"/>
                <w:noProof/>
              </w:rPr>
            </w:rPrChange>
          </w:rPr>
          <w:t xml:space="preserve">Template </w:t>
        </w:r>
        <w:r w:rsidR="00722062" w:rsidRPr="003277C6" w:rsidDel="00633490">
          <w:rPr>
            <w:b w:val="0"/>
            <w:bCs w:val="0"/>
            <w:noProof/>
            <w:sz w:val="18"/>
            <w:szCs w:val="18"/>
            <w:rPrChange w:id="2991" w:author="Aishwarya Balan" w:date="2019-03-04T11:52:00Z">
              <w:rPr>
                <w:b w:val="0"/>
                <w:bCs w:val="0"/>
                <w:noProof/>
              </w:rPr>
            </w:rPrChange>
          </w:rPr>
          <w:t>Fields</w:t>
        </w:r>
      </w:moveFrom>
    </w:p>
    <w:tbl>
      <w:tblPr>
        <w:tblStyle w:val="GridTable4-Accent1"/>
        <w:tblW w:w="5711" w:type="pct"/>
        <w:tblInd w:w="-5" w:type="dxa"/>
        <w:tblLayout w:type="fixed"/>
        <w:tblLook w:val="04A0" w:firstRow="1" w:lastRow="0" w:firstColumn="1" w:lastColumn="0" w:noHBand="0" w:noVBand="1"/>
        <w:tblPrChange w:id="2992" w:author="Aishwarya Balan" w:date="2019-02-07T12:53:00Z">
          <w:tblPr>
            <w:tblStyle w:val="GridTable4-Accent1"/>
            <w:tblW w:w="5198" w:type="pct"/>
            <w:tblInd w:w="-5" w:type="dxa"/>
            <w:tblLayout w:type="fixed"/>
            <w:tblLook w:val="04A0" w:firstRow="1" w:lastRow="0" w:firstColumn="1" w:lastColumn="0" w:noHBand="0" w:noVBand="1"/>
          </w:tblPr>
        </w:tblPrChange>
      </w:tblPr>
      <w:tblGrid>
        <w:gridCol w:w="2121"/>
        <w:gridCol w:w="143"/>
        <w:gridCol w:w="995"/>
        <w:gridCol w:w="1418"/>
        <w:gridCol w:w="1850"/>
        <w:gridCol w:w="142"/>
        <w:gridCol w:w="1052"/>
        <w:gridCol w:w="113"/>
        <w:gridCol w:w="3241"/>
        <w:tblGridChange w:id="2993">
          <w:tblGrid>
            <w:gridCol w:w="2694"/>
            <w:gridCol w:w="284"/>
            <w:gridCol w:w="710"/>
            <w:gridCol w:w="284"/>
            <w:gridCol w:w="994"/>
            <w:gridCol w:w="1560"/>
            <w:gridCol w:w="141"/>
            <w:gridCol w:w="1052"/>
            <w:gridCol w:w="113"/>
            <w:gridCol w:w="3242"/>
          </w:tblGrid>
        </w:tblGridChange>
      </w:tblGrid>
      <w:tr w:rsidR="00F75A32" w:rsidRPr="003277C6" w:rsidDel="00370FA4" w14:paraId="0E3ECA94" w14:textId="3392A7E4" w:rsidTr="00F75A32">
        <w:trPr>
          <w:cnfStyle w:val="100000000000" w:firstRow="1" w:lastRow="0" w:firstColumn="0" w:lastColumn="0" w:oddVBand="0" w:evenVBand="0" w:oddHBand="0" w:evenHBand="0" w:firstRowFirstColumn="0" w:firstRowLastColumn="0" w:lastRowFirstColumn="0" w:lastRowLastColumn="0"/>
          <w:trHeight w:val="412"/>
          <w:del w:id="2994" w:author="Aishwarya Balan" w:date="2019-02-11T16:14:00Z"/>
          <w:trPrChange w:id="2995" w:author="Aishwarya Balan" w:date="2019-02-07T12:53:00Z">
            <w:trPr>
              <w:trHeight w:val="412"/>
            </w:trPr>
          </w:trPrChange>
        </w:trPr>
        <w:tc>
          <w:tcPr>
            <w:cnfStyle w:val="001000000000" w:firstRow="0" w:lastRow="0" w:firstColumn="1" w:lastColumn="0" w:oddVBand="0" w:evenVBand="0" w:oddHBand="0" w:evenHBand="0" w:firstRowFirstColumn="0" w:firstRowLastColumn="0" w:lastRowFirstColumn="0" w:lastRowLastColumn="0"/>
            <w:tcW w:w="958" w:type="pct"/>
            <w:tcPrChange w:id="2996" w:author="Aishwarya Balan" w:date="2019-02-07T12:53:00Z">
              <w:tcPr>
                <w:tcW w:w="1477" w:type="pct"/>
                <w:gridSpan w:val="2"/>
              </w:tcPr>
            </w:tcPrChange>
          </w:tcPr>
          <w:moveFromRangeEnd w:id="2988"/>
          <w:p w14:paraId="74541C05" w14:textId="6C9BFD4D" w:rsidR="00F75A32" w:rsidRPr="003277C6" w:rsidDel="00370FA4" w:rsidRDefault="00F75A32" w:rsidP="00BC6D8C">
            <w:pPr>
              <w:pStyle w:val="BodyText"/>
              <w:cnfStyle w:val="101000000000" w:firstRow="1" w:lastRow="0" w:firstColumn="1" w:lastColumn="0" w:oddVBand="0" w:evenVBand="0" w:oddHBand="0" w:evenHBand="0" w:firstRowFirstColumn="0" w:firstRowLastColumn="0" w:lastRowFirstColumn="0" w:lastRowLastColumn="0"/>
              <w:rPr>
                <w:del w:id="2997" w:author="Aishwarya Balan" w:date="2019-02-11T16:14:00Z"/>
                <w:sz w:val="18"/>
                <w:rPrChange w:id="2998" w:author="Aishwarya Balan" w:date="2019-03-04T11:52:00Z">
                  <w:rPr>
                    <w:del w:id="2999" w:author="Aishwarya Balan" w:date="2019-02-11T16:14:00Z"/>
                  </w:rPr>
                </w:rPrChange>
              </w:rPr>
            </w:pPr>
            <w:del w:id="3000" w:author="Aishwarya Balan" w:date="2019-02-11T16:14:00Z">
              <w:r w:rsidRPr="003277C6" w:rsidDel="00370FA4">
                <w:rPr>
                  <w:sz w:val="18"/>
                  <w:rPrChange w:id="3001" w:author="Aishwarya Balan" w:date="2019-03-04T11:52:00Z">
                    <w:rPr/>
                  </w:rPrChange>
                </w:rPr>
                <w:delText>Field/Button</w:delText>
              </w:r>
            </w:del>
          </w:p>
        </w:tc>
        <w:tc>
          <w:tcPr>
            <w:tcW w:w="514" w:type="pct"/>
            <w:gridSpan w:val="2"/>
            <w:tcPrChange w:id="3002" w:author="Aishwarya Balan" w:date="2019-02-07T12:53:00Z">
              <w:tcPr>
                <w:tcW w:w="1" w:type="pct"/>
                <w:gridSpan w:val="2"/>
              </w:tcPr>
            </w:tcPrChange>
          </w:tcPr>
          <w:p w14:paraId="2B0975CD" w14:textId="474CBEAB" w:rsidR="00F75A32" w:rsidRPr="003277C6" w:rsidDel="00370FA4" w:rsidRDefault="00F75A32" w:rsidP="00BC6D8C">
            <w:pPr>
              <w:pStyle w:val="BodyText"/>
              <w:cnfStyle w:val="100000000000" w:firstRow="1" w:lastRow="0" w:firstColumn="0" w:lastColumn="0" w:oddVBand="0" w:evenVBand="0" w:oddHBand="0" w:evenHBand="0" w:firstRowFirstColumn="0" w:firstRowLastColumn="0" w:lastRowFirstColumn="0" w:lastRowLastColumn="0"/>
              <w:rPr>
                <w:del w:id="3003" w:author="Aishwarya Balan" w:date="2019-02-11T16:14:00Z"/>
                <w:sz w:val="18"/>
                <w:rPrChange w:id="3004" w:author="Aishwarya Balan" w:date="2019-03-04T11:52:00Z">
                  <w:rPr>
                    <w:del w:id="3005" w:author="Aishwarya Balan" w:date="2019-02-11T16:14:00Z"/>
                  </w:rPr>
                </w:rPrChange>
              </w:rPr>
            </w:pPr>
          </w:p>
        </w:tc>
        <w:tc>
          <w:tcPr>
            <w:tcW w:w="639" w:type="pct"/>
            <w:tcPrChange w:id="3006" w:author="Aishwarya Balan" w:date="2019-02-07T12:53:00Z">
              <w:tcPr>
                <w:tcW w:w="493" w:type="pct"/>
              </w:tcPr>
            </w:tcPrChange>
          </w:tcPr>
          <w:p w14:paraId="59C3EE91" w14:textId="13E52F54" w:rsidR="00F75A32" w:rsidRPr="003277C6" w:rsidDel="00370FA4" w:rsidRDefault="00F75A32">
            <w:pPr>
              <w:pStyle w:val="BodyText"/>
              <w:jc w:val="center"/>
              <w:cnfStyle w:val="100000000000" w:firstRow="1" w:lastRow="0" w:firstColumn="0" w:lastColumn="0" w:oddVBand="0" w:evenVBand="0" w:oddHBand="0" w:evenHBand="0" w:firstRowFirstColumn="0" w:firstRowLastColumn="0" w:lastRowFirstColumn="0" w:lastRowLastColumn="0"/>
              <w:rPr>
                <w:del w:id="3007" w:author="Aishwarya Balan" w:date="2019-02-11T16:14:00Z"/>
                <w:sz w:val="18"/>
                <w:rPrChange w:id="3008" w:author="Aishwarya Balan" w:date="2019-03-04T11:52:00Z">
                  <w:rPr>
                    <w:del w:id="3009" w:author="Aishwarya Balan" w:date="2019-02-11T16:14:00Z"/>
                  </w:rPr>
                </w:rPrChange>
              </w:rPr>
              <w:pPrChange w:id="3010" w:author="Aishwarya Balan" w:date="2019-02-07T12:53:00Z">
                <w:pPr>
                  <w:pStyle w:val="BodyText"/>
                  <w:cnfStyle w:val="100000000000" w:firstRow="1" w:lastRow="0" w:firstColumn="0" w:lastColumn="0" w:oddVBand="0" w:evenVBand="0" w:oddHBand="0" w:evenHBand="0" w:firstRowFirstColumn="0" w:firstRowLastColumn="0" w:lastRowFirstColumn="0" w:lastRowLastColumn="0"/>
                </w:pPr>
              </w:pPrChange>
            </w:pPr>
            <w:del w:id="3011" w:author="Aishwarya Balan" w:date="2019-02-07T12:49:00Z">
              <w:r w:rsidRPr="003277C6" w:rsidDel="00F75A32">
                <w:rPr>
                  <w:sz w:val="18"/>
                  <w:rPrChange w:id="3012" w:author="Aishwarya Balan" w:date="2019-03-04T11:52:00Z">
                    <w:rPr/>
                  </w:rPrChange>
                </w:rPr>
                <w:delText>Type</w:delText>
              </w:r>
            </w:del>
          </w:p>
        </w:tc>
        <w:tc>
          <w:tcPr>
            <w:tcW w:w="835" w:type="pct"/>
            <w:tcPrChange w:id="3013" w:author="Aishwarya Balan" w:date="2019-02-07T12:53:00Z">
              <w:tcPr>
                <w:tcW w:w="774" w:type="pct"/>
              </w:tcPr>
            </w:tcPrChange>
          </w:tcPr>
          <w:p w14:paraId="4CA42018" w14:textId="16537FAA" w:rsidR="00F75A32" w:rsidRPr="003277C6" w:rsidDel="00370FA4" w:rsidRDefault="00F75A32" w:rsidP="00BC6D8C">
            <w:pPr>
              <w:pStyle w:val="BodyText"/>
              <w:cnfStyle w:val="100000000000" w:firstRow="1" w:lastRow="0" w:firstColumn="0" w:lastColumn="0" w:oddVBand="0" w:evenVBand="0" w:oddHBand="0" w:evenHBand="0" w:firstRowFirstColumn="0" w:firstRowLastColumn="0" w:lastRowFirstColumn="0" w:lastRowLastColumn="0"/>
              <w:rPr>
                <w:del w:id="3014" w:author="Aishwarya Balan" w:date="2019-02-11T16:14:00Z"/>
                <w:sz w:val="18"/>
                <w:rPrChange w:id="3015" w:author="Aishwarya Balan" w:date="2019-03-04T11:52:00Z">
                  <w:rPr>
                    <w:del w:id="3016" w:author="Aishwarya Balan" w:date="2019-02-11T16:14:00Z"/>
                  </w:rPr>
                </w:rPrChange>
              </w:rPr>
            </w:pPr>
            <w:del w:id="3017" w:author="Aishwarya Balan" w:date="2019-02-11T16:14:00Z">
              <w:r w:rsidRPr="003277C6" w:rsidDel="00370FA4">
                <w:rPr>
                  <w:sz w:val="18"/>
                  <w:rPrChange w:id="3018" w:author="Aishwarya Balan" w:date="2019-03-04T11:52:00Z">
                    <w:rPr/>
                  </w:rPrChange>
                </w:rPr>
                <w:delText>Values</w:delText>
              </w:r>
            </w:del>
          </w:p>
        </w:tc>
        <w:tc>
          <w:tcPr>
            <w:tcW w:w="590" w:type="pct"/>
            <w:gridSpan w:val="3"/>
            <w:tcPrChange w:id="3019" w:author="Aishwarya Balan" w:date="2019-02-07T12:53:00Z">
              <w:tcPr>
                <w:tcW w:w="648" w:type="pct"/>
                <w:gridSpan w:val="3"/>
              </w:tcPr>
            </w:tcPrChange>
          </w:tcPr>
          <w:p w14:paraId="4F701661" w14:textId="140190C9" w:rsidR="00F75A32" w:rsidRPr="003277C6" w:rsidDel="00370FA4" w:rsidRDefault="00F75A32" w:rsidP="00BC6D8C">
            <w:pPr>
              <w:pStyle w:val="BodyText"/>
              <w:cnfStyle w:val="100000000000" w:firstRow="1" w:lastRow="0" w:firstColumn="0" w:lastColumn="0" w:oddVBand="0" w:evenVBand="0" w:oddHBand="0" w:evenHBand="0" w:firstRowFirstColumn="0" w:firstRowLastColumn="0" w:lastRowFirstColumn="0" w:lastRowLastColumn="0"/>
              <w:rPr>
                <w:del w:id="3020" w:author="Aishwarya Balan" w:date="2019-02-11T16:14:00Z"/>
                <w:sz w:val="18"/>
                <w:rPrChange w:id="3021" w:author="Aishwarya Balan" w:date="2019-03-04T11:52:00Z">
                  <w:rPr>
                    <w:del w:id="3022" w:author="Aishwarya Balan" w:date="2019-02-11T16:14:00Z"/>
                  </w:rPr>
                </w:rPrChange>
              </w:rPr>
            </w:pPr>
            <w:del w:id="3023" w:author="Aishwarya Balan" w:date="2019-02-11T16:14:00Z">
              <w:r w:rsidRPr="003277C6" w:rsidDel="00370FA4">
                <w:rPr>
                  <w:sz w:val="18"/>
                  <w:rPrChange w:id="3024" w:author="Aishwarya Balan" w:date="2019-03-04T11:52:00Z">
                    <w:rPr/>
                  </w:rPrChange>
                </w:rPr>
                <w:delText>Mandatory</w:delText>
              </w:r>
            </w:del>
          </w:p>
        </w:tc>
        <w:tc>
          <w:tcPr>
            <w:tcW w:w="1463" w:type="pct"/>
            <w:tcPrChange w:id="3025" w:author="Aishwarya Balan" w:date="2019-02-07T12:53:00Z">
              <w:tcPr>
                <w:tcW w:w="1608" w:type="pct"/>
              </w:tcPr>
            </w:tcPrChange>
          </w:tcPr>
          <w:p w14:paraId="1A176307" w14:textId="2297C5F9" w:rsidR="00F75A32" w:rsidRPr="003277C6" w:rsidDel="00370FA4" w:rsidRDefault="00F75A32" w:rsidP="00BC6D8C">
            <w:pPr>
              <w:pStyle w:val="BodyText"/>
              <w:cnfStyle w:val="100000000000" w:firstRow="1" w:lastRow="0" w:firstColumn="0" w:lastColumn="0" w:oddVBand="0" w:evenVBand="0" w:oddHBand="0" w:evenHBand="0" w:firstRowFirstColumn="0" w:firstRowLastColumn="0" w:lastRowFirstColumn="0" w:lastRowLastColumn="0"/>
              <w:rPr>
                <w:del w:id="3026" w:author="Aishwarya Balan" w:date="2019-02-11T16:14:00Z"/>
                <w:sz w:val="18"/>
                <w:rPrChange w:id="3027" w:author="Aishwarya Balan" w:date="2019-03-04T11:52:00Z">
                  <w:rPr>
                    <w:del w:id="3028" w:author="Aishwarya Balan" w:date="2019-02-11T16:14:00Z"/>
                  </w:rPr>
                </w:rPrChange>
              </w:rPr>
            </w:pPr>
            <w:del w:id="3029" w:author="Aishwarya Balan" w:date="2019-02-11T16:14:00Z">
              <w:r w:rsidRPr="003277C6" w:rsidDel="00370FA4">
                <w:rPr>
                  <w:sz w:val="18"/>
                  <w:rPrChange w:id="3030" w:author="Aishwarya Balan" w:date="2019-03-04T11:52:00Z">
                    <w:rPr/>
                  </w:rPrChange>
                </w:rPr>
                <w:delText>Validations/Functionality</w:delText>
              </w:r>
            </w:del>
          </w:p>
        </w:tc>
      </w:tr>
      <w:tr w:rsidR="00F75A32" w:rsidRPr="003277C6" w:rsidDel="00370FA4" w14:paraId="1267E00D" w14:textId="38654A30" w:rsidTr="00F75A32">
        <w:trPr>
          <w:cnfStyle w:val="000000100000" w:firstRow="0" w:lastRow="0" w:firstColumn="0" w:lastColumn="0" w:oddVBand="0" w:evenVBand="0" w:oddHBand="1" w:evenHBand="0" w:firstRowFirstColumn="0" w:firstRowLastColumn="0" w:lastRowFirstColumn="0" w:lastRowLastColumn="0"/>
          <w:trHeight w:val="412"/>
          <w:del w:id="3031" w:author="Aishwarya Balan" w:date="2019-02-11T16:14:00Z"/>
          <w:trPrChange w:id="3032" w:author="Aishwarya Balan" w:date="2019-02-07T12:53:00Z">
            <w:trPr>
              <w:trHeight w:val="412"/>
            </w:trPr>
          </w:trPrChange>
        </w:trPr>
        <w:tc>
          <w:tcPr>
            <w:cnfStyle w:val="001000000000" w:firstRow="0" w:lastRow="0" w:firstColumn="1" w:lastColumn="0" w:oddVBand="0" w:evenVBand="0" w:oddHBand="0" w:evenHBand="0" w:firstRowFirstColumn="0" w:firstRowLastColumn="0" w:lastRowFirstColumn="0" w:lastRowLastColumn="0"/>
            <w:tcW w:w="1023" w:type="pct"/>
            <w:gridSpan w:val="2"/>
            <w:tcPrChange w:id="3033" w:author="Aishwarya Balan" w:date="2019-02-07T12:53:00Z">
              <w:tcPr>
                <w:tcW w:w="1336" w:type="pct"/>
              </w:tcPr>
            </w:tcPrChange>
          </w:tcPr>
          <w:p w14:paraId="19EE4ABD" w14:textId="50C795DD" w:rsidR="00F75A32" w:rsidRPr="003277C6" w:rsidDel="00370FA4" w:rsidRDefault="00F75A32" w:rsidP="00BC6D8C">
            <w:pPr>
              <w:pStyle w:val="BodyText"/>
              <w:cnfStyle w:val="001000100000" w:firstRow="0" w:lastRow="0" w:firstColumn="1" w:lastColumn="0" w:oddVBand="0" w:evenVBand="0" w:oddHBand="1" w:evenHBand="0" w:firstRowFirstColumn="0" w:firstRowLastColumn="0" w:lastRowFirstColumn="0" w:lastRowLastColumn="0"/>
              <w:rPr>
                <w:del w:id="3034" w:author="Aishwarya Balan" w:date="2019-02-11T16:14:00Z"/>
                <w:sz w:val="18"/>
                <w:rPrChange w:id="3035" w:author="Aishwarya Balan" w:date="2019-03-04T11:52:00Z">
                  <w:rPr>
                    <w:del w:id="3036" w:author="Aishwarya Balan" w:date="2019-02-11T16:14:00Z"/>
                  </w:rPr>
                </w:rPrChange>
              </w:rPr>
            </w:pPr>
            <w:del w:id="3037" w:author="Aishwarya Balan" w:date="2019-02-11T16:14:00Z">
              <w:r w:rsidRPr="003277C6" w:rsidDel="00370FA4">
                <w:rPr>
                  <w:sz w:val="18"/>
                  <w:rPrChange w:id="3038" w:author="Aishwarya Balan" w:date="2019-03-04T11:52:00Z">
                    <w:rPr/>
                  </w:rPrChange>
                </w:rPr>
                <w:delText>Limit Ref. No.</w:delText>
              </w:r>
            </w:del>
          </w:p>
        </w:tc>
        <w:tc>
          <w:tcPr>
            <w:tcW w:w="448" w:type="pct"/>
            <w:tcPrChange w:id="3039" w:author="Aishwarya Balan" w:date="2019-02-07T12:53:00Z">
              <w:tcPr>
                <w:tcW w:w="1" w:type="pct"/>
                <w:gridSpan w:val="2"/>
              </w:tcPr>
            </w:tcPrChange>
          </w:tcPr>
          <w:p w14:paraId="7FC05440" w14:textId="3F40E72D" w:rsidR="00F75A32" w:rsidRPr="003277C6" w:rsidDel="00370FA4" w:rsidRDefault="00F75A32" w:rsidP="00BC6D8C">
            <w:pPr>
              <w:pStyle w:val="BodyText"/>
              <w:cnfStyle w:val="000000100000" w:firstRow="0" w:lastRow="0" w:firstColumn="0" w:lastColumn="0" w:oddVBand="0" w:evenVBand="0" w:oddHBand="1" w:evenHBand="0" w:firstRowFirstColumn="0" w:firstRowLastColumn="0" w:lastRowFirstColumn="0" w:lastRowLastColumn="0"/>
              <w:rPr>
                <w:del w:id="3040" w:author="Aishwarya Balan" w:date="2019-02-11T16:14:00Z"/>
                <w:sz w:val="18"/>
                <w:rPrChange w:id="3041" w:author="Aishwarya Balan" w:date="2019-03-04T11:52:00Z">
                  <w:rPr>
                    <w:del w:id="3042" w:author="Aishwarya Balan" w:date="2019-02-11T16:14:00Z"/>
                  </w:rPr>
                </w:rPrChange>
              </w:rPr>
            </w:pPr>
          </w:p>
        </w:tc>
        <w:tc>
          <w:tcPr>
            <w:tcW w:w="640" w:type="pct"/>
            <w:tcPrChange w:id="3043" w:author="Aishwarya Balan" w:date="2019-02-07T12:53:00Z">
              <w:tcPr>
                <w:tcW w:w="634" w:type="pct"/>
                <w:gridSpan w:val="2"/>
              </w:tcPr>
            </w:tcPrChange>
          </w:tcPr>
          <w:p w14:paraId="65B5E643" w14:textId="45D2AAAA" w:rsidR="00F75A32" w:rsidRPr="003277C6" w:rsidDel="00370FA4" w:rsidRDefault="00F75A32" w:rsidP="00BC6D8C">
            <w:pPr>
              <w:pStyle w:val="BodyText"/>
              <w:cnfStyle w:val="000000100000" w:firstRow="0" w:lastRow="0" w:firstColumn="0" w:lastColumn="0" w:oddVBand="0" w:evenVBand="0" w:oddHBand="1" w:evenHBand="0" w:firstRowFirstColumn="0" w:firstRowLastColumn="0" w:lastRowFirstColumn="0" w:lastRowLastColumn="0"/>
              <w:rPr>
                <w:del w:id="3044" w:author="Aishwarya Balan" w:date="2019-02-11T16:14:00Z"/>
                <w:sz w:val="18"/>
                <w:rPrChange w:id="3045" w:author="Aishwarya Balan" w:date="2019-03-04T11:52:00Z">
                  <w:rPr>
                    <w:del w:id="3046" w:author="Aishwarya Balan" w:date="2019-02-11T16:14:00Z"/>
                  </w:rPr>
                </w:rPrChange>
              </w:rPr>
            </w:pPr>
            <w:del w:id="3047" w:author="Aishwarya Balan" w:date="2019-02-11T16:14:00Z">
              <w:r w:rsidRPr="003277C6" w:rsidDel="00370FA4">
                <w:rPr>
                  <w:sz w:val="18"/>
                  <w:rPrChange w:id="3048" w:author="Aishwarya Balan" w:date="2019-03-04T11:52:00Z">
                    <w:rPr/>
                  </w:rPrChange>
                </w:rPr>
                <w:delText>Display</w:delText>
              </w:r>
            </w:del>
          </w:p>
        </w:tc>
        <w:tc>
          <w:tcPr>
            <w:tcW w:w="899" w:type="pct"/>
            <w:gridSpan w:val="2"/>
            <w:tcPrChange w:id="3049" w:author="Aishwarya Balan" w:date="2019-02-07T12:53:00Z">
              <w:tcPr>
                <w:tcW w:w="844" w:type="pct"/>
                <w:gridSpan w:val="2"/>
              </w:tcPr>
            </w:tcPrChange>
          </w:tcPr>
          <w:p w14:paraId="0E4F7BA0" w14:textId="56CA3195" w:rsidR="00F75A32" w:rsidRPr="003277C6" w:rsidDel="00370FA4" w:rsidRDefault="00F75A32" w:rsidP="00722062">
            <w:pPr>
              <w:pStyle w:val="BodyText"/>
              <w:cnfStyle w:val="000000100000" w:firstRow="0" w:lastRow="0" w:firstColumn="0" w:lastColumn="0" w:oddVBand="0" w:evenVBand="0" w:oddHBand="1" w:evenHBand="0" w:firstRowFirstColumn="0" w:firstRowLastColumn="0" w:lastRowFirstColumn="0" w:lastRowLastColumn="0"/>
              <w:rPr>
                <w:del w:id="3050" w:author="Aishwarya Balan" w:date="2019-02-11T16:14:00Z"/>
                <w:sz w:val="18"/>
                <w:rPrChange w:id="3051" w:author="Aishwarya Balan" w:date="2019-03-04T11:52:00Z">
                  <w:rPr>
                    <w:del w:id="3052" w:author="Aishwarya Balan" w:date="2019-02-11T16:14:00Z"/>
                  </w:rPr>
                </w:rPrChange>
              </w:rPr>
            </w:pPr>
            <w:del w:id="3053" w:author="Aishwarya Balan" w:date="2019-02-11T16:14:00Z">
              <w:r w:rsidRPr="003277C6" w:rsidDel="00370FA4">
                <w:rPr>
                  <w:sz w:val="18"/>
                  <w:rPrChange w:id="3054" w:author="Aishwarya Balan" w:date="2019-03-04T11:52:00Z">
                    <w:rPr/>
                  </w:rPrChange>
                </w:rPr>
                <w:delText>Autogenerated</w:delText>
              </w:r>
            </w:del>
          </w:p>
        </w:tc>
        <w:tc>
          <w:tcPr>
            <w:tcW w:w="475" w:type="pct"/>
            <w:tcPrChange w:id="3055" w:author="Aishwarya Balan" w:date="2019-02-07T12:53:00Z">
              <w:tcPr>
                <w:tcW w:w="522" w:type="pct"/>
              </w:tcPr>
            </w:tcPrChange>
          </w:tcPr>
          <w:p w14:paraId="1A465017" w14:textId="2BC8346B" w:rsidR="00F75A32" w:rsidRPr="003277C6" w:rsidDel="00370FA4" w:rsidRDefault="00F75A32" w:rsidP="00923D87">
            <w:pPr>
              <w:pStyle w:val="BodyText"/>
              <w:cnfStyle w:val="000000100000" w:firstRow="0" w:lastRow="0" w:firstColumn="0" w:lastColumn="0" w:oddVBand="0" w:evenVBand="0" w:oddHBand="1" w:evenHBand="0" w:firstRowFirstColumn="0" w:firstRowLastColumn="0" w:lastRowFirstColumn="0" w:lastRowLastColumn="0"/>
              <w:rPr>
                <w:del w:id="3056" w:author="Aishwarya Balan" w:date="2019-02-11T16:14:00Z"/>
                <w:sz w:val="18"/>
                <w:rPrChange w:id="3057" w:author="Aishwarya Balan" w:date="2019-03-04T11:52:00Z">
                  <w:rPr>
                    <w:del w:id="3058" w:author="Aishwarya Balan" w:date="2019-02-11T16:14:00Z"/>
                  </w:rPr>
                </w:rPrChange>
              </w:rPr>
            </w:pPr>
            <w:del w:id="3059" w:author="Aishwarya Balan" w:date="2019-02-11T16:14:00Z">
              <w:r w:rsidRPr="003277C6" w:rsidDel="00370FA4">
                <w:rPr>
                  <w:sz w:val="18"/>
                  <w:rPrChange w:id="3060" w:author="Aishwarya Balan" w:date="2019-03-04T11:52:00Z">
                    <w:rPr/>
                  </w:rPrChange>
                </w:rPr>
                <w:delText>Yes</w:delText>
              </w:r>
            </w:del>
          </w:p>
        </w:tc>
        <w:tc>
          <w:tcPr>
            <w:tcW w:w="1514" w:type="pct"/>
            <w:gridSpan w:val="2"/>
            <w:tcPrChange w:id="3061" w:author="Aishwarya Balan" w:date="2019-02-07T12:53:00Z">
              <w:tcPr>
                <w:tcW w:w="1664" w:type="pct"/>
                <w:gridSpan w:val="2"/>
              </w:tcPr>
            </w:tcPrChange>
          </w:tcPr>
          <w:p w14:paraId="167B4738" w14:textId="3A8FC42A" w:rsidR="00F75A32" w:rsidRPr="003277C6" w:rsidDel="00370FA4" w:rsidRDefault="00F75A32" w:rsidP="00BC6D8C">
            <w:pPr>
              <w:pStyle w:val="BodyText"/>
              <w:cnfStyle w:val="000000100000" w:firstRow="0" w:lastRow="0" w:firstColumn="0" w:lastColumn="0" w:oddVBand="0" w:evenVBand="0" w:oddHBand="1" w:evenHBand="0" w:firstRowFirstColumn="0" w:firstRowLastColumn="0" w:lastRowFirstColumn="0" w:lastRowLastColumn="0"/>
              <w:rPr>
                <w:del w:id="3062" w:author="Aishwarya Balan" w:date="2019-02-11T16:14:00Z"/>
                <w:sz w:val="18"/>
                <w:rPrChange w:id="3063" w:author="Aishwarya Balan" w:date="2019-03-04T11:52:00Z">
                  <w:rPr>
                    <w:del w:id="3064" w:author="Aishwarya Balan" w:date="2019-02-11T16:14:00Z"/>
                  </w:rPr>
                </w:rPrChange>
              </w:rPr>
            </w:pPr>
          </w:p>
        </w:tc>
      </w:tr>
      <w:tr w:rsidR="00F75A32" w:rsidRPr="003277C6" w:rsidDel="00370FA4" w14:paraId="455D091D" w14:textId="2BA1CAE0" w:rsidTr="00F75A32">
        <w:trPr>
          <w:trHeight w:val="412"/>
          <w:del w:id="3065" w:author="Aishwarya Balan" w:date="2019-02-11T16:14:00Z"/>
          <w:trPrChange w:id="3066" w:author="Aishwarya Balan" w:date="2019-02-07T12:53:00Z">
            <w:trPr>
              <w:trHeight w:val="412"/>
            </w:trPr>
          </w:trPrChange>
        </w:trPr>
        <w:tc>
          <w:tcPr>
            <w:cnfStyle w:val="001000000000" w:firstRow="0" w:lastRow="0" w:firstColumn="1" w:lastColumn="0" w:oddVBand="0" w:evenVBand="0" w:oddHBand="0" w:evenHBand="0" w:firstRowFirstColumn="0" w:firstRowLastColumn="0" w:lastRowFirstColumn="0" w:lastRowLastColumn="0"/>
            <w:tcW w:w="1023" w:type="pct"/>
            <w:gridSpan w:val="2"/>
            <w:tcPrChange w:id="3067" w:author="Aishwarya Balan" w:date="2019-02-07T12:53:00Z">
              <w:tcPr>
                <w:tcW w:w="1336" w:type="pct"/>
              </w:tcPr>
            </w:tcPrChange>
          </w:tcPr>
          <w:p w14:paraId="360B08BF" w14:textId="2E19A643" w:rsidR="00F75A32" w:rsidRPr="003277C6" w:rsidDel="00370FA4" w:rsidRDefault="00F75A32" w:rsidP="00BC6D8C">
            <w:pPr>
              <w:pStyle w:val="BodyText"/>
              <w:rPr>
                <w:del w:id="3068" w:author="Aishwarya Balan" w:date="2019-02-11T16:14:00Z"/>
                <w:sz w:val="18"/>
                <w:rPrChange w:id="3069" w:author="Aishwarya Balan" w:date="2019-03-04T11:52:00Z">
                  <w:rPr>
                    <w:del w:id="3070" w:author="Aishwarya Balan" w:date="2019-02-11T16:14:00Z"/>
                  </w:rPr>
                </w:rPrChange>
              </w:rPr>
            </w:pPr>
            <w:del w:id="3071" w:author="Aishwarya Balan" w:date="2019-02-11T16:14:00Z">
              <w:r w:rsidRPr="003277C6" w:rsidDel="00370FA4">
                <w:rPr>
                  <w:sz w:val="18"/>
                  <w:rPrChange w:id="3072" w:author="Aishwarya Balan" w:date="2019-03-04T11:52:00Z">
                    <w:rPr/>
                  </w:rPrChange>
                </w:rPr>
                <w:delText>Counterparty Name</w:delText>
              </w:r>
            </w:del>
          </w:p>
        </w:tc>
        <w:tc>
          <w:tcPr>
            <w:tcW w:w="448" w:type="pct"/>
            <w:tcPrChange w:id="3073" w:author="Aishwarya Balan" w:date="2019-02-07T12:53:00Z">
              <w:tcPr>
                <w:tcW w:w="1" w:type="pct"/>
                <w:gridSpan w:val="2"/>
              </w:tcPr>
            </w:tcPrChange>
          </w:tcPr>
          <w:p w14:paraId="46B72C62" w14:textId="5283B0AD" w:rsidR="00F75A32" w:rsidRPr="003277C6" w:rsidDel="00370FA4" w:rsidRDefault="00F75A32" w:rsidP="00BC6D8C">
            <w:pPr>
              <w:pStyle w:val="BodyText"/>
              <w:cnfStyle w:val="000000000000" w:firstRow="0" w:lastRow="0" w:firstColumn="0" w:lastColumn="0" w:oddVBand="0" w:evenVBand="0" w:oddHBand="0" w:evenHBand="0" w:firstRowFirstColumn="0" w:firstRowLastColumn="0" w:lastRowFirstColumn="0" w:lastRowLastColumn="0"/>
              <w:rPr>
                <w:del w:id="3074" w:author="Aishwarya Balan" w:date="2019-02-11T16:14:00Z"/>
                <w:sz w:val="18"/>
                <w:rPrChange w:id="3075" w:author="Aishwarya Balan" w:date="2019-03-04T11:52:00Z">
                  <w:rPr>
                    <w:del w:id="3076" w:author="Aishwarya Balan" w:date="2019-02-11T16:14:00Z"/>
                  </w:rPr>
                </w:rPrChange>
              </w:rPr>
            </w:pPr>
          </w:p>
        </w:tc>
        <w:tc>
          <w:tcPr>
            <w:tcW w:w="640" w:type="pct"/>
            <w:tcPrChange w:id="3077" w:author="Aishwarya Balan" w:date="2019-02-07T12:53:00Z">
              <w:tcPr>
                <w:tcW w:w="634" w:type="pct"/>
                <w:gridSpan w:val="2"/>
              </w:tcPr>
            </w:tcPrChange>
          </w:tcPr>
          <w:p w14:paraId="605B5FCD" w14:textId="0EF8ACF4" w:rsidR="00F75A32" w:rsidRPr="003277C6" w:rsidDel="00370FA4" w:rsidRDefault="00F75A32" w:rsidP="00BC6D8C">
            <w:pPr>
              <w:pStyle w:val="BodyText"/>
              <w:cnfStyle w:val="000000000000" w:firstRow="0" w:lastRow="0" w:firstColumn="0" w:lastColumn="0" w:oddVBand="0" w:evenVBand="0" w:oddHBand="0" w:evenHBand="0" w:firstRowFirstColumn="0" w:firstRowLastColumn="0" w:lastRowFirstColumn="0" w:lastRowLastColumn="0"/>
              <w:rPr>
                <w:del w:id="3078" w:author="Aishwarya Balan" w:date="2019-02-11T16:14:00Z"/>
                <w:sz w:val="18"/>
                <w:rPrChange w:id="3079" w:author="Aishwarya Balan" w:date="2019-03-04T11:52:00Z">
                  <w:rPr>
                    <w:del w:id="3080" w:author="Aishwarya Balan" w:date="2019-02-11T16:14:00Z"/>
                  </w:rPr>
                </w:rPrChange>
              </w:rPr>
            </w:pPr>
            <w:del w:id="3081" w:author="Aishwarya Balan" w:date="2019-02-11T16:14:00Z">
              <w:r w:rsidRPr="003277C6" w:rsidDel="00370FA4">
                <w:rPr>
                  <w:sz w:val="18"/>
                  <w:rPrChange w:id="3082" w:author="Aishwarya Balan" w:date="2019-03-04T11:52:00Z">
                    <w:rPr/>
                  </w:rPrChange>
                </w:rPr>
                <w:delText>Dropdown</w:delText>
              </w:r>
            </w:del>
          </w:p>
        </w:tc>
        <w:tc>
          <w:tcPr>
            <w:tcW w:w="899" w:type="pct"/>
            <w:gridSpan w:val="2"/>
            <w:tcPrChange w:id="3083" w:author="Aishwarya Balan" w:date="2019-02-07T12:53:00Z">
              <w:tcPr>
                <w:tcW w:w="844" w:type="pct"/>
                <w:gridSpan w:val="2"/>
              </w:tcPr>
            </w:tcPrChange>
          </w:tcPr>
          <w:p w14:paraId="2C772233" w14:textId="796F4360" w:rsidR="00F75A32" w:rsidRPr="003277C6" w:rsidDel="00370FA4" w:rsidRDefault="00F75A32" w:rsidP="00923D87">
            <w:pPr>
              <w:pStyle w:val="BodyText"/>
              <w:cnfStyle w:val="000000000000" w:firstRow="0" w:lastRow="0" w:firstColumn="0" w:lastColumn="0" w:oddVBand="0" w:evenVBand="0" w:oddHBand="0" w:evenHBand="0" w:firstRowFirstColumn="0" w:firstRowLastColumn="0" w:lastRowFirstColumn="0" w:lastRowLastColumn="0"/>
              <w:rPr>
                <w:del w:id="3084" w:author="Aishwarya Balan" w:date="2019-02-11T16:14:00Z"/>
                <w:sz w:val="18"/>
                <w:rPrChange w:id="3085" w:author="Aishwarya Balan" w:date="2019-03-04T11:52:00Z">
                  <w:rPr>
                    <w:del w:id="3086" w:author="Aishwarya Balan" w:date="2019-02-11T16:14:00Z"/>
                  </w:rPr>
                </w:rPrChange>
              </w:rPr>
            </w:pPr>
            <w:del w:id="3087" w:author="Aishwarya Balan" w:date="2019-02-11T16:14:00Z">
              <w:r w:rsidRPr="003277C6" w:rsidDel="00370FA4">
                <w:rPr>
                  <w:sz w:val="18"/>
                  <w:rPrChange w:id="3088" w:author="Aishwarya Balan" w:date="2019-03-04T11:52:00Z">
                    <w:rPr/>
                  </w:rPrChange>
                </w:rPr>
                <w:delText>From CP Maintenance</w:delText>
              </w:r>
            </w:del>
          </w:p>
        </w:tc>
        <w:tc>
          <w:tcPr>
            <w:tcW w:w="475" w:type="pct"/>
            <w:tcPrChange w:id="3089" w:author="Aishwarya Balan" w:date="2019-02-07T12:53:00Z">
              <w:tcPr>
                <w:tcW w:w="522" w:type="pct"/>
              </w:tcPr>
            </w:tcPrChange>
          </w:tcPr>
          <w:p w14:paraId="7167D97D" w14:textId="7EB560F1" w:rsidR="00F75A32" w:rsidRPr="003277C6" w:rsidDel="00370FA4" w:rsidRDefault="00F75A32" w:rsidP="00923D87">
            <w:pPr>
              <w:pStyle w:val="BodyText"/>
              <w:cnfStyle w:val="000000000000" w:firstRow="0" w:lastRow="0" w:firstColumn="0" w:lastColumn="0" w:oddVBand="0" w:evenVBand="0" w:oddHBand="0" w:evenHBand="0" w:firstRowFirstColumn="0" w:firstRowLastColumn="0" w:lastRowFirstColumn="0" w:lastRowLastColumn="0"/>
              <w:rPr>
                <w:del w:id="3090" w:author="Aishwarya Balan" w:date="2019-02-11T16:14:00Z"/>
                <w:sz w:val="18"/>
                <w:rPrChange w:id="3091" w:author="Aishwarya Balan" w:date="2019-03-04T11:52:00Z">
                  <w:rPr>
                    <w:del w:id="3092" w:author="Aishwarya Balan" w:date="2019-02-11T16:14:00Z"/>
                  </w:rPr>
                </w:rPrChange>
              </w:rPr>
            </w:pPr>
            <w:del w:id="3093" w:author="Aishwarya Balan" w:date="2019-02-11T16:14:00Z">
              <w:r w:rsidRPr="003277C6" w:rsidDel="00370FA4">
                <w:rPr>
                  <w:sz w:val="18"/>
                  <w:rPrChange w:id="3094" w:author="Aishwarya Balan" w:date="2019-03-04T11:52:00Z">
                    <w:rPr/>
                  </w:rPrChange>
                </w:rPr>
                <w:delText>Yes</w:delText>
              </w:r>
            </w:del>
          </w:p>
        </w:tc>
        <w:tc>
          <w:tcPr>
            <w:tcW w:w="1514" w:type="pct"/>
            <w:gridSpan w:val="2"/>
            <w:tcPrChange w:id="3095" w:author="Aishwarya Balan" w:date="2019-02-07T12:53:00Z">
              <w:tcPr>
                <w:tcW w:w="1664" w:type="pct"/>
                <w:gridSpan w:val="2"/>
              </w:tcPr>
            </w:tcPrChange>
          </w:tcPr>
          <w:p w14:paraId="380F7DE2" w14:textId="476FEB47" w:rsidR="00F75A32" w:rsidRPr="003277C6" w:rsidDel="00370FA4" w:rsidRDefault="00F75A32" w:rsidP="00BC6D8C">
            <w:pPr>
              <w:pStyle w:val="BodyText"/>
              <w:cnfStyle w:val="000000000000" w:firstRow="0" w:lastRow="0" w:firstColumn="0" w:lastColumn="0" w:oddVBand="0" w:evenVBand="0" w:oddHBand="0" w:evenHBand="0" w:firstRowFirstColumn="0" w:firstRowLastColumn="0" w:lastRowFirstColumn="0" w:lastRowLastColumn="0"/>
              <w:rPr>
                <w:del w:id="3096" w:author="Aishwarya Balan" w:date="2019-02-11T16:14:00Z"/>
                <w:sz w:val="18"/>
                <w:rPrChange w:id="3097" w:author="Aishwarya Balan" w:date="2019-03-04T11:52:00Z">
                  <w:rPr>
                    <w:del w:id="3098" w:author="Aishwarya Balan" w:date="2019-02-11T16:14:00Z"/>
                  </w:rPr>
                </w:rPrChange>
              </w:rPr>
            </w:pPr>
            <w:del w:id="3099" w:author="Aishwarya Balan" w:date="2019-02-11T16:14:00Z">
              <w:r w:rsidRPr="003277C6" w:rsidDel="00370FA4">
                <w:rPr>
                  <w:sz w:val="18"/>
                  <w:rPrChange w:id="3100" w:author="Aishwarya Balan" w:date="2019-03-04T11:52:00Z">
                    <w:rPr/>
                  </w:rPrChange>
                </w:rPr>
                <w:delText>This is fetched from PTM (CTRM) Master Data</w:delText>
              </w:r>
            </w:del>
          </w:p>
        </w:tc>
      </w:tr>
      <w:tr w:rsidR="00F75A32" w:rsidRPr="003277C6" w:rsidDel="00370FA4" w14:paraId="1BC572A2" w14:textId="552FA467" w:rsidTr="00F75A32">
        <w:trPr>
          <w:cnfStyle w:val="000000100000" w:firstRow="0" w:lastRow="0" w:firstColumn="0" w:lastColumn="0" w:oddVBand="0" w:evenVBand="0" w:oddHBand="1" w:evenHBand="0" w:firstRowFirstColumn="0" w:firstRowLastColumn="0" w:lastRowFirstColumn="0" w:lastRowLastColumn="0"/>
          <w:trHeight w:val="412"/>
          <w:del w:id="3101" w:author="Aishwarya Balan" w:date="2019-02-11T16:14:00Z"/>
          <w:trPrChange w:id="3102" w:author="Aishwarya Balan" w:date="2019-02-07T12:53:00Z">
            <w:trPr>
              <w:trHeight w:val="412"/>
            </w:trPr>
          </w:trPrChange>
        </w:trPr>
        <w:tc>
          <w:tcPr>
            <w:cnfStyle w:val="001000000000" w:firstRow="0" w:lastRow="0" w:firstColumn="1" w:lastColumn="0" w:oddVBand="0" w:evenVBand="0" w:oddHBand="0" w:evenHBand="0" w:firstRowFirstColumn="0" w:firstRowLastColumn="0" w:lastRowFirstColumn="0" w:lastRowLastColumn="0"/>
            <w:tcW w:w="1023" w:type="pct"/>
            <w:gridSpan w:val="2"/>
            <w:tcPrChange w:id="3103" w:author="Aishwarya Balan" w:date="2019-02-07T12:53:00Z">
              <w:tcPr>
                <w:tcW w:w="1336" w:type="pct"/>
              </w:tcPr>
            </w:tcPrChange>
          </w:tcPr>
          <w:p w14:paraId="1D33785A" w14:textId="477C59FB" w:rsidR="00F75A32" w:rsidRPr="003277C6" w:rsidDel="00370FA4" w:rsidRDefault="00F75A32" w:rsidP="00BC6D8C">
            <w:pPr>
              <w:pStyle w:val="BodyText"/>
              <w:cnfStyle w:val="001000100000" w:firstRow="0" w:lastRow="0" w:firstColumn="1" w:lastColumn="0" w:oddVBand="0" w:evenVBand="0" w:oddHBand="1" w:evenHBand="0" w:firstRowFirstColumn="0" w:firstRowLastColumn="0" w:lastRowFirstColumn="0" w:lastRowLastColumn="0"/>
              <w:rPr>
                <w:del w:id="3104" w:author="Aishwarya Balan" w:date="2019-02-11T16:14:00Z"/>
                <w:sz w:val="18"/>
                <w:rPrChange w:id="3105" w:author="Aishwarya Balan" w:date="2019-03-04T11:52:00Z">
                  <w:rPr>
                    <w:del w:id="3106" w:author="Aishwarya Balan" w:date="2019-02-11T16:14:00Z"/>
                  </w:rPr>
                </w:rPrChange>
              </w:rPr>
            </w:pPr>
            <w:del w:id="3107" w:author="Aishwarya Balan" w:date="2019-02-11T16:14:00Z">
              <w:r w:rsidRPr="003277C6" w:rsidDel="00370FA4">
                <w:rPr>
                  <w:sz w:val="18"/>
                  <w:rPrChange w:id="3108" w:author="Aishwarya Balan" w:date="2019-03-04T11:52:00Z">
                    <w:rPr/>
                  </w:rPrChange>
                </w:rPr>
                <w:delText>Credit Limit Source</w:delText>
              </w:r>
            </w:del>
          </w:p>
        </w:tc>
        <w:tc>
          <w:tcPr>
            <w:tcW w:w="448" w:type="pct"/>
            <w:tcPrChange w:id="3109" w:author="Aishwarya Balan" w:date="2019-02-07T12:53:00Z">
              <w:tcPr>
                <w:tcW w:w="1" w:type="pct"/>
                <w:gridSpan w:val="2"/>
              </w:tcPr>
            </w:tcPrChange>
          </w:tcPr>
          <w:p w14:paraId="2282520A" w14:textId="51973A81" w:rsidR="00F75A32" w:rsidRPr="003277C6" w:rsidDel="00370FA4" w:rsidRDefault="00F75A32" w:rsidP="00923D87">
            <w:pPr>
              <w:pStyle w:val="BodyText"/>
              <w:cnfStyle w:val="000000100000" w:firstRow="0" w:lastRow="0" w:firstColumn="0" w:lastColumn="0" w:oddVBand="0" w:evenVBand="0" w:oddHBand="1" w:evenHBand="0" w:firstRowFirstColumn="0" w:firstRowLastColumn="0" w:lastRowFirstColumn="0" w:lastRowLastColumn="0"/>
              <w:rPr>
                <w:del w:id="3110" w:author="Aishwarya Balan" w:date="2019-02-11T16:14:00Z"/>
                <w:sz w:val="18"/>
                <w:rPrChange w:id="3111" w:author="Aishwarya Balan" w:date="2019-03-04T11:52:00Z">
                  <w:rPr>
                    <w:del w:id="3112" w:author="Aishwarya Balan" w:date="2019-02-11T16:14:00Z"/>
                  </w:rPr>
                </w:rPrChange>
              </w:rPr>
            </w:pPr>
          </w:p>
        </w:tc>
        <w:tc>
          <w:tcPr>
            <w:tcW w:w="640" w:type="pct"/>
            <w:tcPrChange w:id="3113" w:author="Aishwarya Balan" w:date="2019-02-07T12:53:00Z">
              <w:tcPr>
                <w:tcW w:w="634" w:type="pct"/>
                <w:gridSpan w:val="2"/>
              </w:tcPr>
            </w:tcPrChange>
          </w:tcPr>
          <w:p w14:paraId="5A9CCDDD" w14:textId="37D94F76" w:rsidR="00F75A32" w:rsidRPr="003277C6" w:rsidDel="00370FA4" w:rsidRDefault="00F75A32" w:rsidP="00923D87">
            <w:pPr>
              <w:pStyle w:val="BodyText"/>
              <w:cnfStyle w:val="000000100000" w:firstRow="0" w:lastRow="0" w:firstColumn="0" w:lastColumn="0" w:oddVBand="0" w:evenVBand="0" w:oddHBand="1" w:evenHBand="0" w:firstRowFirstColumn="0" w:firstRowLastColumn="0" w:lastRowFirstColumn="0" w:lastRowLastColumn="0"/>
              <w:rPr>
                <w:del w:id="3114" w:author="Aishwarya Balan" w:date="2019-02-11T16:14:00Z"/>
                <w:sz w:val="18"/>
                <w:rPrChange w:id="3115" w:author="Aishwarya Balan" w:date="2019-03-04T11:52:00Z">
                  <w:rPr>
                    <w:del w:id="3116" w:author="Aishwarya Balan" w:date="2019-02-11T16:14:00Z"/>
                  </w:rPr>
                </w:rPrChange>
              </w:rPr>
            </w:pPr>
            <w:del w:id="3117" w:author="Aishwarya Balan" w:date="2019-02-11T16:14:00Z">
              <w:r w:rsidRPr="003277C6" w:rsidDel="00370FA4">
                <w:rPr>
                  <w:sz w:val="18"/>
                  <w:rPrChange w:id="3118" w:author="Aishwarya Balan" w:date="2019-03-04T11:52:00Z">
                    <w:rPr/>
                  </w:rPrChange>
                </w:rPr>
                <w:delText>Dropdown</w:delText>
              </w:r>
            </w:del>
          </w:p>
        </w:tc>
        <w:tc>
          <w:tcPr>
            <w:tcW w:w="899" w:type="pct"/>
            <w:gridSpan w:val="2"/>
            <w:tcPrChange w:id="3119" w:author="Aishwarya Balan" w:date="2019-02-07T12:53:00Z">
              <w:tcPr>
                <w:tcW w:w="844" w:type="pct"/>
                <w:gridSpan w:val="2"/>
              </w:tcPr>
            </w:tcPrChange>
          </w:tcPr>
          <w:p w14:paraId="4C9287D4" w14:textId="35507839" w:rsidR="00F75A32" w:rsidRPr="003277C6" w:rsidDel="00370FA4" w:rsidRDefault="00F75A32" w:rsidP="00966BF1">
            <w:pPr>
              <w:pStyle w:val="BodyText"/>
              <w:cnfStyle w:val="000000100000" w:firstRow="0" w:lastRow="0" w:firstColumn="0" w:lastColumn="0" w:oddVBand="0" w:evenVBand="0" w:oddHBand="1" w:evenHBand="0" w:firstRowFirstColumn="0" w:firstRowLastColumn="0" w:lastRowFirstColumn="0" w:lastRowLastColumn="0"/>
              <w:rPr>
                <w:del w:id="3120" w:author="Aishwarya Balan" w:date="2019-02-11T16:14:00Z"/>
                <w:sz w:val="18"/>
                <w:rPrChange w:id="3121" w:author="Aishwarya Balan" w:date="2019-03-04T11:52:00Z">
                  <w:rPr>
                    <w:del w:id="3122" w:author="Aishwarya Balan" w:date="2019-02-11T16:14:00Z"/>
                  </w:rPr>
                </w:rPrChange>
              </w:rPr>
            </w:pPr>
            <w:del w:id="3123" w:author="Aishwarya Balan" w:date="2019-02-11T16:14:00Z">
              <w:r w:rsidRPr="003277C6" w:rsidDel="00370FA4">
                <w:rPr>
                  <w:sz w:val="18"/>
                  <w:rPrChange w:id="3124" w:author="Aishwarya Balan" w:date="2019-03-04T11:52:00Z">
                    <w:rPr/>
                  </w:rPrChange>
                </w:rPr>
                <w:delText>1. Credimundi</w:delText>
              </w:r>
            </w:del>
          </w:p>
          <w:p w14:paraId="2C71A31D" w14:textId="6A1B28D3" w:rsidR="00F75A32" w:rsidRPr="003277C6" w:rsidDel="00370FA4" w:rsidRDefault="00F75A32" w:rsidP="00966BF1">
            <w:pPr>
              <w:pStyle w:val="BodyText"/>
              <w:cnfStyle w:val="000000100000" w:firstRow="0" w:lastRow="0" w:firstColumn="0" w:lastColumn="0" w:oddVBand="0" w:evenVBand="0" w:oddHBand="1" w:evenHBand="0" w:firstRowFirstColumn="0" w:firstRowLastColumn="0" w:lastRowFirstColumn="0" w:lastRowLastColumn="0"/>
              <w:rPr>
                <w:del w:id="3125" w:author="Aishwarya Balan" w:date="2019-02-11T16:14:00Z"/>
                <w:sz w:val="18"/>
                <w:rPrChange w:id="3126" w:author="Aishwarya Balan" w:date="2019-03-04T11:52:00Z">
                  <w:rPr>
                    <w:del w:id="3127" w:author="Aishwarya Balan" w:date="2019-02-11T16:14:00Z"/>
                  </w:rPr>
                </w:rPrChange>
              </w:rPr>
            </w:pPr>
            <w:del w:id="3128" w:author="Aishwarya Balan" w:date="2019-02-11T16:14:00Z">
              <w:r w:rsidRPr="003277C6" w:rsidDel="00370FA4">
                <w:rPr>
                  <w:sz w:val="18"/>
                  <w:rPrChange w:id="3129" w:author="Aishwarya Balan" w:date="2019-03-04T11:52:00Z">
                    <w:rPr/>
                  </w:rPrChange>
                </w:rPr>
                <w:delText>2. Own Risk</w:delText>
              </w:r>
            </w:del>
          </w:p>
        </w:tc>
        <w:tc>
          <w:tcPr>
            <w:tcW w:w="475" w:type="pct"/>
            <w:tcPrChange w:id="3130" w:author="Aishwarya Balan" w:date="2019-02-07T12:53:00Z">
              <w:tcPr>
                <w:tcW w:w="522" w:type="pct"/>
              </w:tcPr>
            </w:tcPrChange>
          </w:tcPr>
          <w:p w14:paraId="1E8B53DF" w14:textId="4AF410C9" w:rsidR="00F75A32" w:rsidRPr="003277C6" w:rsidDel="00370FA4" w:rsidRDefault="00F75A32" w:rsidP="00923D87">
            <w:pPr>
              <w:pStyle w:val="BodyText"/>
              <w:cnfStyle w:val="000000100000" w:firstRow="0" w:lastRow="0" w:firstColumn="0" w:lastColumn="0" w:oddVBand="0" w:evenVBand="0" w:oddHBand="1" w:evenHBand="0" w:firstRowFirstColumn="0" w:firstRowLastColumn="0" w:lastRowFirstColumn="0" w:lastRowLastColumn="0"/>
              <w:rPr>
                <w:del w:id="3131" w:author="Aishwarya Balan" w:date="2019-02-11T16:14:00Z"/>
                <w:sz w:val="18"/>
                <w:rPrChange w:id="3132" w:author="Aishwarya Balan" w:date="2019-03-04T11:52:00Z">
                  <w:rPr>
                    <w:del w:id="3133" w:author="Aishwarya Balan" w:date="2019-02-11T16:14:00Z"/>
                  </w:rPr>
                </w:rPrChange>
              </w:rPr>
            </w:pPr>
            <w:del w:id="3134" w:author="Aishwarya Balan" w:date="2019-02-11T16:14:00Z">
              <w:r w:rsidRPr="003277C6" w:rsidDel="00370FA4">
                <w:rPr>
                  <w:sz w:val="18"/>
                  <w:rPrChange w:id="3135" w:author="Aishwarya Balan" w:date="2019-03-04T11:52:00Z">
                    <w:rPr/>
                  </w:rPrChange>
                </w:rPr>
                <w:delText>Yes</w:delText>
              </w:r>
            </w:del>
          </w:p>
        </w:tc>
        <w:tc>
          <w:tcPr>
            <w:tcW w:w="1514" w:type="pct"/>
            <w:gridSpan w:val="2"/>
            <w:tcPrChange w:id="3136" w:author="Aishwarya Balan" w:date="2019-02-07T12:53:00Z">
              <w:tcPr>
                <w:tcW w:w="1664" w:type="pct"/>
                <w:gridSpan w:val="2"/>
              </w:tcPr>
            </w:tcPrChange>
          </w:tcPr>
          <w:p w14:paraId="621D5EA9" w14:textId="1034D081" w:rsidR="00F75A32" w:rsidRPr="003277C6" w:rsidDel="00370FA4" w:rsidRDefault="00F75A32" w:rsidP="00BC6D8C">
            <w:pPr>
              <w:cnfStyle w:val="000000100000" w:firstRow="0" w:lastRow="0" w:firstColumn="0" w:lastColumn="0" w:oddVBand="0" w:evenVBand="0" w:oddHBand="1" w:evenHBand="0" w:firstRowFirstColumn="0" w:firstRowLastColumn="0" w:lastRowFirstColumn="0" w:lastRowLastColumn="0"/>
              <w:rPr>
                <w:del w:id="3137" w:author="Aishwarya Balan" w:date="2019-02-11T16:14:00Z"/>
                <w:sz w:val="18"/>
                <w:szCs w:val="18"/>
                <w:rPrChange w:id="3138" w:author="Aishwarya Balan" w:date="2019-03-04T11:52:00Z">
                  <w:rPr>
                    <w:del w:id="3139" w:author="Aishwarya Balan" w:date="2019-02-11T16:14:00Z"/>
                  </w:rPr>
                </w:rPrChange>
              </w:rPr>
            </w:pPr>
          </w:p>
        </w:tc>
      </w:tr>
      <w:tr w:rsidR="00F75A32" w:rsidRPr="003277C6" w:rsidDel="00370FA4" w14:paraId="58E49BDD" w14:textId="3A1CC89A" w:rsidTr="00F75A32">
        <w:trPr>
          <w:trHeight w:val="396"/>
          <w:del w:id="3140" w:author="Aishwarya Balan" w:date="2019-02-11T16:14:00Z"/>
          <w:trPrChange w:id="3141" w:author="Aishwarya Balan" w:date="2019-02-07T12:53:00Z">
            <w:trPr>
              <w:trHeight w:val="396"/>
            </w:trPr>
          </w:trPrChange>
        </w:trPr>
        <w:tc>
          <w:tcPr>
            <w:cnfStyle w:val="001000000000" w:firstRow="0" w:lastRow="0" w:firstColumn="1" w:lastColumn="0" w:oddVBand="0" w:evenVBand="0" w:oddHBand="0" w:evenHBand="0" w:firstRowFirstColumn="0" w:firstRowLastColumn="0" w:lastRowFirstColumn="0" w:lastRowLastColumn="0"/>
            <w:tcW w:w="1023" w:type="pct"/>
            <w:gridSpan w:val="2"/>
            <w:tcPrChange w:id="3142" w:author="Aishwarya Balan" w:date="2019-02-07T12:53:00Z">
              <w:tcPr>
                <w:tcW w:w="1336" w:type="pct"/>
              </w:tcPr>
            </w:tcPrChange>
          </w:tcPr>
          <w:p w14:paraId="00CB6049" w14:textId="11DCFC95" w:rsidR="00F75A32" w:rsidRPr="003277C6" w:rsidDel="00370FA4" w:rsidRDefault="00F75A32" w:rsidP="00BC6D8C">
            <w:pPr>
              <w:pStyle w:val="BodyText"/>
              <w:rPr>
                <w:del w:id="3143" w:author="Aishwarya Balan" w:date="2019-02-11T16:14:00Z"/>
                <w:sz w:val="18"/>
                <w:rPrChange w:id="3144" w:author="Aishwarya Balan" w:date="2019-03-04T11:52:00Z">
                  <w:rPr>
                    <w:del w:id="3145" w:author="Aishwarya Balan" w:date="2019-02-11T16:14:00Z"/>
                  </w:rPr>
                </w:rPrChange>
              </w:rPr>
            </w:pPr>
            <w:del w:id="3146" w:author="Aishwarya Balan" w:date="2019-02-11T16:14:00Z">
              <w:r w:rsidRPr="003277C6" w:rsidDel="00370FA4">
                <w:rPr>
                  <w:sz w:val="18"/>
                  <w:rPrChange w:id="3147" w:author="Aishwarya Balan" w:date="2019-03-04T11:52:00Z">
                    <w:rPr/>
                  </w:rPrChange>
                </w:rPr>
                <w:delText>Credit Limit Type</w:delText>
              </w:r>
            </w:del>
          </w:p>
        </w:tc>
        <w:tc>
          <w:tcPr>
            <w:tcW w:w="448" w:type="pct"/>
            <w:tcPrChange w:id="3148" w:author="Aishwarya Balan" w:date="2019-02-07T12:53:00Z">
              <w:tcPr>
                <w:tcW w:w="1" w:type="pct"/>
                <w:gridSpan w:val="2"/>
              </w:tcPr>
            </w:tcPrChange>
          </w:tcPr>
          <w:p w14:paraId="0B84C05C" w14:textId="5C022122" w:rsidR="00F75A32" w:rsidRPr="003277C6" w:rsidDel="00370FA4" w:rsidRDefault="00F75A32" w:rsidP="00923D87">
            <w:pPr>
              <w:pStyle w:val="BodyText"/>
              <w:cnfStyle w:val="000000000000" w:firstRow="0" w:lastRow="0" w:firstColumn="0" w:lastColumn="0" w:oddVBand="0" w:evenVBand="0" w:oddHBand="0" w:evenHBand="0" w:firstRowFirstColumn="0" w:firstRowLastColumn="0" w:lastRowFirstColumn="0" w:lastRowLastColumn="0"/>
              <w:rPr>
                <w:del w:id="3149" w:author="Aishwarya Balan" w:date="2019-02-11T16:14:00Z"/>
                <w:sz w:val="18"/>
                <w:rPrChange w:id="3150" w:author="Aishwarya Balan" w:date="2019-03-04T11:52:00Z">
                  <w:rPr>
                    <w:del w:id="3151" w:author="Aishwarya Balan" w:date="2019-02-11T16:14:00Z"/>
                  </w:rPr>
                </w:rPrChange>
              </w:rPr>
            </w:pPr>
          </w:p>
        </w:tc>
        <w:tc>
          <w:tcPr>
            <w:tcW w:w="640" w:type="pct"/>
            <w:tcPrChange w:id="3152" w:author="Aishwarya Balan" w:date="2019-02-07T12:53:00Z">
              <w:tcPr>
                <w:tcW w:w="634" w:type="pct"/>
                <w:gridSpan w:val="2"/>
              </w:tcPr>
            </w:tcPrChange>
          </w:tcPr>
          <w:p w14:paraId="1539832D" w14:textId="56364629" w:rsidR="00F75A32" w:rsidRPr="003277C6" w:rsidDel="00370FA4" w:rsidRDefault="00F75A32" w:rsidP="00923D87">
            <w:pPr>
              <w:pStyle w:val="BodyText"/>
              <w:cnfStyle w:val="000000000000" w:firstRow="0" w:lastRow="0" w:firstColumn="0" w:lastColumn="0" w:oddVBand="0" w:evenVBand="0" w:oddHBand="0" w:evenHBand="0" w:firstRowFirstColumn="0" w:firstRowLastColumn="0" w:lastRowFirstColumn="0" w:lastRowLastColumn="0"/>
              <w:rPr>
                <w:del w:id="3153" w:author="Aishwarya Balan" w:date="2019-02-11T16:14:00Z"/>
                <w:sz w:val="18"/>
                <w:rPrChange w:id="3154" w:author="Aishwarya Balan" w:date="2019-03-04T11:52:00Z">
                  <w:rPr>
                    <w:del w:id="3155" w:author="Aishwarya Balan" w:date="2019-02-11T16:14:00Z"/>
                  </w:rPr>
                </w:rPrChange>
              </w:rPr>
            </w:pPr>
            <w:del w:id="3156" w:author="Aishwarya Balan" w:date="2019-02-11T16:14:00Z">
              <w:r w:rsidRPr="003277C6" w:rsidDel="00370FA4">
                <w:rPr>
                  <w:sz w:val="18"/>
                  <w:rPrChange w:id="3157" w:author="Aishwarya Balan" w:date="2019-03-04T11:52:00Z">
                    <w:rPr/>
                  </w:rPrChange>
                </w:rPr>
                <w:delText>Dropdown</w:delText>
              </w:r>
            </w:del>
          </w:p>
        </w:tc>
        <w:tc>
          <w:tcPr>
            <w:tcW w:w="899" w:type="pct"/>
            <w:gridSpan w:val="2"/>
            <w:tcPrChange w:id="3158" w:author="Aishwarya Balan" w:date="2019-02-07T12:53:00Z">
              <w:tcPr>
                <w:tcW w:w="844" w:type="pct"/>
                <w:gridSpan w:val="2"/>
              </w:tcPr>
            </w:tcPrChange>
          </w:tcPr>
          <w:p w14:paraId="5A6A00BB" w14:textId="4207F7B3" w:rsidR="00F75A32" w:rsidRPr="003277C6" w:rsidDel="00370FA4" w:rsidRDefault="00F75A32" w:rsidP="00923D87">
            <w:pPr>
              <w:pStyle w:val="BodyText"/>
              <w:spacing w:after="0"/>
              <w:cnfStyle w:val="000000000000" w:firstRow="0" w:lastRow="0" w:firstColumn="0" w:lastColumn="0" w:oddVBand="0" w:evenVBand="0" w:oddHBand="0" w:evenHBand="0" w:firstRowFirstColumn="0" w:firstRowLastColumn="0" w:lastRowFirstColumn="0" w:lastRowLastColumn="0"/>
              <w:rPr>
                <w:del w:id="3159" w:author="Aishwarya Balan" w:date="2019-02-11T16:14:00Z"/>
                <w:sz w:val="18"/>
                <w:rPrChange w:id="3160" w:author="Aishwarya Balan" w:date="2019-03-04T11:52:00Z">
                  <w:rPr>
                    <w:del w:id="3161" w:author="Aishwarya Balan" w:date="2019-02-11T16:14:00Z"/>
                  </w:rPr>
                </w:rPrChange>
              </w:rPr>
            </w:pPr>
            <w:del w:id="3162" w:author="Aishwarya Balan" w:date="2019-02-11T16:14:00Z">
              <w:r w:rsidRPr="003277C6" w:rsidDel="00370FA4">
                <w:rPr>
                  <w:sz w:val="18"/>
                  <w:rPrChange w:id="3163" w:author="Aishwarya Balan" w:date="2019-03-04T11:52:00Z">
                    <w:rPr/>
                  </w:rPrChange>
                </w:rPr>
                <w:delText>1.External Contract</w:delText>
              </w:r>
            </w:del>
          </w:p>
          <w:p w14:paraId="2FAAF1CB" w14:textId="3F4012DB" w:rsidR="00F75A32" w:rsidRPr="003277C6" w:rsidDel="00370FA4" w:rsidRDefault="00F75A32" w:rsidP="00923D87">
            <w:pPr>
              <w:pStyle w:val="BodyText"/>
              <w:spacing w:after="0"/>
              <w:cnfStyle w:val="000000000000" w:firstRow="0" w:lastRow="0" w:firstColumn="0" w:lastColumn="0" w:oddVBand="0" w:evenVBand="0" w:oddHBand="0" w:evenHBand="0" w:firstRowFirstColumn="0" w:firstRowLastColumn="0" w:lastRowFirstColumn="0" w:lastRowLastColumn="0"/>
              <w:rPr>
                <w:del w:id="3164" w:author="Aishwarya Balan" w:date="2019-02-11T16:14:00Z"/>
                <w:sz w:val="18"/>
                <w:rPrChange w:id="3165" w:author="Aishwarya Balan" w:date="2019-03-04T11:52:00Z">
                  <w:rPr>
                    <w:del w:id="3166" w:author="Aishwarya Balan" w:date="2019-02-11T16:14:00Z"/>
                  </w:rPr>
                </w:rPrChange>
              </w:rPr>
            </w:pPr>
            <w:del w:id="3167" w:author="Aishwarya Balan" w:date="2019-02-11T16:14:00Z">
              <w:r w:rsidRPr="003277C6" w:rsidDel="00370FA4">
                <w:rPr>
                  <w:sz w:val="18"/>
                  <w:rPrChange w:id="3168" w:author="Aishwarya Balan" w:date="2019-03-04T11:52:00Z">
                    <w:rPr/>
                  </w:rPrChange>
                </w:rPr>
                <w:delText>2.External Credit Limit</w:delText>
              </w:r>
            </w:del>
          </w:p>
          <w:p w14:paraId="4C0AD176" w14:textId="287C26E8" w:rsidR="00F75A32" w:rsidRPr="003277C6" w:rsidDel="00370FA4" w:rsidRDefault="00F75A32" w:rsidP="00923D87">
            <w:pPr>
              <w:pStyle w:val="BodyText"/>
              <w:spacing w:after="0"/>
              <w:cnfStyle w:val="000000000000" w:firstRow="0" w:lastRow="0" w:firstColumn="0" w:lastColumn="0" w:oddVBand="0" w:evenVBand="0" w:oddHBand="0" w:evenHBand="0" w:firstRowFirstColumn="0" w:firstRowLastColumn="0" w:lastRowFirstColumn="0" w:lastRowLastColumn="0"/>
              <w:rPr>
                <w:del w:id="3169" w:author="Aishwarya Balan" w:date="2019-02-11T16:14:00Z"/>
                <w:sz w:val="18"/>
                <w:rPrChange w:id="3170" w:author="Aishwarya Balan" w:date="2019-03-04T11:52:00Z">
                  <w:rPr>
                    <w:del w:id="3171" w:author="Aishwarya Balan" w:date="2019-02-11T16:14:00Z"/>
                  </w:rPr>
                </w:rPrChange>
              </w:rPr>
            </w:pPr>
            <w:del w:id="3172" w:author="Aishwarya Balan" w:date="2019-02-11T16:14:00Z">
              <w:r w:rsidRPr="003277C6" w:rsidDel="00370FA4">
                <w:rPr>
                  <w:sz w:val="18"/>
                  <w:rPrChange w:id="3173" w:author="Aishwarya Balan" w:date="2019-03-04T11:52:00Z">
                    <w:rPr/>
                  </w:rPrChange>
                </w:rPr>
                <w:delText>3.External Temporary</w:delText>
              </w:r>
            </w:del>
          </w:p>
          <w:p w14:paraId="5612781A" w14:textId="5696673D" w:rsidR="00F75A32" w:rsidRPr="003277C6" w:rsidDel="00370FA4" w:rsidRDefault="00F75A32" w:rsidP="00923D87">
            <w:pPr>
              <w:pStyle w:val="BodyText"/>
              <w:spacing w:after="0"/>
              <w:cnfStyle w:val="000000000000" w:firstRow="0" w:lastRow="0" w:firstColumn="0" w:lastColumn="0" w:oddVBand="0" w:evenVBand="0" w:oddHBand="0" w:evenHBand="0" w:firstRowFirstColumn="0" w:firstRowLastColumn="0" w:lastRowFirstColumn="0" w:lastRowLastColumn="0"/>
              <w:rPr>
                <w:del w:id="3174" w:author="Aishwarya Balan" w:date="2019-02-11T16:14:00Z"/>
                <w:sz w:val="18"/>
                <w:rPrChange w:id="3175" w:author="Aishwarya Balan" w:date="2019-03-04T11:52:00Z">
                  <w:rPr>
                    <w:del w:id="3176" w:author="Aishwarya Balan" w:date="2019-02-11T16:14:00Z"/>
                  </w:rPr>
                </w:rPrChange>
              </w:rPr>
            </w:pPr>
            <w:del w:id="3177" w:author="Aishwarya Balan" w:date="2019-02-11T16:14:00Z">
              <w:r w:rsidRPr="003277C6" w:rsidDel="00370FA4">
                <w:rPr>
                  <w:sz w:val="18"/>
                  <w:rPrChange w:id="3178" w:author="Aishwarya Balan" w:date="2019-03-04T11:52:00Z">
                    <w:rPr/>
                  </w:rPrChange>
                </w:rPr>
                <w:delText>4.External Top Up</w:delText>
              </w:r>
            </w:del>
          </w:p>
          <w:p w14:paraId="1D966E4A" w14:textId="14086060" w:rsidR="00F75A32" w:rsidRPr="003277C6" w:rsidDel="00370FA4" w:rsidRDefault="00F75A32" w:rsidP="00923D87">
            <w:pPr>
              <w:pStyle w:val="BodyText"/>
              <w:spacing w:after="0"/>
              <w:cnfStyle w:val="000000000000" w:firstRow="0" w:lastRow="0" w:firstColumn="0" w:lastColumn="0" w:oddVBand="0" w:evenVBand="0" w:oddHBand="0" w:evenHBand="0" w:firstRowFirstColumn="0" w:firstRowLastColumn="0" w:lastRowFirstColumn="0" w:lastRowLastColumn="0"/>
              <w:rPr>
                <w:del w:id="3179" w:author="Aishwarya Balan" w:date="2019-02-11T16:14:00Z"/>
                <w:sz w:val="18"/>
                <w:rPrChange w:id="3180" w:author="Aishwarya Balan" w:date="2019-03-04T11:52:00Z">
                  <w:rPr>
                    <w:del w:id="3181" w:author="Aishwarya Balan" w:date="2019-02-11T16:14:00Z"/>
                  </w:rPr>
                </w:rPrChange>
              </w:rPr>
            </w:pPr>
            <w:del w:id="3182" w:author="Aishwarya Balan" w:date="2019-02-11T16:14:00Z">
              <w:r w:rsidRPr="003277C6" w:rsidDel="00370FA4">
                <w:rPr>
                  <w:sz w:val="18"/>
                  <w:rPrChange w:id="3183" w:author="Aishwarya Balan" w:date="2019-03-04T11:52:00Z">
                    <w:rPr/>
                  </w:rPrChange>
                </w:rPr>
                <w:delText>5.Own Risk Limit</w:delText>
              </w:r>
            </w:del>
          </w:p>
          <w:p w14:paraId="2F11D57D" w14:textId="02EAC966" w:rsidR="00F75A32" w:rsidRPr="003277C6" w:rsidDel="00370FA4" w:rsidRDefault="00F75A32" w:rsidP="00923D87">
            <w:pPr>
              <w:pStyle w:val="BodyText"/>
              <w:spacing w:after="0"/>
              <w:cnfStyle w:val="000000000000" w:firstRow="0" w:lastRow="0" w:firstColumn="0" w:lastColumn="0" w:oddVBand="0" w:evenVBand="0" w:oddHBand="0" w:evenHBand="0" w:firstRowFirstColumn="0" w:firstRowLastColumn="0" w:lastRowFirstColumn="0" w:lastRowLastColumn="0"/>
              <w:rPr>
                <w:del w:id="3184" w:author="Aishwarya Balan" w:date="2019-02-11T16:14:00Z"/>
                <w:sz w:val="18"/>
                <w:rPrChange w:id="3185" w:author="Aishwarya Balan" w:date="2019-03-04T11:52:00Z">
                  <w:rPr>
                    <w:del w:id="3186" w:author="Aishwarya Balan" w:date="2019-02-11T16:14:00Z"/>
                  </w:rPr>
                </w:rPrChange>
              </w:rPr>
            </w:pPr>
            <w:del w:id="3187" w:author="Aishwarya Balan" w:date="2019-02-11T16:14:00Z">
              <w:r w:rsidRPr="003277C6" w:rsidDel="00370FA4">
                <w:rPr>
                  <w:sz w:val="18"/>
                  <w:rPrChange w:id="3188" w:author="Aishwarya Balan" w:date="2019-03-04T11:52:00Z">
                    <w:rPr/>
                  </w:rPrChange>
                </w:rPr>
                <w:delText>6.Own Risk Contract</w:delText>
              </w:r>
            </w:del>
          </w:p>
        </w:tc>
        <w:tc>
          <w:tcPr>
            <w:tcW w:w="475" w:type="pct"/>
            <w:tcPrChange w:id="3189" w:author="Aishwarya Balan" w:date="2019-02-07T12:53:00Z">
              <w:tcPr>
                <w:tcW w:w="522" w:type="pct"/>
              </w:tcPr>
            </w:tcPrChange>
          </w:tcPr>
          <w:p w14:paraId="5A37F69F" w14:textId="30AA9006" w:rsidR="00F75A32" w:rsidRPr="003277C6" w:rsidDel="00370FA4" w:rsidRDefault="00F75A32" w:rsidP="00923D87">
            <w:pPr>
              <w:pStyle w:val="BodyText"/>
              <w:cnfStyle w:val="000000000000" w:firstRow="0" w:lastRow="0" w:firstColumn="0" w:lastColumn="0" w:oddVBand="0" w:evenVBand="0" w:oddHBand="0" w:evenHBand="0" w:firstRowFirstColumn="0" w:firstRowLastColumn="0" w:lastRowFirstColumn="0" w:lastRowLastColumn="0"/>
              <w:rPr>
                <w:del w:id="3190" w:author="Aishwarya Balan" w:date="2019-02-11T16:14:00Z"/>
                <w:sz w:val="18"/>
                <w:rPrChange w:id="3191" w:author="Aishwarya Balan" w:date="2019-03-04T11:52:00Z">
                  <w:rPr>
                    <w:del w:id="3192" w:author="Aishwarya Balan" w:date="2019-02-11T16:14:00Z"/>
                  </w:rPr>
                </w:rPrChange>
              </w:rPr>
            </w:pPr>
            <w:del w:id="3193" w:author="Aishwarya Balan" w:date="2019-02-11T16:14:00Z">
              <w:r w:rsidRPr="003277C6" w:rsidDel="00370FA4">
                <w:rPr>
                  <w:sz w:val="18"/>
                  <w:rPrChange w:id="3194" w:author="Aishwarya Balan" w:date="2019-03-04T11:52:00Z">
                    <w:rPr/>
                  </w:rPrChange>
                </w:rPr>
                <w:delText>Yes</w:delText>
              </w:r>
            </w:del>
          </w:p>
        </w:tc>
        <w:tc>
          <w:tcPr>
            <w:tcW w:w="1514" w:type="pct"/>
            <w:gridSpan w:val="2"/>
            <w:tcPrChange w:id="3195" w:author="Aishwarya Balan" w:date="2019-02-07T12:53:00Z">
              <w:tcPr>
                <w:tcW w:w="1664" w:type="pct"/>
                <w:gridSpan w:val="2"/>
              </w:tcPr>
            </w:tcPrChange>
          </w:tcPr>
          <w:p w14:paraId="2FFD2647" w14:textId="009F237C" w:rsidR="00F75A32" w:rsidRPr="003277C6" w:rsidDel="00370FA4" w:rsidRDefault="00F75A32" w:rsidP="00966BF1">
            <w:pPr>
              <w:pStyle w:val="ListParagraph"/>
              <w:numPr>
                <w:ilvl w:val="0"/>
                <w:numId w:val="38"/>
              </w:numPr>
              <w:cnfStyle w:val="000000000000" w:firstRow="0" w:lastRow="0" w:firstColumn="0" w:lastColumn="0" w:oddVBand="0" w:evenVBand="0" w:oddHBand="0" w:evenHBand="0" w:firstRowFirstColumn="0" w:firstRowLastColumn="0" w:lastRowFirstColumn="0" w:lastRowLastColumn="0"/>
              <w:rPr>
                <w:del w:id="3196" w:author="Aishwarya Balan" w:date="2019-02-11T16:14:00Z"/>
                <w:sz w:val="18"/>
                <w:rPrChange w:id="3197" w:author="Aishwarya Balan" w:date="2019-03-04T11:52:00Z">
                  <w:rPr>
                    <w:del w:id="3198" w:author="Aishwarya Balan" w:date="2019-02-11T16:14:00Z"/>
                  </w:rPr>
                </w:rPrChange>
              </w:rPr>
            </w:pPr>
            <w:del w:id="3199" w:author="Aishwarya Balan" w:date="2019-02-11T16:14:00Z">
              <w:r w:rsidRPr="003277C6" w:rsidDel="00370FA4">
                <w:rPr>
                  <w:sz w:val="18"/>
                  <w:rPrChange w:id="3200" w:author="Aishwarya Balan" w:date="2019-03-04T11:52:00Z">
                    <w:rPr/>
                  </w:rPrChange>
                </w:rPr>
                <w:delText>When Credit Limit Source = Credimundi is selected, available values are External Contract, External Credit Limit, External Temporary, External Top Up</w:delText>
              </w:r>
            </w:del>
          </w:p>
          <w:p w14:paraId="1DB23694" w14:textId="03E66E29" w:rsidR="00F75A32" w:rsidRPr="003277C6" w:rsidDel="00370FA4" w:rsidRDefault="00F75A32" w:rsidP="00966BF1">
            <w:pPr>
              <w:pStyle w:val="ListParagraph"/>
              <w:numPr>
                <w:ilvl w:val="0"/>
                <w:numId w:val="38"/>
              </w:numPr>
              <w:cnfStyle w:val="000000000000" w:firstRow="0" w:lastRow="0" w:firstColumn="0" w:lastColumn="0" w:oddVBand="0" w:evenVBand="0" w:oddHBand="0" w:evenHBand="0" w:firstRowFirstColumn="0" w:firstRowLastColumn="0" w:lastRowFirstColumn="0" w:lastRowLastColumn="0"/>
              <w:rPr>
                <w:del w:id="3201" w:author="Aishwarya Balan" w:date="2019-02-11T16:14:00Z"/>
                <w:sz w:val="18"/>
                <w:rPrChange w:id="3202" w:author="Aishwarya Balan" w:date="2019-03-04T11:52:00Z">
                  <w:rPr>
                    <w:del w:id="3203" w:author="Aishwarya Balan" w:date="2019-02-11T16:14:00Z"/>
                  </w:rPr>
                </w:rPrChange>
              </w:rPr>
            </w:pPr>
            <w:del w:id="3204" w:author="Aishwarya Balan" w:date="2019-02-11T16:14:00Z">
              <w:r w:rsidRPr="003277C6" w:rsidDel="00370FA4">
                <w:rPr>
                  <w:sz w:val="18"/>
                  <w:rPrChange w:id="3205" w:author="Aishwarya Balan" w:date="2019-03-04T11:52:00Z">
                    <w:rPr/>
                  </w:rPrChange>
                </w:rPr>
                <w:delText>When Credit Limit Source = Own Risk, available values will be Own Risk Limit, Own Risk Contract</w:delText>
              </w:r>
            </w:del>
          </w:p>
        </w:tc>
      </w:tr>
      <w:tr w:rsidR="00F75A32" w:rsidRPr="003277C6" w:rsidDel="00370FA4" w14:paraId="3656C81E" w14:textId="5388554C" w:rsidTr="00F75A32">
        <w:trPr>
          <w:cnfStyle w:val="000000100000" w:firstRow="0" w:lastRow="0" w:firstColumn="0" w:lastColumn="0" w:oddVBand="0" w:evenVBand="0" w:oddHBand="1" w:evenHBand="0" w:firstRowFirstColumn="0" w:firstRowLastColumn="0" w:lastRowFirstColumn="0" w:lastRowLastColumn="0"/>
          <w:trHeight w:val="971"/>
          <w:del w:id="3206" w:author="Aishwarya Balan" w:date="2019-02-11T16:14:00Z"/>
          <w:trPrChange w:id="3207" w:author="Aishwarya Balan" w:date="2019-02-07T12:53:00Z">
            <w:trPr>
              <w:trHeight w:val="971"/>
            </w:trPr>
          </w:trPrChange>
        </w:trPr>
        <w:tc>
          <w:tcPr>
            <w:cnfStyle w:val="001000000000" w:firstRow="0" w:lastRow="0" w:firstColumn="1" w:lastColumn="0" w:oddVBand="0" w:evenVBand="0" w:oddHBand="0" w:evenHBand="0" w:firstRowFirstColumn="0" w:firstRowLastColumn="0" w:lastRowFirstColumn="0" w:lastRowLastColumn="0"/>
            <w:tcW w:w="1023" w:type="pct"/>
            <w:gridSpan w:val="2"/>
            <w:tcPrChange w:id="3208" w:author="Aishwarya Balan" w:date="2019-02-07T12:53:00Z">
              <w:tcPr>
                <w:tcW w:w="1336" w:type="pct"/>
              </w:tcPr>
            </w:tcPrChange>
          </w:tcPr>
          <w:p w14:paraId="553C4DCB" w14:textId="6381DEE1" w:rsidR="00F75A32" w:rsidRPr="003277C6" w:rsidDel="00370FA4" w:rsidRDefault="00F75A32" w:rsidP="00BC6D8C">
            <w:pPr>
              <w:pStyle w:val="BodyText"/>
              <w:cnfStyle w:val="001000100000" w:firstRow="0" w:lastRow="0" w:firstColumn="1" w:lastColumn="0" w:oddVBand="0" w:evenVBand="0" w:oddHBand="1" w:evenHBand="0" w:firstRowFirstColumn="0" w:firstRowLastColumn="0" w:lastRowFirstColumn="0" w:lastRowLastColumn="0"/>
              <w:rPr>
                <w:del w:id="3209" w:author="Aishwarya Balan" w:date="2019-02-11T16:14:00Z"/>
                <w:sz w:val="18"/>
                <w:rPrChange w:id="3210" w:author="Aishwarya Balan" w:date="2019-03-04T11:52:00Z">
                  <w:rPr>
                    <w:del w:id="3211" w:author="Aishwarya Balan" w:date="2019-02-11T16:14:00Z"/>
                  </w:rPr>
                </w:rPrChange>
              </w:rPr>
            </w:pPr>
            <w:del w:id="3212" w:author="Aishwarya Balan" w:date="2019-02-11T16:14:00Z">
              <w:r w:rsidRPr="003277C6" w:rsidDel="00370FA4">
                <w:rPr>
                  <w:sz w:val="18"/>
                  <w:rPrChange w:id="3213" w:author="Aishwarya Balan" w:date="2019-03-04T11:52:00Z">
                    <w:rPr/>
                  </w:rPrChange>
                </w:rPr>
                <w:delText>From Period</w:delText>
              </w:r>
            </w:del>
          </w:p>
        </w:tc>
        <w:tc>
          <w:tcPr>
            <w:tcW w:w="448" w:type="pct"/>
            <w:tcPrChange w:id="3214" w:author="Aishwarya Balan" w:date="2019-02-07T12:53:00Z">
              <w:tcPr>
                <w:tcW w:w="1" w:type="pct"/>
                <w:gridSpan w:val="2"/>
              </w:tcPr>
            </w:tcPrChange>
          </w:tcPr>
          <w:p w14:paraId="2F6A92A4" w14:textId="0DE03BD9" w:rsidR="00F75A32" w:rsidRPr="003277C6" w:rsidDel="00370FA4" w:rsidRDefault="00F75A32" w:rsidP="00BC6D8C">
            <w:pPr>
              <w:pStyle w:val="BodyText"/>
              <w:cnfStyle w:val="000000100000" w:firstRow="0" w:lastRow="0" w:firstColumn="0" w:lastColumn="0" w:oddVBand="0" w:evenVBand="0" w:oddHBand="1" w:evenHBand="0" w:firstRowFirstColumn="0" w:firstRowLastColumn="0" w:lastRowFirstColumn="0" w:lastRowLastColumn="0"/>
              <w:rPr>
                <w:del w:id="3215" w:author="Aishwarya Balan" w:date="2019-02-11T16:14:00Z"/>
                <w:sz w:val="18"/>
                <w:rPrChange w:id="3216" w:author="Aishwarya Balan" w:date="2019-03-04T11:52:00Z">
                  <w:rPr>
                    <w:del w:id="3217" w:author="Aishwarya Balan" w:date="2019-02-11T16:14:00Z"/>
                  </w:rPr>
                </w:rPrChange>
              </w:rPr>
            </w:pPr>
          </w:p>
        </w:tc>
        <w:tc>
          <w:tcPr>
            <w:tcW w:w="640" w:type="pct"/>
            <w:tcPrChange w:id="3218" w:author="Aishwarya Balan" w:date="2019-02-07T12:53:00Z">
              <w:tcPr>
                <w:tcW w:w="634" w:type="pct"/>
                <w:gridSpan w:val="2"/>
              </w:tcPr>
            </w:tcPrChange>
          </w:tcPr>
          <w:p w14:paraId="05813CCA" w14:textId="54C5691E" w:rsidR="00F75A32" w:rsidRPr="003277C6" w:rsidDel="00370FA4" w:rsidRDefault="00F75A32" w:rsidP="00BC6D8C">
            <w:pPr>
              <w:pStyle w:val="BodyText"/>
              <w:cnfStyle w:val="000000100000" w:firstRow="0" w:lastRow="0" w:firstColumn="0" w:lastColumn="0" w:oddVBand="0" w:evenVBand="0" w:oddHBand="1" w:evenHBand="0" w:firstRowFirstColumn="0" w:firstRowLastColumn="0" w:lastRowFirstColumn="0" w:lastRowLastColumn="0"/>
              <w:rPr>
                <w:del w:id="3219" w:author="Aishwarya Balan" w:date="2019-02-11T16:14:00Z"/>
                <w:sz w:val="18"/>
                <w:rPrChange w:id="3220" w:author="Aishwarya Balan" w:date="2019-03-04T11:52:00Z">
                  <w:rPr>
                    <w:del w:id="3221" w:author="Aishwarya Balan" w:date="2019-02-11T16:14:00Z"/>
                  </w:rPr>
                </w:rPrChange>
              </w:rPr>
            </w:pPr>
            <w:del w:id="3222" w:author="Aishwarya Balan" w:date="2019-02-11T16:14:00Z">
              <w:r w:rsidRPr="003277C6" w:rsidDel="00370FA4">
                <w:rPr>
                  <w:sz w:val="18"/>
                  <w:rPrChange w:id="3223" w:author="Aishwarya Balan" w:date="2019-03-04T11:52:00Z">
                    <w:rPr/>
                  </w:rPrChange>
                </w:rPr>
                <w:delText>D</w:delText>
              </w:r>
            </w:del>
            <w:del w:id="3224" w:author="Aishwarya Balan" w:date="2019-02-07T12:51:00Z">
              <w:r w:rsidRPr="003277C6" w:rsidDel="00F75A32">
                <w:rPr>
                  <w:sz w:val="18"/>
                  <w:rPrChange w:id="3225" w:author="Aishwarya Balan" w:date="2019-03-04T11:52:00Z">
                    <w:rPr/>
                  </w:rPrChange>
                </w:rPr>
                <w:delText>ate</w:delText>
              </w:r>
            </w:del>
          </w:p>
          <w:p w14:paraId="4A05D544" w14:textId="345E97BD" w:rsidR="00F75A32" w:rsidRPr="003277C6" w:rsidDel="00370FA4" w:rsidRDefault="00F75A32" w:rsidP="00BC6D8C">
            <w:pPr>
              <w:pStyle w:val="BodyText"/>
              <w:cnfStyle w:val="000000100000" w:firstRow="0" w:lastRow="0" w:firstColumn="0" w:lastColumn="0" w:oddVBand="0" w:evenVBand="0" w:oddHBand="1" w:evenHBand="0" w:firstRowFirstColumn="0" w:firstRowLastColumn="0" w:lastRowFirstColumn="0" w:lastRowLastColumn="0"/>
              <w:rPr>
                <w:del w:id="3226" w:author="Aishwarya Balan" w:date="2019-02-11T16:14:00Z"/>
                <w:sz w:val="18"/>
                <w:rPrChange w:id="3227" w:author="Aishwarya Balan" w:date="2019-03-04T11:52:00Z">
                  <w:rPr>
                    <w:del w:id="3228" w:author="Aishwarya Balan" w:date="2019-02-11T16:14:00Z"/>
                  </w:rPr>
                </w:rPrChange>
              </w:rPr>
            </w:pPr>
          </w:p>
        </w:tc>
        <w:tc>
          <w:tcPr>
            <w:tcW w:w="899" w:type="pct"/>
            <w:gridSpan w:val="2"/>
            <w:tcPrChange w:id="3229" w:author="Aishwarya Balan" w:date="2019-02-07T12:53:00Z">
              <w:tcPr>
                <w:tcW w:w="844" w:type="pct"/>
                <w:gridSpan w:val="2"/>
              </w:tcPr>
            </w:tcPrChange>
          </w:tcPr>
          <w:p w14:paraId="5CD38145" w14:textId="2BF00075" w:rsidR="00F75A32" w:rsidRPr="003277C6" w:rsidDel="00370FA4" w:rsidRDefault="00F75A32" w:rsidP="00BC6D8C">
            <w:pPr>
              <w:pStyle w:val="BodyText"/>
              <w:cnfStyle w:val="000000100000" w:firstRow="0" w:lastRow="0" w:firstColumn="0" w:lastColumn="0" w:oddVBand="0" w:evenVBand="0" w:oddHBand="1" w:evenHBand="0" w:firstRowFirstColumn="0" w:firstRowLastColumn="0" w:lastRowFirstColumn="0" w:lastRowLastColumn="0"/>
              <w:rPr>
                <w:del w:id="3230" w:author="Aishwarya Balan" w:date="2019-02-11T16:14:00Z"/>
                <w:sz w:val="18"/>
                <w:rPrChange w:id="3231" w:author="Aishwarya Balan" w:date="2019-03-04T11:52:00Z">
                  <w:rPr>
                    <w:del w:id="3232" w:author="Aishwarya Balan" w:date="2019-02-11T16:14:00Z"/>
                  </w:rPr>
                </w:rPrChange>
              </w:rPr>
            </w:pPr>
          </w:p>
        </w:tc>
        <w:tc>
          <w:tcPr>
            <w:tcW w:w="475" w:type="pct"/>
            <w:tcPrChange w:id="3233" w:author="Aishwarya Balan" w:date="2019-02-07T12:53:00Z">
              <w:tcPr>
                <w:tcW w:w="522" w:type="pct"/>
              </w:tcPr>
            </w:tcPrChange>
          </w:tcPr>
          <w:p w14:paraId="39131FAA" w14:textId="25790EA7" w:rsidR="00F75A32" w:rsidRPr="003277C6" w:rsidDel="00370FA4" w:rsidRDefault="00F75A32" w:rsidP="00923D87">
            <w:pPr>
              <w:pStyle w:val="BodyText"/>
              <w:cnfStyle w:val="000000100000" w:firstRow="0" w:lastRow="0" w:firstColumn="0" w:lastColumn="0" w:oddVBand="0" w:evenVBand="0" w:oddHBand="1" w:evenHBand="0" w:firstRowFirstColumn="0" w:firstRowLastColumn="0" w:lastRowFirstColumn="0" w:lastRowLastColumn="0"/>
              <w:rPr>
                <w:del w:id="3234" w:author="Aishwarya Balan" w:date="2019-02-11T16:14:00Z"/>
                <w:sz w:val="18"/>
                <w:rPrChange w:id="3235" w:author="Aishwarya Balan" w:date="2019-03-04T11:52:00Z">
                  <w:rPr>
                    <w:del w:id="3236" w:author="Aishwarya Balan" w:date="2019-02-11T16:14:00Z"/>
                  </w:rPr>
                </w:rPrChange>
              </w:rPr>
            </w:pPr>
            <w:del w:id="3237" w:author="Aishwarya Balan" w:date="2019-02-11T16:14:00Z">
              <w:r w:rsidRPr="003277C6" w:rsidDel="00370FA4">
                <w:rPr>
                  <w:sz w:val="18"/>
                  <w:rPrChange w:id="3238" w:author="Aishwarya Balan" w:date="2019-03-04T11:52:00Z">
                    <w:rPr/>
                  </w:rPrChange>
                </w:rPr>
                <w:delText>Conditional</w:delText>
              </w:r>
            </w:del>
          </w:p>
        </w:tc>
        <w:tc>
          <w:tcPr>
            <w:tcW w:w="1514" w:type="pct"/>
            <w:gridSpan w:val="2"/>
            <w:tcPrChange w:id="3239" w:author="Aishwarya Balan" w:date="2019-02-07T12:53:00Z">
              <w:tcPr>
                <w:tcW w:w="1664" w:type="pct"/>
                <w:gridSpan w:val="2"/>
              </w:tcPr>
            </w:tcPrChange>
          </w:tcPr>
          <w:p w14:paraId="2DB2904E" w14:textId="533FD983" w:rsidR="00F75A32" w:rsidRPr="003277C6" w:rsidDel="00370FA4" w:rsidRDefault="00F75A32" w:rsidP="00923D87">
            <w:pPr>
              <w:pStyle w:val="BodyText"/>
              <w:cnfStyle w:val="000000100000" w:firstRow="0" w:lastRow="0" w:firstColumn="0" w:lastColumn="0" w:oddVBand="0" w:evenVBand="0" w:oddHBand="1" w:evenHBand="0" w:firstRowFirstColumn="0" w:firstRowLastColumn="0" w:lastRowFirstColumn="0" w:lastRowLastColumn="0"/>
              <w:rPr>
                <w:del w:id="3240" w:author="Aishwarya Balan" w:date="2019-02-11T16:14:00Z"/>
                <w:sz w:val="18"/>
                <w:rPrChange w:id="3241" w:author="Aishwarya Balan" w:date="2019-03-04T11:52:00Z">
                  <w:rPr>
                    <w:del w:id="3242" w:author="Aishwarya Balan" w:date="2019-02-11T16:14:00Z"/>
                  </w:rPr>
                </w:rPrChange>
              </w:rPr>
            </w:pPr>
            <w:del w:id="3243" w:author="Aishwarya Balan" w:date="2019-02-11T16:14:00Z">
              <w:r w:rsidRPr="003277C6" w:rsidDel="00370FA4">
                <w:rPr>
                  <w:sz w:val="18"/>
                  <w:rPrChange w:id="3244" w:author="Aishwarya Balan" w:date="2019-03-04T11:52:00Z">
                    <w:rPr/>
                  </w:rPrChange>
                </w:rPr>
                <w:delText>Mandatory when Credit Limit Type = External Temporary</w:delText>
              </w:r>
            </w:del>
          </w:p>
        </w:tc>
      </w:tr>
      <w:tr w:rsidR="00F75A32" w:rsidRPr="003277C6" w:rsidDel="00370FA4" w14:paraId="50B16B4E" w14:textId="01ABD92C" w:rsidTr="00F75A32">
        <w:trPr>
          <w:trHeight w:val="396"/>
          <w:del w:id="3245" w:author="Aishwarya Balan" w:date="2019-02-11T16:14:00Z"/>
          <w:trPrChange w:id="3246" w:author="Aishwarya Balan" w:date="2019-02-07T12:53:00Z">
            <w:trPr>
              <w:trHeight w:val="396"/>
            </w:trPr>
          </w:trPrChange>
        </w:trPr>
        <w:tc>
          <w:tcPr>
            <w:cnfStyle w:val="001000000000" w:firstRow="0" w:lastRow="0" w:firstColumn="1" w:lastColumn="0" w:oddVBand="0" w:evenVBand="0" w:oddHBand="0" w:evenHBand="0" w:firstRowFirstColumn="0" w:firstRowLastColumn="0" w:lastRowFirstColumn="0" w:lastRowLastColumn="0"/>
            <w:tcW w:w="1023" w:type="pct"/>
            <w:gridSpan w:val="2"/>
            <w:tcPrChange w:id="3247" w:author="Aishwarya Balan" w:date="2019-02-07T12:53:00Z">
              <w:tcPr>
                <w:tcW w:w="1336" w:type="pct"/>
              </w:tcPr>
            </w:tcPrChange>
          </w:tcPr>
          <w:p w14:paraId="3A480130" w14:textId="372FCC23" w:rsidR="00F75A32" w:rsidRPr="003277C6" w:rsidDel="00370FA4" w:rsidRDefault="00F75A32" w:rsidP="00BC6D8C">
            <w:pPr>
              <w:pStyle w:val="BodyText"/>
              <w:rPr>
                <w:del w:id="3248" w:author="Aishwarya Balan" w:date="2019-02-11T16:14:00Z"/>
                <w:sz w:val="18"/>
                <w:rPrChange w:id="3249" w:author="Aishwarya Balan" w:date="2019-03-04T11:52:00Z">
                  <w:rPr>
                    <w:del w:id="3250" w:author="Aishwarya Balan" w:date="2019-02-11T16:14:00Z"/>
                  </w:rPr>
                </w:rPrChange>
              </w:rPr>
            </w:pPr>
            <w:del w:id="3251" w:author="Aishwarya Balan" w:date="2019-02-11T16:14:00Z">
              <w:r w:rsidRPr="003277C6" w:rsidDel="00370FA4">
                <w:rPr>
                  <w:sz w:val="18"/>
                  <w:rPrChange w:id="3252" w:author="Aishwarya Balan" w:date="2019-03-04T11:52:00Z">
                    <w:rPr/>
                  </w:rPrChange>
                </w:rPr>
                <w:delText>To Period</w:delText>
              </w:r>
            </w:del>
          </w:p>
        </w:tc>
        <w:tc>
          <w:tcPr>
            <w:tcW w:w="448" w:type="pct"/>
            <w:tcPrChange w:id="3253" w:author="Aishwarya Balan" w:date="2019-02-07T12:53:00Z">
              <w:tcPr>
                <w:tcW w:w="1" w:type="pct"/>
                <w:gridSpan w:val="2"/>
              </w:tcPr>
            </w:tcPrChange>
          </w:tcPr>
          <w:p w14:paraId="5B741FE3" w14:textId="6E90E97C" w:rsidR="00F75A32" w:rsidRPr="003277C6" w:rsidDel="00370FA4" w:rsidRDefault="00F75A32" w:rsidP="00BC6D8C">
            <w:pPr>
              <w:pStyle w:val="BodyText"/>
              <w:cnfStyle w:val="000000000000" w:firstRow="0" w:lastRow="0" w:firstColumn="0" w:lastColumn="0" w:oddVBand="0" w:evenVBand="0" w:oddHBand="0" w:evenHBand="0" w:firstRowFirstColumn="0" w:firstRowLastColumn="0" w:lastRowFirstColumn="0" w:lastRowLastColumn="0"/>
              <w:rPr>
                <w:del w:id="3254" w:author="Aishwarya Balan" w:date="2019-02-11T16:14:00Z"/>
                <w:sz w:val="18"/>
                <w:rPrChange w:id="3255" w:author="Aishwarya Balan" w:date="2019-03-04T11:52:00Z">
                  <w:rPr>
                    <w:del w:id="3256" w:author="Aishwarya Balan" w:date="2019-02-11T16:14:00Z"/>
                  </w:rPr>
                </w:rPrChange>
              </w:rPr>
            </w:pPr>
          </w:p>
        </w:tc>
        <w:tc>
          <w:tcPr>
            <w:tcW w:w="640" w:type="pct"/>
            <w:tcPrChange w:id="3257" w:author="Aishwarya Balan" w:date="2019-02-07T12:53:00Z">
              <w:tcPr>
                <w:tcW w:w="634" w:type="pct"/>
                <w:gridSpan w:val="2"/>
              </w:tcPr>
            </w:tcPrChange>
          </w:tcPr>
          <w:p w14:paraId="7762638E" w14:textId="28EE804E" w:rsidR="00F75A32" w:rsidRPr="003277C6" w:rsidDel="00370FA4" w:rsidRDefault="00F75A32" w:rsidP="00BC6D8C">
            <w:pPr>
              <w:pStyle w:val="BodyText"/>
              <w:cnfStyle w:val="000000000000" w:firstRow="0" w:lastRow="0" w:firstColumn="0" w:lastColumn="0" w:oddVBand="0" w:evenVBand="0" w:oddHBand="0" w:evenHBand="0" w:firstRowFirstColumn="0" w:firstRowLastColumn="0" w:lastRowFirstColumn="0" w:lastRowLastColumn="0"/>
              <w:rPr>
                <w:del w:id="3258" w:author="Aishwarya Balan" w:date="2019-02-11T16:14:00Z"/>
                <w:sz w:val="18"/>
                <w:rPrChange w:id="3259" w:author="Aishwarya Balan" w:date="2019-03-04T11:52:00Z">
                  <w:rPr>
                    <w:del w:id="3260" w:author="Aishwarya Balan" w:date="2019-02-11T16:14:00Z"/>
                  </w:rPr>
                </w:rPrChange>
              </w:rPr>
            </w:pPr>
            <w:del w:id="3261" w:author="Aishwarya Balan" w:date="2019-02-11T16:14:00Z">
              <w:r w:rsidRPr="003277C6" w:rsidDel="00370FA4">
                <w:rPr>
                  <w:sz w:val="18"/>
                  <w:rPrChange w:id="3262" w:author="Aishwarya Balan" w:date="2019-03-04T11:52:00Z">
                    <w:rPr/>
                  </w:rPrChange>
                </w:rPr>
                <w:delText>D</w:delText>
              </w:r>
            </w:del>
            <w:del w:id="3263" w:author="Aishwarya Balan" w:date="2019-02-07T12:51:00Z">
              <w:r w:rsidRPr="003277C6" w:rsidDel="00F75A32">
                <w:rPr>
                  <w:sz w:val="18"/>
                  <w:rPrChange w:id="3264" w:author="Aishwarya Balan" w:date="2019-03-04T11:52:00Z">
                    <w:rPr/>
                  </w:rPrChange>
                </w:rPr>
                <w:delText>ate</w:delText>
              </w:r>
            </w:del>
          </w:p>
        </w:tc>
        <w:tc>
          <w:tcPr>
            <w:tcW w:w="899" w:type="pct"/>
            <w:gridSpan w:val="2"/>
            <w:tcPrChange w:id="3265" w:author="Aishwarya Balan" w:date="2019-02-07T12:53:00Z">
              <w:tcPr>
                <w:tcW w:w="844" w:type="pct"/>
                <w:gridSpan w:val="2"/>
              </w:tcPr>
            </w:tcPrChange>
          </w:tcPr>
          <w:p w14:paraId="1492259E" w14:textId="60BCEC5A" w:rsidR="00F75A32" w:rsidRPr="003277C6" w:rsidDel="00370FA4" w:rsidRDefault="00F75A32" w:rsidP="00BC6D8C">
            <w:pPr>
              <w:pStyle w:val="BodyText"/>
              <w:cnfStyle w:val="000000000000" w:firstRow="0" w:lastRow="0" w:firstColumn="0" w:lastColumn="0" w:oddVBand="0" w:evenVBand="0" w:oddHBand="0" w:evenHBand="0" w:firstRowFirstColumn="0" w:firstRowLastColumn="0" w:lastRowFirstColumn="0" w:lastRowLastColumn="0"/>
              <w:rPr>
                <w:del w:id="3266" w:author="Aishwarya Balan" w:date="2019-02-11T16:14:00Z"/>
                <w:sz w:val="18"/>
                <w:rPrChange w:id="3267" w:author="Aishwarya Balan" w:date="2019-03-04T11:52:00Z">
                  <w:rPr>
                    <w:del w:id="3268" w:author="Aishwarya Balan" w:date="2019-02-11T16:14:00Z"/>
                  </w:rPr>
                </w:rPrChange>
              </w:rPr>
            </w:pPr>
          </w:p>
        </w:tc>
        <w:tc>
          <w:tcPr>
            <w:tcW w:w="475" w:type="pct"/>
            <w:tcPrChange w:id="3269" w:author="Aishwarya Balan" w:date="2019-02-07T12:53:00Z">
              <w:tcPr>
                <w:tcW w:w="522" w:type="pct"/>
              </w:tcPr>
            </w:tcPrChange>
          </w:tcPr>
          <w:p w14:paraId="45B9C895" w14:textId="61DF22B8" w:rsidR="00F75A32" w:rsidRPr="003277C6" w:rsidDel="00370FA4" w:rsidRDefault="00F75A32" w:rsidP="00923D87">
            <w:pPr>
              <w:pStyle w:val="BodyText"/>
              <w:cnfStyle w:val="000000000000" w:firstRow="0" w:lastRow="0" w:firstColumn="0" w:lastColumn="0" w:oddVBand="0" w:evenVBand="0" w:oddHBand="0" w:evenHBand="0" w:firstRowFirstColumn="0" w:firstRowLastColumn="0" w:lastRowFirstColumn="0" w:lastRowLastColumn="0"/>
              <w:rPr>
                <w:del w:id="3270" w:author="Aishwarya Balan" w:date="2019-02-11T16:14:00Z"/>
                <w:sz w:val="18"/>
                <w:rPrChange w:id="3271" w:author="Aishwarya Balan" w:date="2019-03-04T11:52:00Z">
                  <w:rPr>
                    <w:del w:id="3272" w:author="Aishwarya Balan" w:date="2019-02-11T16:14:00Z"/>
                  </w:rPr>
                </w:rPrChange>
              </w:rPr>
            </w:pPr>
            <w:del w:id="3273" w:author="Aishwarya Balan" w:date="2019-02-11T16:14:00Z">
              <w:r w:rsidRPr="003277C6" w:rsidDel="00370FA4">
                <w:rPr>
                  <w:sz w:val="18"/>
                  <w:rPrChange w:id="3274" w:author="Aishwarya Balan" w:date="2019-03-04T11:52:00Z">
                    <w:rPr/>
                  </w:rPrChange>
                </w:rPr>
                <w:delText>Conditional</w:delText>
              </w:r>
            </w:del>
          </w:p>
        </w:tc>
        <w:tc>
          <w:tcPr>
            <w:tcW w:w="1514" w:type="pct"/>
            <w:gridSpan w:val="2"/>
            <w:tcPrChange w:id="3275" w:author="Aishwarya Balan" w:date="2019-02-07T12:53:00Z">
              <w:tcPr>
                <w:tcW w:w="1664" w:type="pct"/>
                <w:gridSpan w:val="2"/>
              </w:tcPr>
            </w:tcPrChange>
          </w:tcPr>
          <w:p w14:paraId="0350E016" w14:textId="087167E8" w:rsidR="00F75A32" w:rsidRPr="003277C6" w:rsidDel="00370FA4" w:rsidRDefault="00F75A32" w:rsidP="00BC6D8C">
            <w:pPr>
              <w:pStyle w:val="BodyText"/>
              <w:cnfStyle w:val="000000000000" w:firstRow="0" w:lastRow="0" w:firstColumn="0" w:lastColumn="0" w:oddVBand="0" w:evenVBand="0" w:oddHBand="0" w:evenHBand="0" w:firstRowFirstColumn="0" w:firstRowLastColumn="0" w:lastRowFirstColumn="0" w:lastRowLastColumn="0"/>
              <w:rPr>
                <w:del w:id="3276" w:author="Aishwarya Balan" w:date="2019-02-11T16:14:00Z"/>
                <w:sz w:val="18"/>
                <w:rPrChange w:id="3277" w:author="Aishwarya Balan" w:date="2019-03-04T11:52:00Z">
                  <w:rPr>
                    <w:del w:id="3278" w:author="Aishwarya Balan" w:date="2019-02-11T16:14:00Z"/>
                  </w:rPr>
                </w:rPrChange>
              </w:rPr>
            </w:pPr>
            <w:del w:id="3279" w:author="Aishwarya Balan" w:date="2019-02-11T16:14:00Z">
              <w:r w:rsidRPr="003277C6" w:rsidDel="00370FA4">
                <w:rPr>
                  <w:sz w:val="18"/>
                  <w:rPrChange w:id="3280" w:author="Aishwarya Balan" w:date="2019-03-04T11:52:00Z">
                    <w:rPr/>
                  </w:rPrChange>
                </w:rPr>
                <w:delText>To Period cannot be less than From Period</w:delText>
              </w:r>
            </w:del>
          </w:p>
        </w:tc>
      </w:tr>
      <w:tr w:rsidR="00F75A32" w:rsidRPr="003277C6" w:rsidDel="00370FA4" w14:paraId="4DBFB9A6" w14:textId="76A7567C" w:rsidTr="00F75A32">
        <w:trPr>
          <w:cnfStyle w:val="000000100000" w:firstRow="0" w:lastRow="0" w:firstColumn="0" w:lastColumn="0" w:oddVBand="0" w:evenVBand="0" w:oddHBand="1" w:evenHBand="0" w:firstRowFirstColumn="0" w:firstRowLastColumn="0" w:lastRowFirstColumn="0" w:lastRowLastColumn="0"/>
          <w:trHeight w:val="396"/>
          <w:del w:id="3281" w:author="Aishwarya Balan" w:date="2019-02-11T16:14:00Z"/>
          <w:trPrChange w:id="3282" w:author="Aishwarya Balan" w:date="2019-02-07T12:53:00Z">
            <w:trPr>
              <w:trHeight w:val="396"/>
            </w:trPr>
          </w:trPrChange>
        </w:trPr>
        <w:tc>
          <w:tcPr>
            <w:cnfStyle w:val="001000000000" w:firstRow="0" w:lastRow="0" w:firstColumn="1" w:lastColumn="0" w:oddVBand="0" w:evenVBand="0" w:oddHBand="0" w:evenHBand="0" w:firstRowFirstColumn="0" w:firstRowLastColumn="0" w:lastRowFirstColumn="0" w:lastRowLastColumn="0"/>
            <w:tcW w:w="1023" w:type="pct"/>
            <w:gridSpan w:val="2"/>
            <w:tcPrChange w:id="3283" w:author="Aishwarya Balan" w:date="2019-02-07T12:53:00Z">
              <w:tcPr>
                <w:tcW w:w="1336" w:type="pct"/>
              </w:tcPr>
            </w:tcPrChange>
          </w:tcPr>
          <w:p w14:paraId="416E7BD6" w14:textId="61BBDF31" w:rsidR="00F75A32" w:rsidRPr="003277C6" w:rsidDel="00370FA4" w:rsidRDefault="00F75A32" w:rsidP="00BC6D8C">
            <w:pPr>
              <w:pStyle w:val="BodyText"/>
              <w:cnfStyle w:val="001000100000" w:firstRow="0" w:lastRow="0" w:firstColumn="1" w:lastColumn="0" w:oddVBand="0" w:evenVBand="0" w:oddHBand="1" w:evenHBand="0" w:firstRowFirstColumn="0" w:firstRowLastColumn="0" w:lastRowFirstColumn="0" w:lastRowLastColumn="0"/>
              <w:rPr>
                <w:del w:id="3284" w:author="Aishwarya Balan" w:date="2019-02-11T16:14:00Z"/>
                <w:sz w:val="18"/>
                <w:rPrChange w:id="3285" w:author="Aishwarya Balan" w:date="2019-03-04T11:52:00Z">
                  <w:rPr>
                    <w:del w:id="3286" w:author="Aishwarya Balan" w:date="2019-02-11T16:14:00Z"/>
                  </w:rPr>
                </w:rPrChange>
              </w:rPr>
            </w:pPr>
            <w:del w:id="3287" w:author="Aishwarya Balan" w:date="2019-02-11T16:14:00Z">
              <w:r w:rsidRPr="003277C6" w:rsidDel="00370FA4">
                <w:rPr>
                  <w:sz w:val="18"/>
                  <w:rPrChange w:id="3288" w:author="Aishwarya Balan" w:date="2019-03-04T11:52:00Z">
                    <w:rPr/>
                  </w:rPrChange>
                </w:rPr>
                <w:delText>Amount</w:delText>
              </w:r>
            </w:del>
          </w:p>
        </w:tc>
        <w:tc>
          <w:tcPr>
            <w:tcW w:w="448" w:type="pct"/>
            <w:tcPrChange w:id="3289" w:author="Aishwarya Balan" w:date="2019-02-07T12:53:00Z">
              <w:tcPr>
                <w:tcW w:w="1" w:type="pct"/>
                <w:gridSpan w:val="2"/>
              </w:tcPr>
            </w:tcPrChange>
          </w:tcPr>
          <w:p w14:paraId="1D7B1879" w14:textId="422B4625" w:rsidR="00F75A32" w:rsidRPr="003277C6" w:rsidDel="00370FA4" w:rsidRDefault="00F75A32" w:rsidP="00BC6D8C">
            <w:pPr>
              <w:pStyle w:val="BodyText"/>
              <w:cnfStyle w:val="000000100000" w:firstRow="0" w:lastRow="0" w:firstColumn="0" w:lastColumn="0" w:oddVBand="0" w:evenVBand="0" w:oddHBand="1" w:evenHBand="0" w:firstRowFirstColumn="0" w:firstRowLastColumn="0" w:lastRowFirstColumn="0" w:lastRowLastColumn="0"/>
              <w:rPr>
                <w:del w:id="3290" w:author="Aishwarya Balan" w:date="2019-02-11T16:14:00Z"/>
                <w:sz w:val="18"/>
                <w:rPrChange w:id="3291" w:author="Aishwarya Balan" w:date="2019-03-04T11:52:00Z">
                  <w:rPr>
                    <w:del w:id="3292" w:author="Aishwarya Balan" w:date="2019-02-11T16:14:00Z"/>
                  </w:rPr>
                </w:rPrChange>
              </w:rPr>
            </w:pPr>
          </w:p>
        </w:tc>
        <w:tc>
          <w:tcPr>
            <w:tcW w:w="640" w:type="pct"/>
            <w:tcPrChange w:id="3293" w:author="Aishwarya Balan" w:date="2019-02-07T12:53:00Z">
              <w:tcPr>
                <w:tcW w:w="634" w:type="pct"/>
                <w:gridSpan w:val="2"/>
              </w:tcPr>
            </w:tcPrChange>
          </w:tcPr>
          <w:p w14:paraId="46918BD2" w14:textId="4ECDA769" w:rsidR="00F75A32" w:rsidRPr="003277C6" w:rsidDel="00370FA4" w:rsidRDefault="00F75A32" w:rsidP="00BC6D8C">
            <w:pPr>
              <w:pStyle w:val="BodyText"/>
              <w:cnfStyle w:val="000000100000" w:firstRow="0" w:lastRow="0" w:firstColumn="0" w:lastColumn="0" w:oddVBand="0" w:evenVBand="0" w:oddHBand="1" w:evenHBand="0" w:firstRowFirstColumn="0" w:firstRowLastColumn="0" w:lastRowFirstColumn="0" w:lastRowLastColumn="0"/>
              <w:rPr>
                <w:del w:id="3294" w:author="Aishwarya Balan" w:date="2019-02-11T16:14:00Z"/>
                <w:sz w:val="18"/>
                <w:rPrChange w:id="3295" w:author="Aishwarya Balan" w:date="2019-03-04T11:52:00Z">
                  <w:rPr>
                    <w:del w:id="3296" w:author="Aishwarya Balan" w:date="2019-02-11T16:14:00Z"/>
                  </w:rPr>
                </w:rPrChange>
              </w:rPr>
            </w:pPr>
            <w:del w:id="3297" w:author="Aishwarya Balan" w:date="2019-02-07T12:52:00Z">
              <w:r w:rsidRPr="003277C6" w:rsidDel="00F75A32">
                <w:rPr>
                  <w:sz w:val="18"/>
                  <w:rPrChange w:id="3298" w:author="Aishwarya Balan" w:date="2019-03-04T11:52:00Z">
                    <w:rPr/>
                  </w:rPrChange>
                </w:rPr>
                <w:delText>Number</w:delText>
              </w:r>
            </w:del>
          </w:p>
        </w:tc>
        <w:tc>
          <w:tcPr>
            <w:tcW w:w="899" w:type="pct"/>
            <w:gridSpan w:val="2"/>
            <w:tcPrChange w:id="3299" w:author="Aishwarya Balan" w:date="2019-02-07T12:53:00Z">
              <w:tcPr>
                <w:tcW w:w="844" w:type="pct"/>
                <w:gridSpan w:val="2"/>
              </w:tcPr>
            </w:tcPrChange>
          </w:tcPr>
          <w:p w14:paraId="58ADD147" w14:textId="429C493A" w:rsidR="00F75A32" w:rsidRPr="003277C6" w:rsidDel="00370FA4" w:rsidRDefault="00F75A32" w:rsidP="00BC6D8C">
            <w:pPr>
              <w:pStyle w:val="BodyText"/>
              <w:cnfStyle w:val="000000100000" w:firstRow="0" w:lastRow="0" w:firstColumn="0" w:lastColumn="0" w:oddVBand="0" w:evenVBand="0" w:oddHBand="1" w:evenHBand="0" w:firstRowFirstColumn="0" w:firstRowLastColumn="0" w:lastRowFirstColumn="0" w:lastRowLastColumn="0"/>
              <w:rPr>
                <w:del w:id="3300" w:author="Aishwarya Balan" w:date="2019-02-11T16:14:00Z"/>
                <w:sz w:val="18"/>
                <w:rPrChange w:id="3301" w:author="Aishwarya Balan" w:date="2019-03-04T11:52:00Z">
                  <w:rPr>
                    <w:del w:id="3302" w:author="Aishwarya Balan" w:date="2019-02-11T16:14:00Z"/>
                  </w:rPr>
                </w:rPrChange>
              </w:rPr>
            </w:pPr>
          </w:p>
        </w:tc>
        <w:tc>
          <w:tcPr>
            <w:tcW w:w="475" w:type="pct"/>
            <w:tcPrChange w:id="3303" w:author="Aishwarya Balan" w:date="2019-02-07T12:53:00Z">
              <w:tcPr>
                <w:tcW w:w="522" w:type="pct"/>
              </w:tcPr>
            </w:tcPrChange>
          </w:tcPr>
          <w:p w14:paraId="1F427067" w14:textId="48C31EB5" w:rsidR="00F75A32" w:rsidRPr="003277C6" w:rsidDel="00370FA4" w:rsidRDefault="00F75A32" w:rsidP="00923D87">
            <w:pPr>
              <w:pStyle w:val="BodyText"/>
              <w:cnfStyle w:val="000000100000" w:firstRow="0" w:lastRow="0" w:firstColumn="0" w:lastColumn="0" w:oddVBand="0" w:evenVBand="0" w:oddHBand="1" w:evenHBand="0" w:firstRowFirstColumn="0" w:firstRowLastColumn="0" w:lastRowFirstColumn="0" w:lastRowLastColumn="0"/>
              <w:rPr>
                <w:del w:id="3304" w:author="Aishwarya Balan" w:date="2019-02-11T16:14:00Z"/>
                <w:sz w:val="18"/>
                <w:rPrChange w:id="3305" w:author="Aishwarya Balan" w:date="2019-03-04T11:52:00Z">
                  <w:rPr>
                    <w:del w:id="3306" w:author="Aishwarya Balan" w:date="2019-02-11T16:14:00Z"/>
                  </w:rPr>
                </w:rPrChange>
              </w:rPr>
            </w:pPr>
            <w:del w:id="3307" w:author="Aishwarya Balan" w:date="2019-02-11T16:14:00Z">
              <w:r w:rsidRPr="003277C6" w:rsidDel="00370FA4">
                <w:rPr>
                  <w:sz w:val="18"/>
                  <w:rPrChange w:id="3308" w:author="Aishwarya Balan" w:date="2019-03-04T11:52:00Z">
                    <w:rPr/>
                  </w:rPrChange>
                </w:rPr>
                <w:delText>Yes</w:delText>
              </w:r>
            </w:del>
          </w:p>
        </w:tc>
        <w:tc>
          <w:tcPr>
            <w:tcW w:w="1514" w:type="pct"/>
            <w:gridSpan w:val="2"/>
            <w:tcPrChange w:id="3309" w:author="Aishwarya Balan" w:date="2019-02-07T12:53:00Z">
              <w:tcPr>
                <w:tcW w:w="1664" w:type="pct"/>
                <w:gridSpan w:val="2"/>
              </w:tcPr>
            </w:tcPrChange>
          </w:tcPr>
          <w:p w14:paraId="52DEF091" w14:textId="007DD6D5" w:rsidR="00F75A32" w:rsidRPr="003277C6" w:rsidDel="00370FA4" w:rsidRDefault="00F75A32" w:rsidP="00BC6D8C">
            <w:pPr>
              <w:pStyle w:val="BodyText"/>
              <w:cnfStyle w:val="000000100000" w:firstRow="0" w:lastRow="0" w:firstColumn="0" w:lastColumn="0" w:oddVBand="0" w:evenVBand="0" w:oddHBand="1" w:evenHBand="0" w:firstRowFirstColumn="0" w:firstRowLastColumn="0" w:lastRowFirstColumn="0" w:lastRowLastColumn="0"/>
              <w:rPr>
                <w:del w:id="3310" w:author="Aishwarya Balan" w:date="2019-02-11T16:14:00Z"/>
                <w:sz w:val="18"/>
                <w:rPrChange w:id="3311" w:author="Aishwarya Balan" w:date="2019-03-04T11:52:00Z">
                  <w:rPr>
                    <w:del w:id="3312" w:author="Aishwarya Balan" w:date="2019-02-11T16:14:00Z"/>
                  </w:rPr>
                </w:rPrChange>
              </w:rPr>
            </w:pPr>
          </w:p>
        </w:tc>
      </w:tr>
      <w:tr w:rsidR="00F75A32" w:rsidRPr="003277C6" w:rsidDel="00370FA4" w14:paraId="26FBEA2B" w14:textId="4C0B58C6" w:rsidTr="00F75A32">
        <w:trPr>
          <w:trHeight w:val="396"/>
          <w:del w:id="3313" w:author="Aishwarya Balan" w:date="2019-02-11T16:14:00Z"/>
          <w:trPrChange w:id="3314" w:author="Aishwarya Balan" w:date="2019-02-07T12:53:00Z">
            <w:trPr>
              <w:trHeight w:val="396"/>
            </w:trPr>
          </w:trPrChange>
        </w:trPr>
        <w:tc>
          <w:tcPr>
            <w:cnfStyle w:val="001000000000" w:firstRow="0" w:lastRow="0" w:firstColumn="1" w:lastColumn="0" w:oddVBand="0" w:evenVBand="0" w:oddHBand="0" w:evenHBand="0" w:firstRowFirstColumn="0" w:firstRowLastColumn="0" w:lastRowFirstColumn="0" w:lastRowLastColumn="0"/>
            <w:tcW w:w="1023" w:type="pct"/>
            <w:gridSpan w:val="2"/>
            <w:tcPrChange w:id="3315" w:author="Aishwarya Balan" w:date="2019-02-07T12:53:00Z">
              <w:tcPr>
                <w:tcW w:w="1336" w:type="pct"/>
              </w:tcPr>
            </w:tcPrChange>
          </w:tcPr>
          <w:p w14:paraId="4F420060" w14:textId="7FCE06BA" w:rsidR="00F75A32" w:rsidRPr="003277C6" w:rsidDel="00370FA4" w:rsidRDefault="00F75A32" w:rsidP="00BC6D8C">
            <w:pPr>
              <w:pStyle w:val="BodyText"/>
              <w:rPr>
                <w:del w:id="3316" w:author="Aishwarya Balan" w:date="2019-02-11T16:14:00Z"/>
                <w:sz w:val="18"/>
                <w:rPrChange w:id="3317" w:author="Aishwarya Balan" w:date="2019-03-04T11:52:00Z">
                  <w:rPr>
                    <w:del w:id="3318" w:author="Aishwarya Balan" w:date="2019-02-11T16:14:00Z"/>
                  </w:rPr>
                </w:rPrChange>
              </w:rPr>
            </w:pPr>
            <w:del w:id="3319" w:author="Aishwarya Balan" w:date="2019-02-11T16:14:00Z">
              <w:r w:rsidRPr="003277C6" w:rsidDel="00370FA4">
                <w:rPr>
                  <w:sz w:val="18"/>
                  <w:rPrChange w:id="3320" w:author="Aishwarya Balan" w:date="2019-03-04T11:52:00Z">
                    <w:rPr/>
                  </w:rPrChange>
                </w:rPr>
                <w:delText>Limit Status</w:delText>
              </w:r>
            </w:del>
          </w:p>
        </w:tc>
        <w:tc>
          <w:tcPr>
            <w:tcW w:w="448" w:type="pct"/>
            <w:tcPrChange w:id="3321" w:author="Aishwarya Balan" w:date="2019-02-07T12:53:00Z">
              <w:tcPr>
                <w:tcW w:w="1" w:type="pct"/>
                <w:gridSpan w:val="2"/>
              </w:tcPr>
            </w:tcPrChange>
          </w:tcPr>
          <w:p w14:paraId="772A2E8C" w14:textId="776DD553" w:rsidR="00F75A32" w:rsidRPr="003277C6" w:rsidDel="00370FA4" w:rsidRDefault="00F75A32" w:rsidP="00BC6D8C">
            <w:pPr>
              <w:pStyle w:val="BodyText"/>
              <w:cnfStyle w:val="000000000000" w:firstRow="0" w:lastRow="0" w:firstColumn="0" w:lastColumn="0" w:oddVBand="0" w:evenVBand="0" w:oddHBand="0" w:evenHBand="0" w:firstRowFirstColumn="0" w:firstRowLastColumn="0" w:lastRowFirstColumn="0" w:lastRowLastColumn="0"/>
              <w:rPr>
                <w:del w:id="3322" w:author="Aishwarya Balan" w:date="2019-02-11T16:14:00Z"/>
                <w:sz w:val="18"/>
                <w:rPrChange w:id="3323" w:author="Aishwarya Balan" w:date="2019-03-04T11:52:00Z">
                  <w:rPr>
                    <w:del w:id="3324" w:author="Aishwarya Balan" w:date="2019-02-11T16:14:00Z"/>
                  </w:rPr>
                </w:rPrChange>
              </w:rPr>
            </w:pPr>
          </w:p>
        </w:tc>
        <w:tc>
          <w:tcPr>
            <w:tcW w:w="640" w:type="pct"/>
            <w:tcPrChange w:id="3325" w:author="Aishwarya Balan" w:date="2019-02-07T12:53:00Z">
              <w:tcPr>
                <w:tcW w:w="634" w:type="pct"/>
                <w:gridSpan w:val="2"/>
              </w:tcPr>
            </w:tcPrChange>
          </w:tcPr>
          <w:p w14:paraId="3215525F" w14:textId="016F76A2" w:rsidR="00F75A32" w:rsidRPr="003277C6" w:rsidDel="00370FA4" w:rsidRDefault="00F75A32" w:rsidP="00BC6D8C">
            <w:pPr>
              <w:pStyle w:val="BodyText"/>
              <w:cnfStyle w:val="000000000000" w:firstRow="0" w:lastRow="0" w:firstColumn="0" w:lastColumn="0" w:oddVBand="0" w:evenVBand="0" w:oddHBand="0" w:evenHBand="0" w:firstRowFirstColumn="0" w:firstRowLastColumn="0" w:lastRowFirstColumn="0" w:lastRowLastColumn="0"/>
              <w:rPr>
                <w:del w:id="3326" w:author="Aishwarya Balan" w:date="2019-02-11T16:14:00Z"/>
                <w:sz w:val="18"/>
                <w:rPrChange w:id="3327" w:author="Aishwarya Balan" w:date="2019-03-04T11:52:00Z">
                  <w:rPr>
                    <w:del w:id="3328" w:author="Aishwarya Balan" w:date="2019-02-11T16:14:00Z"/>
                  </w:rPr>
                </w:rPrChange>
              </w:rPr>
            </w:pPr>
            <w:del w:id="3329" w:author="Aishwarya Balan" w:date="2019-02-11T16:14:00Z">
              <w:r w:rsidRPr="003277C6" w:rsidDel="00370FA4">
                <w:rPr>
                  <w:sz w:val="18"/>
                  <w:rPrChange w:id="3330" w:author="Aishwarya Balan" w:date="2019-03-04T11:52:00Z">
                    <w:rPr/>
                  </w:rPrChange>
                </w:rPr>
                <w:delText>Dropdown</w:delText>
              </w:r>
            </w:del>
          </w:p>
        </w:tc>
        <w:tc>
          <w:tcPr>
            <w:tcW w:w="899" w:type="pct"/>
            <w:gridSpan w:val="2"/>
            <w:tcPrChange w:id="3331" w:author="Aishwarya Balan" w:date="2019-02-07T12:53:00Z">
              <w:tcPr>
                <w:tcW w:w="844" w:type="pct"/>
                <w:gridSpan w:val="2"/>
              </w:tcPr>
            </w:tcPrChange>
          </w:tcPr>
          <w:p w14:paraId="7705C4C6" w14:textId="694E7FCC" w:rsidR="00F75A32" w:rsidRPr="003277C6" w:rsidDel="00370FA4" w:rsidRDefault="00F75A32" w:rsidP="00BC6D8C">
            <w:pPr>
              <w:pStyle w:val="BodyText"/>
              <w:cnfStyle w:val="000000000000" w:firstRow="0" w:lastRow="0" w:firstColumn="0" w:lastColumn="0" w:oddVBand="0" w:evenVBand="0" w:oddHBand="0" w:evenHBand="0" w:firstRowFirstColumn="0" w:firstRowLastColumn="0" w:lastRowFirstColumn="0" w:lastRowLastColumn="0"/>
              <w:rPr>
                <w:del w:id="3332" w:author="Aishwarya Balan" w:date="2019-02-11T16:14:00Z"/>
                <w:sz w:val="18"/>
                <w:rPrChange w:id="3333" w:author="Aishwarya Balan" w:date="2019-03-04T11:52:00Z">
                  <w:rPr>
                    <w:del w:id="3334" w:author="Aishwarya Balan" w:date="2019-02-11T16:14:00Z"/>
                  </w:rPr>
                </w:rPrChange>
              </w:rPr>
            </w:pPr>
            <w:del w:id="3335" w:author="Aishwarya Balan" w:date="2019-02-11T16:14:00Z">
              <w:r w:rsidRPr="003277C6" w:rsidDel="00370FA4">
                <w:rPr>
                  <w:sz w:val="18"/>
                  <w:rPrChange w:id="3336" w:author="Aishwarya Balan" w:date="2019-03-04T11:52:00Z">
                    <w:rPr/>
                  </w:rPrChange>
                </w:rPr>
                <w:delText>Active</w:delText>
              </w:r>
            </w:del>
          </w:p>
          <w:p w14:paraId="335ADDF6" w14:textId="54CB41F6" w:rsidR="00F75A32" w:rsidRPr="003277C6" w:rsidDel="00370FA4" w:rsidRDefault="00F75A32" w:rsidP="00BC6D8C">
            <w:pPr>
              <w:pStyle w:val="BodyText"/>
              <w:cnfStyle w:val="000000000000" w:firstRow="0" w:lastRow="0" w:firstColumn="0" w:lastColumn="0" w:oddVBand="0" w:evenVBand="0" w:oddHBand="0" w:evenHBand="0" w:firstRowFirstColumn="0" w:firstRowLastColumn="0" w:lastRowFirstColumn="0" w:lastRowLastColumn="0"/>
              <w:rPr>
                <w:del w:id="3337" w:author="Aishwarya Balan" w:date="2019-02-11T16:14:00Z"/>
                <w:sz w:val="18"/>
                <w:rPrChange w:id="3338" w:author="Aishwarya Balan" w:date="2019-03-04T11:52:00Z">
                  <w:rPr>
                    <w:del w:id="3339" w:author="Aishwarya Balan" w:date="2019-02-11T16:14:00Z"/>
                  </w:rPr>
                </w:rPrChange>
              </w:rPr>
            </w:pPr>
            <w:del w:id="3340" w:author="Aishwarya Balan" w:date="2019-02-11T16:14:00Z">
              <w:r w:rsidRPr="003277C6" w:rsidDel="00370FA4">
                <w:rPr>
                  <w:sz w:val="18"/>
                  <w:rPrChange w:id="3341" w:author="Aishwarya Balan" w:date="2019-03-04T11:52:00Z">
                    <w:rPr/>
                  </w:rPrChange>
                </w:rPr>
                <w:delText>Inactive</w:delText>
              </w:r>
            </w:del>
          </w:p>
        </w:tc>
        <w:tc>
          <w:tcPr>
            <w:tcW w:w="475" w:type="pct"/>
            <w:tcPrChange w:id="3342" w:author="Aishwarya Balan" w:date="2019-02-07T12:53:00Z">
              <w:tcPr>
                <w:tcW w:w="522" w:type="pct"/>
              </w:tcPr>
            </w:tcPrChange>
          </w:tcPr>
          <w:p w14:paraId="4001EDED" w14:textId="7D9995AA" w:rsidR="00F75A32" w:rsidRPr="003277C6" w:rsidDel="00370FA4" w:rsidRDefault="00F75A32" w:rsidP="00923D87">
            <w:pPr>
              <w:pStyle w:val="BodyText"/>
              <w:cnfStyle w:val="000000000000" w:firstRow="0" w:lastRow="0" w:firstColumn="0" w:lastColumn="0" w:oddVBand="0" w:evenVBand="0" w:oddHBand="0" w:evenHBand="0" w:firstRowFirstColumn="0" w:firstRowLastColumn="0" w:lastRowFirstColumn="0" w:lastRowLastColumn="0"/>
              <w:rPr>
                <w:del w:id="3343" w:author="Aishwarya Balan" w:date="2019-02-11T16:14:00Z"/>
                <w:sz w:val="18"/>
                <w:rPrChange w:id="3344" w:author="Aishwarya Balan" w:date="2019-03-04T11:52:00Z">
                  <w:rPr>
                    <w:del w:id="3345" w:author="Aishwarya Balan" w:date="2019-02-11T16:14:00Z"/>
                  </w:rPr>
                </w:rPrChange>
              </w:rPr>
            </w:pPr>
            <w:del w:id="3346" w:author="Aishwarya Balan" w:date="2019-02-11T16:14:00Z">
              <w:r w:rsidRPr="003277C6" w:rsidDel="00370FA4">
                <w:rPr>
                  <w:sz w:val="18"/>
                  <w:rPrChange w:id="3347" w:author="Aishwarya Balan" w:date="2019-03-04T11:52:00Z">
                    <w:rPr/>
                  </w:rPrChange>
                </w:rPr>
                <w:delText>Yes</w:delText>
              </w:r>
            </w:del>
          </w:p>
        </w:tc>
        <w:tc>
          <w:tcPr>
            <w:tcW w:w="1514" w:type="pct"/>
            <w:gridSpan w:val="2"/>
            <w:tcPrChange w:id="3348" w:author="Aishwarya Balan" w:date="2019-02-07T12:53:00Z">
              <w:tcPr>
                <w:tcW w:w="1664" w:type="pct"/>
                <w:gridSpan w:val="2"/>
              </w:tcPr>
            </w:tcPrChange>
          </w:tcPr>
          <w:p w14:paraId="2511627C" w14:textId="5B119198" w:rsidR="00F75A32" w:rsidRPr="003277C6" w:rsidDel="00370FA4" w:rsidRDefault="00F75A32" w:rsidP="00BC6D8C">
            <w:pPr>
              <w:pStyle w:val="BodyText"/>
              <w:cnfStyle w:val="000000000000" w:firstRow="0" w:lastRow="0" w:firstColumn="0" w:lastColumn="0" w:oddVBand="0" w:evenVBand="0" w:oddHBand="0" w:evenHBand="0" w:firstRowFirstColumn="0" w:firstRowLastColumn="0" w:lastRowFirstColumn="0" w:lastRowLastColumn="0"/>
              <w:rPr>
                <w:del w:id="3349" w:author="Aishwarya Balan" w:date="2019-02-11T16:14:00Z"/>
                <w:sz w:val="18"/>
                <w:rPrChange w:id="3350" w:author="Aishwarya Balan" w:date="2019-03-04T11:52:00Z">
                  <w:rPr>
                    <w:del w:id="3351" w:author="Aishwarya Balan" w:date="2019-02-11T16:14:00Z"/>
                  </w:rPr>
                </w:rPrChange>
              </w:rPr>
            </w:pPr>
            <w:del w:id="3352" w:author="Aishwarya Balan" w:date="2019-02-11T16:14:00Z">
              <w:r w:rsidRPr="003277C6" w:rsidDel="00370FA4">
                <w:rPr>
                  <w:sz w:val="18"/>
                  <w:rPrChange w:id="3353" w:author="Aishwarya Balan" w:date="2019-03-04T11:52:00Z">
                    <w:rPr/>
                  </w:rPrChange>
                </w:rPr>
                <w:delText>By default value will be set to Active</w:delText>
              </w:r>
            </w:del>
          </w:p>
        </w:tc>
      </w:tr>
      <w:tr w:rsidR="00F75A32" w:rsidRPr="003277C6" w:rsidDel="00370FA4" w14:paraId="367088D1" w14:textId="77A2953A" w:rsidTr="00F75A32">
        <w:trPr>
          <w:cnfStyle w:val="000000100000" w:firstRow="0" w:lastRow="0" w:firstColumn="0" w:lastColumn="0" w:oddVBand="0" w:evenVBand="0" w:oddHBand="1" w:evenHBand="0" w:firstRowFirstColumn="0" w:firstRowLastColumn="0" w:lastRowFirstColumn="0" w:lastRowLastColumn="0"/>
          <w:trHeight w:val="396"/>
          <w:del w:id="3354" w:author="Aishwarya Balan" w:date="2019-02-11T16:14:00Z"/>
          <w:trPrChange w:id="3355" w:author="Aishwarya Balan" w:date="2019-02-07T12:53:00Z">
            <w:trPr>
              <w:trHeight w:val="396"/>
            </w:trPr>
          </w:trPrChange>
        </w:trPr>
        <w:tc>
          <w:tcPr>
            <w:cnfStyle w:val="001000000000" w:firstRow="0" w:lastRow="0" w:firstColumn="1" w:lastColumn="0" w:oddVBand="0" w:evenVBand="0" w:oddHBand="0" w:evenHBand="0" w:firstRowFirstColumn="0" w:firstRowLastColumn="0" w:lastRowFirstColumn="0" w:lastRowLastColumn="0"/>
            <w:tcW w:w="1023" w:type="pct"/>
            <w:gridSpan w:val="2"/>
            <w:tcPrChange w:id="3356" w:author="Aishwarya Balan" w:date="2019-02-07T12:53:00Z">
              <w:tcPr>
                <w:tcW w:w="1336" w:type="pct"/>
              </w:tcPr>
            </w:tcPrChange>
          </w:tcPr>
          <w:p w14:paraId="29533329" w14:textId="04DC1005" w:rsidR="00F75A32" w:rsidRPr="003277C6" w:rsidDel="00370FA4" w:rsidRDefault="00F75A32" w:rsidP="00BC6D8C">
            <w:pPr>
              <w:pStyle w:val="BodyText"/>
              <w:cnfStyle w:val="001000100000" w:firstRow="0" w:lastRow="0" w:firstColumn="1" w:lastColumn="0" w:oddVBand="0" w:evenVBand="0" w:oddHBand="1" w:evenHBand="0" w:firstRowFirstColumn="0" w:firstRowLastColumn="0" w:lastRowFirstColumn="0" w:lastRowLastColumn="0"/>
              <w:rPr>
                <w:del w:id="3357" w:author="Aishwarya Balan" w:date="2019-02-11T16:14:00Z"/>
                <w:sz w:val="18"/>
                <w:rPrChange w:id="3358" w:author="Aishwarya Balan" w:date="2019-03-04T11:52:00Z">
                  <w:rPr>
                    <w:del w:id="3359" w:author="Aishwarya Balan" w:date="2019-02-11T16:14:00Z"/>
                  </w:rPr>
                </w:rPrChange>
              </w:rPr>
            </w:pPr>
            <w:del w:id="3360" w:author="Aishwarya Balan" w:date="2019-02-11T16:14:00Z">
              <w:r w:rsidRPr="003277C6" w:rsidDel="00370FA4">
                <w:rPr>
                  <w:sz w:val="18"/>
                  <w:rPrChange w:id="3361" w:author="Aishwarya Balan" w:date="2019-03-04T11:52:00Z">
                    <w:rPr/>
                  </w:rPrChange>
                </w:rPr>
                <w:delText>Reference No.</w:delText>
              </w:r>
            </w:del>
          </w:p>
        </w:tc>
        <w:tc>
          <w:tcPr>
            <w:tcW w:w="448" w:type="pct"/>
            <w:tcPrChange w:id="3362" w:author="Aishwarya Balan" w:date="2019-02-07T12:53:00Z">
              <w:tcPr>
                <w:tcW w:w="1" w:type="pct"/>
                <w:gridSpan w:val="2"/>
              </w:tcPr>
            </w:tcPrChange>
          </w:tcPr>
          <w:p w14:paraId="0395F46A" w14:textId="272F5FB6" w:rsidR="00F75A32" w:rsidRPr="003277C6" w:rsidDel="00370FA4" w:rsidRDefault="00F75A32" w:rsidP="00BC6D8C">
            <w:pPr>
              <w:pStyle w:val="BodyText"/>
              <w:cnfStyle w:val="000000100000" w:firstRow="0" w:lastRow="0" w:firstColumn="0" w:lastColumn="0" w:oddVBand="0" w:evenVBand="0" w:oddHBand="1" w:evenHBand="0" w:firstRowFirstColumn="0" w:firstRowLastColumn="0" w:lastRowFirstColumn="0" w:lastRowLastColumn="0"/>
              <w:rPr>
                <w:del w:id="3363" w:author="Aishwarya Balan" w:date="2019-02-11T16:14:00Z"/>
                <w:sz w:val="18"/>
                <w:rPrChange w:id="3364" w:author="Aishwarya Balan" w:date="2019-03-04T11:52:00Z">
                  <w:rPr>
                    <w:del w:id="3365" w:author="Aishwarya Balan" w:date="2019-02-11T16:14:00Z"/>
                  </w:rPr>
                </w:rPrChange>
              </w:rPr>
            </w:pPr>
          </w:p>
        </w:tc>
        <w:tc>
          <w:tcPr>
            <w:tcW w:w="640" w:type="pct"/>
            <w:tcPrChange w:id="3366" w:author="Aishwarya Balan" w:date="2019-02-07T12:53:00Z">
              <w:tcPr>
                <w:tcW w:w="634" w:type="pct"/>
                <w:gridSpan w:val="2"/>
              </w:tcPr>
            </w:tcPrChange>
          </w:tcPr>
          <w:p w14:paraId="77DE86EE" w14:textId="0ABC2DCD" w:rsidR="00F75A32" w:rsidRPr="003277C6" w:rsidDel="00370FA4" w:rsidRDefault="00F75A32" w:rsidP="00BC6D8C">
            <w:pPr>
              <w:pStyle w:val="BodyText"/>
              <w:cnfStyle w:val="000000100000" w:firstRow="0" w:lastRow="0" w:firstColumn="0" w:lastColumn="0" w:oddVBand="0" w:evenVBand="0" w:oddHBand="1" w:evenHBand="0" w:firstRowFirstColumn="0" w:firstRowLastColumn="0" w:lastRowFirstColumn="0" w:lastRowLastColumn="0"/>
              <w:rPr>
                <w:del w:id="3367" w:author="Aishwarya Balan" w:date="2019-02-11T16:14:00Z"/>
                <w:sz w:val="18"/>
                <w:rPrChange w:id="3368" w:author="Aishwarya Balan" w:date="2019-03-04T11:52:00Z">
                  <w:rPr>
                    <w:del w:id="3369" w:author="Aishwarya Balan" w:date="2019-02-11T16:14:00Z"/>
                  </w:rPr>
                </w:rPrChange>
              </w:rPr>
            </w:pPr>
            <w:del w:id="3370" w:author="Aishwarya Balan" w:date="2019-02-11T16:14:00Z">
              <w:r w:rsidRPr="003277C6" w:rsidDel="00370FA4">
                <w:rPr>
                  <w:sz w:val="18"/>
                  <w:rPrChange w:id="3371" w:author="Aishwarya Balan" w:date="2019-03-04T11:52:00Z">
                    <w:rPr/>
                  </w:rPrChange>
                </w:rPr>
                <w:delText>Dropdown</w:delText>
              </w:r>
            </w:del>
          </w:p>
        </w:tc>
        <w:tc>
          <w:tcPr>
            <w:tcW w:w="899" w:type="pct"/>
            <w:gridSpan w:val="2"/>
            <w:tcPrChange w:id="3372" w:author="Aishwarya Balan" w:date="2019-02-07T12:53:00Z">
              <w:tcPr>
                <w:tcW w:w="844" w:type="pct"/>
                <w:gridSpan w:val="2"/>
              </w:tcPr>
            </w:tcPrChange>
          </w:tcPr>
          <w:p w14:paraId="2EEB4CE7" w14:textId="7035CDA3" w:rsidR="00F75A32" w:rsidRPr="003277C6" w:rsidDel="00370FA4" w:rsidRDefault="00F75A32" w:rsidP="00BC6D8C">
            <w:pPr>
              <w:pStyle w:val="BodyText"/>
              <w:cnfStyle w:val="000000100000" w:firstRow="0" w:lastRow="0" w:firstColumn="0" w:lastColumn="0" w:oddVBand="0" w:evenVBand="0" w:oddHBand="1" w:evenHBand="0" w:firstRowFirstColumn="0" w:firstRowLastColumn="0" w:lastRowFirstColumn="0" w:lastRowLastColumn="0"/>
              <w:rPr>
                <w:del w:id="3373" w:author="Aishwarya Balan" w:date="2019-02-11T16:14:00Z"/>
                <w:sz w:val="18"/>
                <w:rPrChange w:id="3374" w:author="Aishwarya Balan" w:date="2019-03-04T11:52:00Z">
                  <w:rPr>
                    <w:del w:id="3375" w:author="Aishwarya Balan" w:date="2019-02-11T16:14:00Z"/>
                  </w:rPr>
                </w:rPrChange>
              </w:rPr>
            </w:pPr>
          </w:p>
        </w:tc>
        <w:tc>
          <w:tcPr>
            <w:tcW w:w="475" w:type="pct"/>
            <w:tcPrChange w:id="3376" w:author="Aishwarya Balan" w:date="2019-02-07T12:53:00Z">
              <w:tcPr>
                <w:tcW w:w="522" w:type="pct"/>
              </w:tcPr>
            </w:tcPrChange>
          </w:tcPr>
          <w:p w14:paraId="13F1F7E3" w14:textId="4AA89222" w:rsidR="00F75A32" w:rsidRPr="003277C6" w:rsidDel="00370FA4" w:rsidRDefault="00F75A32" w:rsidP="00923D87">
            <w:pPr>
              <w:pStyle w:val="BodyText"/>
              <w:cnfStyle w:val="000000100000" w:firstRow="0" w:lastRow="0" w:firstColumn="0" w:lastColumn="0" w:oddVBand="0" w:evenVBand="0" w:oddHBand="1" w:evenHBand="0" w:firstRowFirstColumn="0" w:firstRowLastColumn="0" w:lastRowFirstColumn="0" w:lastRowLastColumn="0"/>
              <w:rPr>
                <w:del w:id="3377" w:author="Aishwarya Balan" w:date="2019-02-11T16:14:00Z"/>
                <w:sz w:val="18"/>
                <w:rPrChange w:id="3378" w:author="Aishwarya Balan" w:date="2019-03-04T11:52:00Z">
                  <w:rPr>
                    <w:del w:id="3379" w:author="Aishwarya Balan" w:date="2019-02-11T16:14:00Z"/>
                  </w:rPr>
                </w:rPrChange>
              </w:rPr>
            </w:pPr>
            <w:del w:id="3380" w:author="Aishwarya Balan" w:date="2019-02-11T16:14:00Z">
              <w:r w:rsidRPr="003277C6" w:rsidDel="00370FA4">
                <w:rPr>
                  <w:sz w:val="18"/>
                  <w:rPrChange w:id="3381" w:author="Aishwarya Balan" w:date="2019-03-04T11:52:00Z">
                    <w:rPr/>
                  </w:rPrChange>
                </w:rPr>
                <w:delText>Conditional</w:delText>
              </w:r>
            </w:del>
          </w:p>
        </w:tc>
        <w:tc>
          <w:tcPr>
            <w:tcW w:w="1514" w:type="pct"/>
            <w:gridSpan w:val="2"/>
            <w:tcPrChange w:id="3382" w:author="Aishwarya Balan" w:date="2019-02-07T12:53:00Z">
              <w:tcPr>
                <w:tcW w:w="1664" w:type="pct"/>
                <w:gridSpan w:val="2"/>
              </w:tcPr>
            </w:tcPrChange>
          </w:tcPr>
          <w:p w14:paraId="44BF7B42" w14:textId="20DEAF86" w:rsidR="00F75A32" w:rsidRPr="003277C6" w:rsidDel="00370FA4" w:rsidRDefault="00F75A32" w:rsidP="00582463">
            <w:pPr>
              <w:pStyle w:val="BodyText"/>
              <w:numPr>
                <w:ilvl w:val="0"/>
                <w:numId w:val="32"/>
              </w:numPr>
              <w:spacing w:after="0"/>
              <w:cnfStyle w:val="000000100000" w:firstRow="0" w:lastRow="0" w:firstColumn="0" w:lastColumn="0" w:oddVBand="0" w:evenVBand="0" w:oddHBand="1" w:evenHBand="0" w:firstRowFirstColumn="0" w:firstRowLastColumn="0" w:lastRowFirstColumn="0" w:lastRowLastColumn="0"/>
              <w:rPr>
                <w:del w:id="3383" w:author="Aishwarya Balan" w:date="2019-02-11T16:14:00Z"/>
                <w:sz w:val="18"/>
                <w:rPrChange w:id="3384" w:author="Aishwarya Balan" w:date="2019-03-04T11:52:00Z">
                  <w:rPr>
                    <w:del w:id="3385" w:author="Aishwarya Balan" w:date="2019-02-11T16:14:00Z"/>
                  </w:rPr>
                </w:rPrChange>
              </w:rPr>
            </w:pPr>
            <w:del w:id="3386" w:author="Aishwarya Balan" w:date="2019-02-11T16:14:00Z">
              <w:r w:rsidRPr="003277C6" w:rsidDel="00370FA4">
                <w:rPr>
                  <w:sz w:val="18"/>
                  <w:rPrChange w:id="3387" w:author="Aishwarya Balan" w:date="2019-03-04T11:52:00Z">
                    <w:rPr/>
                  </w:rPrChange>
                </w:rPr>
                <w:delText>List of Purchase and Sale Contract Ref. No. from the PTM (CTRM) App</w:delText>
              </w:r>
            </w:del>
          </w:p>
          <w:p w14:paraId="00E86ADF" w14:textId="43C54A1B" w:rsidR="00F75A32" w:rsidRPr="003277C6" w:rsidDel="00370FA4" w:rsidRDefault="00F75A32" w:rsidP="00582463">
            <w:pPr>
              <w:pStyle w:val="BodyText"/>
              <w:numPr>
                <w:ilvl w:val="0"/>
                <w:numId w:val="32"/>
              </w:numPr>
              <w:spacing w:after="0"/>
              <w:cnfStyle w:val="000000100000" w:firstRow="0" w:lastRow="0" w:firstColumn="0" w:lastColumn="0" w:oddVBand="0" w:evenVBand="0" w:oddHBand="1" w:evenHBand="0" w:firstRowFirstColumn="0" w:firstRowLastColumn="0" w:lastRowFirstColumn="0" w:lastRowLastColumn="0"/>
              <w:rPr>
                <w:del w:id="3388" w:author="Aishwarya Balan" w:date="2019-02-11T16:14:00Z"/>
                <w:sz w:val="18"/>
                <w:rPrChange w:id="3389" w:author="Aishwarya Balan" w:date="2019-03-04T11:52:00Z">
                  <w:rPr>
                    <w:del w:id="3390" w:author="Aishwarya Balan" w:date="2019-02-11T16:14:00Z"/>
                  </w:rPr>
                </w:rPrChange>
              </w:rPr>
            </w:pPr>
            <w:del w:id="3391" w:author="Aishwarya Balan" w:date="2019-02-11T16:14:00Z">
              <w:r w:rsidRPr="003277C6" w:rsidDel="00370FA4">
                <w:rPr>
                  <w:sz w:val="18"/>
                  <w:rPrChange w:id="3392" w:author="Aishwarya Balan" w:date="2019-03-04T11:52:00Z">
                    <w:rPr/>
                  </w:rPrChange>
                </w:rPr>
                <w:delText>Mandatory when Credit Limit Type = External Contract or Own Risk Contract</w:delText>
              </w:r>
            </w:del>
          </w:p>
          <w:p w14:paraId="6F58A2F5" w14:textId="05E9DBD1" w:rsidR="00F75A32" w:rsidRPr="003277C6" w:rsidDel="00370FA4" w:rsidRDefault="00F75A32" w:rsidP="00582463">
            <w:pPr>
              <w:pStyle w:val="BodyText"/>
              <w:numPr>
                <w:ilvl w:val="0"/>
                <w:numId w:val="32"/>
              </w:numPr>
              <w:spacing w:after="0"/>
              <w:cnfStyle w:val="000000100000" w:firstRow="0" w:lastRow="0" w:firstColumn="0" w:lastColumn="0" w:oddVBand="0" w:evenVBand="0" w:oddHBand="1" w:evenHBand="0" w:firstRowFirstColumn="0" w:firstRowLastColumn="0" w:lastRowFirstColumn="0" w:lastRowLastColumn="0"/>
              <w:rPr>
                <w:del w:id="3393" w:author="Aishwarya Balan" w:date="2019-02-11T16:14:00Z"/>
                <w:sz w:val="18"/>
                <w:rPrChange w:id="3394" w:author="Aishwarya Balan" w:date="2019-03-04T11:52:00Z">
                  <w:rPr>
                    <w:del w:id="3395" w:author="Aishwarya Balan" w:date="2019-02-11T16:14:00Z"/>
                  </w:rPr>
                </w:rPrChange>
              </w:rPr>
            </w:pPr>
            <w:del w:id="3396" w:author="Aishwarya Balan" w:date="2019-02-11T16:14:00Z">
              <w:r w:rsidRPr="003277C6" w:rsidDel="00370FA4">
                <w:rPr>
                  <w:sz w:val="18"/>
                  <w:rPrChange w:id="3397" w:author="Aishwarya Balan" w:date="2019-03-04T11:52:00Z">
                    <w:rPr/>
                  </w:rPrChange>
                </w:rPr>
                <w:delText>Only 1 Ref. No. can be selected</w:delText>
              </w:r>
            </w:del>
          </w:p>
        </w:tc>
      </w:tr>
    </w:tbl>
    <w:p w14:paraId="163D8A07" w14:textId="482D3599" w:rsidR="00612902" w:rsidRDefault="00612902" w:rsidP="00612902">
      <w:pPr>
        <w:pStyle w:val="BodyText"/>
        <w:rPr>
          <w:ins w:id="3398" w:author="Aishwarya Balan" w:date="2019-05-29T12:39:00Z"/>
          <w:sz w:val="18"/>
        </w:rPr>
      </w:pPr>
    </w:p>
    <w:p w14:paraId="096DF7F1" w14:textId="5D6AE57E" w:rsidR="006F2CCA" w:rsidRPr="006F2CCA" w:rsidDel="00AA7016" w:rsidRDefault="006F2CCA" w:rsidP="00612902">
      <w:pPr>
        <w:pStyle w:val="BodyText"/>
        <w:rPr>
          <w:ins w:id="3399" w:author="Gaurav Shah" w:date="2019-04-06T14:00:00Z"/>
          <w:del w:id="3400" w:author="Aishwarya Balan" w:date="2019-05-29T17:11:00Z"/>
          <w:b/>
          <w:color w:val="C00000"/>
          <w:sz w:val="18"/>
          <w:rPrChange w:id="3401" w:author="Aishwarya Balan" w:date="2019-05-29T12:39:00Z">
            <w:rPr>
              <w:ins w:id="3402" w:author="Gaurav Shah" w:date="2019-04-06T14:00:00Z"/>
              <w:del w:id="3403" w:author="Aishwarya Balan" w:date="2019-05-29T17:11:00Z"/>
              <w:sz w:val="18"/>
            </w:rPr>
          </w:rPrChange>
        </w:rPr>
      </w:pPr>
    </w:p>
    <w:p w14:paraId="43F2210B" w14:textId="77777777" w:rsidR="00633490" w:rsidRPr="00514E26" w:rsidRDefault="00633490" w:rsidP="00633490">
      <w:pPr>
        <w:pStyle w:val="Heading5"/>
        <w:rPr>
          <w:ins w:id="3404" w:author="Gaurav Shah" w:date="2019-04-06T14:00:00Z"/>
          <w:noProof/>
          <w:sz w:val="18"/>
          <w:szCs w:val="18"/>
        </w:rPr>
      </w:pPr>
      <w:ins w:id="3405" w:author="Gaurav Shah" w:date="2019-04-06T14:00:00Z">
        <w:r w:rsidRPr="00514E26">
          <w:rPr>
            <w:noProof/>
            <w:sz w:val="18"/>
            <w:szCs w:val="18"/>
          </w:rPr>
          <w:t>Sample Data:</w:t>
        </w:r>
      </w:ins>
    </w:p>
    <w:p w14:paraId="0474F0C4" w14:textId="3AEA85E7" w:rsidR="00633490" w:rsidRPr="003277C6" w:rsidDel="00633490" w:rsidRDefault="00633490" w:rsidP="00612902">
      <w:pPr>
        <w:pStyle w:val="BodyText"/>
        <w:rPr>
          <w:del w:id="3406" w:author="Gaurav Shah" w:date="2019-04-06T14:00:00Z"/>
          <w:sz w:val="18"/>
          <w:rPrChange w:id="3407" w:author="Aishwarya Balan" w:date="2019-03-04T11:52:00Z">
            <w:rPr>
              <w:del w:id="3408" w:author="Gaurav Shah" w:date="2019-04-06T14:00:00Z"/>
            </w:rPr>
          </w:rPrChange>
        </w:rPr>
      </w:pPr>
    </w:p>
    <w:p w14:paraId="51E4E8B0" w14:textId="521FBFC4" w:rsidR="00612902" w:rsidRPr="003277C6" w:rsidDel="00633490" w:rsidRDefault="00612902" w:rsidP="00612902">
      <w:pPr>
        <w:pStyle w:val="BodyText"/>
        <w:rPr>
          <w:del w:id="3409" w:author="Gaurav Shah" w:date="2019-04-06T14:00:00Z"/>
          <w:sz w:val="18"/>
          <w:rPrChange w:id="3410" w:author="Aishwarya Balan" w:date="2019-03-04T11:52:00Z">
            <w:rPr>
              <w:del w:id="3411" w:author="Gaurav Shah" w:date="2019-04-06T14:00:00Z"/>
            </w:rPr>
          </w:rPrChange>
        </w:rPr>
      </w:pPr>
    </w:p>
    <w:tbl>
      <w:tblPr>
        <w:tblStyle w:val="GridTable4-Accent4"/>
        <w:tblW w:w="9985" w:type="dxa"/>
        <w:tblLook w:val="04A0" w:firstRow="1" w:lastRow="0" w:firstColumn="1" w:lastColumn="0" w:noHBand="0" w:noVBand="1"/>
      </w:tblPr>
      <w:tblGrid>
        <w:gridCol w:w="1454"/>
        <w:gridCol w:w="1467"/>
        <w:gridCol w:w="1256"/>
        <w:gridCol w:w="1157"/>
        <w:gridCol w:w="1157"/>
        <w:gridCol w:w="1334"/>
        <w:gridCol w:w="1186"/>
        <w:gridCol w:w="974"/>
        <w:tblGridChange w:id="3412">
          <w:tblGrid>
            <w:gridCol w:w="1454"/>
            <w:gridCol w:w="1467"/>
            <w:gridCol w:w="1256"/>
            <w:gridCol w:w="1157"/>
            <w:gridCol w:w="1157"/>
            <w:gridCol w:w="1334"/>
            <w:gridCol w:w="1186"/>
            <w:gridCol w:w="974"/>
          </w:tblGrid>
        </w:tblGridChange>
      </w:tblGrid>
      <w:tr w:rsidR="00612902" w:rsidRPr="003277C6" w14:paraId="5F74BF6D" w14:textId="77777777" w:rsidTr="00612902">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54" w:type="dxa"/>
            <w:noWrap/>
            <w:hideMark/>
          </w:tcPr>
          <w:p w14:paraId="55BF7FFA" w14:textId="63CA0991" w:rsidR="00612902" w:rsidRPr="003277C6" w:rsidRDefault="00612902" w:rsidP="00612902">
            <w:pPr>
              <w:pStyle w:val="BodyText"/>
              <w:rPr>
                <w:sz w:val="18"/>
                <w:rPrChange w:id="3413" w:author="Aishwarya Balan" w:date="2019-03-04T11:52:00Z">
                  <w:rPr/>
                </w:rPrChange>
              </w:rPr>
            </w:pPr>
            <w:r w:rsidRPr="003277C6">
              <w:rPr>
                <w:sz w:val="18"/>
                <w:rPrChange w:id="3414" w:author="Aishwarya Balan" w:date="2019-03-04T11:52:00Z">
                  <w:rPr/>
                </w:rPrChange>
              </w:rPr>
              <w:t xml:space="preserve">Counterparty </w:t>
            </w:r>
            <w:ins w:id="3415" w:author="Gaurav Shah" w:date="2019-03-19T16:14:00Z">
              <w:r w:rsidR="00135FAB">
                <w:rPr>
                  <w:sz w:val="18"/>
                </w:rPr>
                <w:t>Group/</w:t>
              </w:r>
            </w:ins>
            <w:r w:rsidRPr="003277C6">
              <w:rPr>
                <w:sz w:val="18"/>
                <w:rPrChange w:id="3416" w:author="Aishwarya Balan" w:date="2019-03-04T11:52:00Z">
                  <w:rPr/>
                </w:rPrChange>
              </w:rPr>
              <w:t>Name</w:t>
            </w:r>
          </w:p>
        </w:tc>
        <w:tc>
          <w:tcPr>
            <w:tcW w:w="1467" w:type="dxa"/>
            <w:noWrap/>
            <w:hideMark/>
          </w:tcPr>
          <w:p w14:paraId="2E9D8412" w14:textId="77777777" w:rsidR="00612902" w:rsidRPr="003277C6" w:rsidRDefault="00612902" w:rsidP="00612902">
            <w:pPr>
              <w:pStyle w:val="BodyText"/>
              <w:cnfStyle w:val="100000000000" w:firstRow="1" w:lastRow="0" w:firstColumn="0" w:lastColumn="0" w:oddVBand="0" w:evenVBand="0" w:oddHBand="0" w:evenHBand="0" w:firstRowFirstColumn="0" w:firstRowLastColumn="0" w:lastRowFirstColumn="0" w:lastRowLastColumn="0"/>
              <w:rPr>
                <w:sz w:val="18"/>
                <w:rPrChange w:id="3417" w:author="Aishwarya Balan" w:date="2019-03-04T11:52:00Z">
                  <w:rPr/>
                </w:rPrChange>
              </w:rPr>
            </w:pPr>
            <w:r w:rsidRPr="003277C6">
              <w:rPr>
                <w:sz w:val="18"/>
                <w:rPrChange w:id="3418" w:author="Aishwarya Balan" w:date="2019-03-04T11:52:00Z">
                  <w:rPr/>
                </w:rPrChange>
              </w:rPr>
              <w:t>Credit Limit Source</w:t>
            </w:r>
          </w:p>
        </w:tc>
        <w:tc>
          <w:tcPr>
            <w:tcW w:w="1256" w:type="dxa"/>
            <w:noWrap/>
            <w:hideMark/>
          </w:tcPr>
          <w:p w14:paraId="6BE06FBE" w14:textId="77777777" w:rsidR="00612902" w:rsidRPr="003277C6" w:rsidRDefault="00612902" w:rsidP="00612902">
            <w:pPr>
              <w:pStyle w:val="BodyText"/>
              <w:cnfStyle w:val="100000000000" w:firstRow="1" w:lastRow="0" w:firstColumn="0" w:lastColumn="0" w:oddVBand="0" w:evenVBand="0" w:oddHBand="0" w:evenHBand="0" w:firstRowFirstColumn="0" w:firstRowLastColumn="0" w:lastRowFirstColumn="0" w:lastRowLastColumn="0"/>
              <w:rPr>
                <w:sz w:val="18"/>
                <w:rPrChange w:id="3419" w:author="Aishwarya Balan" w:date="2019-03-04T11:52:00Z">
                  <w:rPr/>
                </w:rPrChange>
              </w:rPr>
            </w:pPr>
            <w:r w:rsidRPr="003277C6">
              <w:rPr>
                <w:sz w:val="18"/>
                <w:rPrChange w:id="3420" w:author="Aishwarya Balan" w:date="2019-03-04T11:52:00Z">
                  <w:rPr/>
                </w:rPrChange>
              </w:rPr>
              <w:t>Credit Limit Type</w:t>
            </w:r>
          </w:p>
        </w:tc>
        <w:tc>
          <w:tcPr>
            <w:tcW w:w="1157" w:type="dxa"/>
            <w:noWrap/>
            <w:hideMark/>
          </w:tcPr>
          <w:p w14:paraId="1C2BB79F" w14:textId="77777777" w:rsidR="00612902" w:rsidRPr="003277C6" w:rsidRDefault="00612902" w:rsidP="00612902">
            <w:pPr>
              <w:pStyle w:val="BodyText"/>
              <w:cnfStyle w:val="100000000000" w:firstRow="1" w:lastRow="0" w:firstColumn="0" w:lastColumn="0" w:oddVBand="0" w:evenVBand="0" w:oddHBand="0" w:evenHBand="0" w:firstRowFirstColumn="0" w:firstRowLastColumn="0" w:lastRowFirstColumn="0" w:lastRowLastColumn="0"/>
              <w:rPr>
                <w:sz w:val="18"/>
                <w:rPrChange w:id="3421" w:author="Aishwarya Balan" w:date="2019-03-04T11:52:00Z">
                  <w:rPr/>
                </w:rPrChange>
              </w:rPr>
            </w:pPr>
            <w:r w:rsidRPr="003277C6">
              <w:rPr>
                <w:sz w:val="18"/>
                <w:rPrChange w:id="3422" w:author="Aishwarya Balan" w:date="2019-03-04T11:52:00Z">
                  <w:rPr/>
                </w:rPrChange>
              </w:rPr>
              <w:t>From Period</w:t>
            </w:r>
          </w:p>
        </w:tc>
        <w:tc>
          <w:tcPr>
            <w:tcW w:w="1157" w:type="dxa"/>
            <w:noWrap/>
            <w:hideMark/>
          </w:tcPr>
          <w:p w14:paraId="5430224E" w14:textId="77777777" w:rsidR="00612902" w:rsidRPr="003277C6" w:rsidRDefault="00612902" w:rsidP="00612902">
            <w:pPr>
              <w:pStyle w:val="BodyText"/>
              <w:cnfStyle w:val="100000000000" w:firstRow="1" w:lastRow="0" w:firstColumn="0" w:lastColumn="0" w:oddVBand="0" w:evenVBand="0" w:oddHBand="0" w:evenHBand="0" w:firstRowFirstColumn="0" w:firstRowLastColumn="0" w:lastRowFirstColumn="0" w:lastRowLastColumn="0"/>
              <w:rPr>
                <w:sz w:val="18"/>
                <w:rPrChange w:id="3423" w:author="Aishwarya Balan" w:date="2019-03-04T11:52:00Z">
                  <w:rPr/>
                </w:rPrChange>
              </w:rPr>
            </w:pPr>
            <w:r w:rsidRPr="003277C6">
              <w:rPr>
                <w:sz w:val="18"/>
                <w:rPrChange w:id="3424" w:author="Aishwarya Balan" w:date="2019-03-04T11:52:00Z">
                  <w:rPr/>
                </w:rPrChange>
              </w:rPr>
              <w:t>To Period</w:t>
            </w:r>
          </w:p>
        </w:tc>
        <w:tc>
          <w:tcPr>
            <w:tcW w:w="1334" w:type="dxa"/>
            <w:noWrap/>
            <w:hideMark/>
          </w:tcPr>
          <w:p w14:paraId="55A0F87B" w14:textId="77777777" w:rsidR="00612902" w:rsidRPr="003277C6" w:rsidRDefault="00612902" w:rsidP="00612902">
            <w:pPr>
              <w:pStyle w:val="BodyText"/>
              <w:cnfStyle w:val="100000000000" w:firstRow="1" w:lastRow="0" w:firstColumn="0" w:lastColumn="0" w:oddVBand="0" w:evenVBand="0" w:oddHBand="0" w:evenHBand="0" w:firstRowFirstColumn="0" w:firstRowLastColumn="0" w:lastRowFirstColumn="0" w:lastRowLastColumn="0"/>
              <w:rPr>
                <w:sz w:val="18"/>
                <w:rPrChange w:id="3425" w:author="Aishwarya Balan" w:date="2019-03-04T11:52:00Z">
                  <w:rPr/>
                </w:rPrChange>
              </w:rPr>
            </w:pPr>
            <w:r w:rsidRPr="003277C6">
              <w:rPr>
                <w:sz w:val="18"/>
                <w:rPrChange w:id="3426" w:author="Aishwarya Balan" w:date="2019-03-04T11:52:00Z">
                  <w:rPr/>
                </w:rPrChange>
              </w:rPr>
              <w:t>Amount</w:t>
            </w:r>
          </w:p>
        </w:tc>
        <w:tc>
          <w:tcPr>
            <w:tcW w:w="1186" w:type="dxa"/>
            <w:noWrap/>
            <w:hideMark/>
          </w:tcPr>
          <w:p w14:paraId="1B6960FA" w14:textId="77777777" w:rsidR="00612902" w:rsidRPr="003277C6" w:rsidRDefault="00612902" w:rsidP="00612902">
            <w:pPr>
              <w:pStyle w:val="BodyText"/>
              <w:cnfStyle w:val="100000000000" w:firstRow="1" w:lastRow="0" w:firstColumn="0" w:lastColumn="0" w:oddVBand="0" w:evenVBand="0" w:oddHBand="0" w:evenHBand="0" w:firstRowFirstColumn="0" w:firstRowLastColumn="0" w:lastRowFirstColumn="0" w:lastRowLastColumn="0"/>
              <w:rPr>
                <w:sz w:val="18"/>
                <w:rPrChange w:id="3427" w:author="Aishwarya Balan" w:date="2019-03-04T11:52:00Z">
                  <w:rPr/>
                </w:rPrChange>
              </w:rPr>
            </w:pPr>
            <w:r w:rsidRPr="003277C6">
              <w:rPr>
                <w:sz w:val="18"/>
                <w:rPrChange w:id="3428" w:author="Aishwarya Balan" w:date="2019-03-04T11:52:00Z">
                  <w:rPr/>
                </w:rPrChange>
              </w:rPr>
              <w:t>Limit Status</w:t>
            </w:r>
          </w:p>
        </w:tc>
        <w:tc>
          <w:tcPr>
            <w:tcW w:w="974" w:type="dxa"/>
            <w:noWrap/>
            <w:hideMark/>
          </w:tcPr>
          <w:p w14:paraId="34BA0594" w14:textId="77777777" w:rsidR="00612902" w:rsidRPr="003277C6" w:rsidRDefault="00612902" w:rsidP="00612902">
            <w:pPr>
              <w:pStyle w:val="BodyText"/>
              <w:cnfStyle w:val="100000000000" w:firstRow="1" w:lastRow="0" w:firstColumn="0" w:lastColumn="0" w:oddVBand="0" w:evenVBand="0" w:oddHBand="0" w:evenHBand="0" w:firstRowFirstColumn="0" w:firstRowLastColumn="0" w:lastRowFirstColumn="0" w:lastRowLastColumn="0"/>
              <w:rPr>
                <w:sz w:val="18"/>
                <w:rPrChange w:id="3429" w:author="Aishwarya Balan" w:date="2019-03-04T11:52:00Z">
                  <w:rPr/>
                </w:rPrChange>
              </w:rPr>
            </w:pPr>
            <w:r w:rsidRPr="003277C6">
              <w:rPr>
                <w:sz w:val="18"/>
                <w:rPrChange w:id="3430" w:author="Aishwarya Balan" w:date="2019-03-04T11:52:00Z">
                  <w:rPr/>
                </w:rPrChange>
              </w:rPr>
              <w:t>Ref. No.</w:t>
            </w:r>
          </w:p>
        </w:tc>
      </w:tr>
      <w:tr w:rsidR="00612902" w:rsidRPr="003277C6" w14:paraId="66D877DC" w14:textId="77777777" w:rsidTr="00135FAB">
        <w:tblPrEx>
          <w:tblW w:w="9985" w:type="dxa"/>
          <w:tblPrExChange w:id="3431" w:author="Gaurav Shah" w:date="2019-03-19T16:14:00Z">
            <w:tblPrEx>
              <w:tblW w:w="9985" w:type="dxa"/>
            </w:tblPrEx>
          </w:tblPrExChange>
        </w:tblPrEx>
        <w:trPr>
          <w:cnfStyle w:val="000000100000" w:firstRow="0" w:lastRow="0" w:firstColumn="0" w:lastColumn="0" w:oddVBand="0" w:evenVBand="0" w:oddHBand="1" w:evenHBand="0" w:firstRowFirstColumn="0" w:firstRowLastColumn="0" w:lastRowFirstColumn="0" w:lastRowLastColumn="0"/>
          <w:trHeight w:val="404"/>
          <w:trPrChange w:id="3432" w:author="Gaurav Shah" w:date="2019-03-19T16:14:00Z">
            <w:trPr>
              <w:trHeight w:val="315"/>
            </w:trPr>
          </w:trPrChange>
        </w:trPr>
        <w:tc>
          <w:tcPr>
            <w:cnfStyle w:val="001000000000" w:firstRow="0" w:lastRow="0" w:firstColumn="1" w:lastColumn="0" w:oddVBand="0" w:evenVBand="0" w:oddHBand="0" w:evenHBand="0" w:firstRowFirstColumn="0" w:firstRowLastColumn="0" w:lastRowFirstColumn="0" w:lastRowLastColumn="0"/>
            <w:tcW w:w="0" w:type="dxa"/>
            <w:noWrap/>
            <w:hideMark/>
            <w:tcPrChange w:id="3433" w:author="Gaurav Shah" w:date="2019-03-19T16:14:00Z">
              <w:tcPr>
                <w:tcW w:w="1454" w:type="dxa"/>
                <w:noWrap/>
                <w:hideMark/>
              </w:tcPr>
            </w:tcPrChange>
          </w:tcPr>
          <w:p w14:paraId="1CE0AF70" w14:textId="77777777" w:rsidR="00612902" w:rsidRPr="003277C6" w:rsidRDefault="00612902" w:rsidP="00612902">
            <w:pPr>
              <w:pStyle w:val="BodyText"/>
              <w:cnfStyle w:val="001000100000" w:firstRow="0" w:lastRow="0" w:firstColumn="1" w:lastColumn="0" w:oddVBand="0" w:evenVBand="0" w:oddHBand="1" w:evenHBand="0" w:firstRowFirstColumn="0" w:firstRowLastColumn="0" w:lastRowFirstColumn="0" w:lastRowLastColumn="0"/>
              <w:rPr>
                <w:sz w:val="18"/>
                <w:rPrChange w:id="3434" w:author="Aishwarya Balan" w:date="2019-03-04T11:52:00Z">
                  <w:rPr/>
                </w:rPrChange>
              </w:rPr>
            </w:pPr>
            <w:r w:rsidRPr="003277C6">
              <w:rPr>
                <w:sz w:val="18"/>
                <w:rPrChange w:id="3435" w:author="Aishwarya Balan" w:date="2019-03-04T11:52:00Z">
                  <w:rPr/>
                </w:rPrChange>
              </w:rPr>
              <w:t>SEZ New Metals</w:t>
            </w:r>
          </w:p>
        </w:tc>
        <w:tc>
          <w:tcPr>
            <w:tcW w:w="0" w:type="dxa"/>
            <w:noWrap/>
            <w:hideMark/>
            <w:tcPrChange w:id="3436" w:author="Gaurav Shah" w:date="2019-03-19T16:14:00Z">
              <w:tcPr>
                <w:tcW w:w="1467" w:type="dxa"/>
                <w:noWrap/>
                <w:hideMark/>
              </w:tcPr>
            </w:tcPrChange>
          </w:tcPr>
          <w:p w14:paraId="72B7124F" w14:textId="77777777" w:rsidR="00612902" w:rsidRPr="003277C6" w:rsidRDefault="00612902" w:rsidP="00612902">
            <w:pPr>
              <w:pStyle w:val="BodyText"/>
              <w:cnfStyle w:val="000000100000" w:firstRow="0" w:lastRow="0" w:firstColumn="0" w:lastColumn="0" w:oddVBand="0" w:evenVBand="0" w:oddHBand="1" w:evenHBand="0" w:firstRowFirstColumn="0" w:firstRowLastColumn="0" w:lastRowFirstColumn="0" w:lastRowLastColumn="0"/>
              <w:rPr>
                <w:sz w:val="18"/>
                <w:rPrChange w:id="3437" w:author="Aishwarya Balan" w:date="2019-03-04T11:52:00Z">
                  <w:rPr/>
                </w:rPrChange>
              </w:rPr>
            </w:pPr>
            <w:proofErr w:type="spellStart"/>
            <w:r w:rsidRPr="003277C6">
              <w:rPr>
                <w:sz w:val="18"/>
                <w:rPrChange w:id="3438" w:author="Aishwarya Balan" w:date="2019-03-04T11:52:00Z">
                  <w:rPr/>
                </w:rPrChange>
              </w:rPr>
              <w:t>Credimundi</w:t>
            </w:r>
            <w:proofErr w:type="spellEnd"/>
          </w:p>
        </w:tc>
        <w:tc>
          <w:tcPr>
            <w:tcW w:w="0" w:type="dxa"/>
            <w:noWrap/>
            <w:hideMark/>
            <w:tcPrChange w:id="3439" w:author="Gaurav Shah" w:date="2019-03-19T16:14:00Z">
              <w:tcPr>
                <w:tcW w:w="1256" w:type="dxa"/>
                <w:noWrap/>
                <w:hideMark/>
              </w:tcPr>
            </w:tcPrChange>
          </w:tcPr>
          <w:p w14:paraId="74464A7F" w14:textId="77777777" w:rsidR="00612902" w:rsidRPr="003277C6" w:rsidRDefault="00612902" w:rsidP="00612902">
            <w:pPr>
              <w:pStyle w:val="BodyText"/>
              <w:cnfStyle w:val="000000100000" w:firstRow="0" w:lastRow="0" w:firstColumn="0" w:lastColumn="0" w:oddVBand="0" w:evenVBand="0" w:oddHBand="1" w:evenHBand="0" w:firstRowFirstColumn="0" w:firstRowLastColumn="0" w:lastRowFirstColumn="0" w:lastRowLastColumn="0"/>
              <w:rPr>
                <w:sz w:val="18"/>
                <w:rPrChange w:id="3440" w:author="Aishwarya Balan" w:date="2019-03-04T11:52:00Z">
                  <w:rPr/>
                </w:rPrChange>
              </w:rPr>
            </w:pPr>
            <w:r w:rsidRPr="003277C6">
              <w:rPr>
                <w:sz w:val="18"/>
                <w:rPrChange w:id="3441" w:author="Aishwarya Balan" w:date="2019-03-04T11:52:00Z">
                  <w:rPr/>
                </w:rPrChange>
              </w:rPr>
              <w:t>Temporary</w:t>
            </w:r>
          </w:p>
        </w:tc>
        <w:tc>
          <w:tcPr>
            <w:tcW w:w="0" w:type="dxa"/>
            <w:noWrap/>
            <w:hideMark/>
            <w:tcPrChange w:id="3442" w:author="Gaurav Shah" w:date="2019-03-19T16:14:00Z">
              <w:tcPr>
                <w:tcW w:w="1157" w:type="dxa"/>
                <w:noWrap/>
                <w:hideMark/>
              </w:tcPr>
            </w:tcPrChange>
          </w:tcPr>
          <w:p w14:paraId="47A4D642" w14:textId="77777777" w:rsidR="00612902" w:rsidRPr="003277C6" w:rsidRDefault="00612902" w:rsidP="00612902">
            <w:pPr>
              <w:pStyle w:val="BodyText"/>
              <w:cnfStyle w:val="000000100000" w:firstRow="0" w:lastRow="0" w:firstColumn="0" w:lastColumn="0" w:oddVBand="0" w:evenVBand="0" w:oddHBand="1" w:evenHBand="0" w:firstRowFirstColumn="0" w:firstRowLastColumn="0" w:lastRowFirstColumn="0" w:lastRowLastColumn="0"/>
              <w:rPr>
                <w:sz w:val="18"/>
                <w:rPrChange w:id="3443" w:author="Aishwarya Balan" w:date="2019-03-04T11:52:00Z">
                  <w:rPr/>
                </w:rPrChange>
              </w:rPr>
            </w:pPr>
            <w:r w:rsidRPr="003277C6">
              <w:rPr>
                <w:sz w:val="18"/>
                <w:rPrChange w:id="3444" w:author="Aishwarya Balan" w:date="2019-03-04T11:52:00Z">
                  <w:rPr/>
                </w:rPrChange>
              </w:rPr>
              <w:t>15-Feb-19</w:t>
            </w:r>
          </w:p>
        </w:tc>
        <w:tc>
          <w:tcPr>
            <w:tcW w:w="0" w:type="dxa"/>
            <w:noWrap/>
            <w:hideMark/>
            <w:tcPrChange w:id="3445" w:author="Gaurav Shah" w:date="2019-03-19T16:14:00Z">
              <w:tcPr>
                <w:tcW w:w="1157" w:type="dxa"/>
                <w:noWrap/>
                <w:hideMark/>
              </w:tcPr>
            </w:tcPrChange>
          </w:tcPr>
          <w:p w14:paraId="19BC8004" w14:textId="77777777" w:rsidR="00612902" w:rsidRPr="003277C6" w:rsidRDefault="00612902" w:rsidP="00612902">
            <w:pPr>
              <w:pStyle w:val="BodyText"/>
              <w:cnfStyle w:val="000000100000" w:firstRow="0" w:lastRow="0" w:firstColumn="0" w:lastColumn="0" w:oddVBand="0" w:evenVBand="0" w:oddHBand="1" w:evenHBand="0" w:firstRowFirstColumn="0" w:firstRowLastColumn="0" w:lastRowFirstColumn="0" w:lastRowLastColumn="0"/>
              <w:rPr>
                <w:sz w:val="18"/>
                <w:rPrChange w:id="3446" w:author="Aishwarya Balan" w:date="2019-03-04T11:52:00Z">
                  <w:rPr/>
                </w:rPrChange>
              </w:rPr>
            </w:pPr>
            <w:r w:rsidRPr="003277C6">
              <w:rPr>
                <w:sz w:val="18"/>
                <w:rPrChange w:id="3447" w:author="Aishwarya Balan" w:date="2019-03-04T11:52:00Z">
                  <w:rPr/>
                </w:rPrChange>
              </w:rPr>
              <w:t>05-Oct-19</w:t>
            </w:r>
          </w:p>
        </w:tc>
        <w:tc>
          <w:tcPr>
            <w:tcW w:w="0" w:type="dxa"/>
            <w:noWrap/>
            <w:hideMark/>
            <w:tcPrChange w:id="3448" w:author="Gaurav Shah" w:date="2019-03-19T16:14:00Z">
              <w:tcPr>
                <w:tcW w:w="1334" w:type="dxa"/>
                <w:noWrap/>
                <w:hideMark/>
              </w:tcPr>
            </w:tcPrChange>
          </w:tcPr>
          <w:p w14:paraId="6F87CB5A" w14:textId="77777777" w:rsidR="00612902" w:rsidRPr="003277C6" w:rsidRDefault="00612902" w:rsidP="00612902">
            <w:pPr>
              <w:pStyle w:val="BodyText"/>
              <w:cnfStyle w:val="000000100000" w:firstRow="0" w:lastRow="0" w:firstColumn="0" w:lastColumn="0" w:oddVBand="0" w:evenVBand="0" w:oddHBand="1" w:evenHBand="0" w:firstRowFirstColumn="0" w:firstRowLastColumn="0" w:lastRowFirstColumn="0" w:lastRowLastColumn="0"/>
              <w:rPr>
                <w:sz w:val="18"/>
                <w:rPrChange w:id="3449" w:author="Aishwarya Balan" w:date="2019-03-04T11:52:00Z">
                  <w:rPr/>
                </w:rPrChange>
              </w:rPr>
            </w:pPr>
            <w:r w:rsidRPr="003277C6">
              <w:rPr>
                <w:sz w:val="18"/>
                <w:rPrChange w:id="3450" w:author="Aishwarya Balan" w:date="2019-03-04T11:52:00Z">
                  <w:rPr/>
                </w:rPrChange>
              </w:rPr>
              <w:t>870.000,00</w:t>
            </w:r>
          </w:p>
        </w:tc>
        <w:tc>
          <w:tcPr>
            <w:tcW w:w="0" w:type="dxa"/>
            <w:noWrap/>
            <w:hideMark/>
            <w:tcPrChange w:id="3451" w:author="Gaurav Shah" w:date="2019-03-19T16:14:00Z">
              <w:tcPr>
                <w:tcW w:w="1186" w:type="dxa"/>
                <w:noWrap/>
                <w:hideMark/>
              </w:tcPr>
            </w:tcPrChange>
          </w:tcPr>
          <w:p w14:paraId="47913AD9" w14:textId="77777777" w:rsidR="00612902" w:rsidRPr="003277C6" w:rsidRDefault="00612902" w:rsidP="00612902">
            <w:pPr>
              <w:pStyle w:val="BodyText"/>
              <w:cnfStyle w:val="000000100000" w:firstRow="0" w:lastRow="0" w:firstColumn="0" w:lastColumn="0" w:oddVBand="0" w:evenVBand="0" w:oddHBand="1" w:evenHBand="0" w:firstRowFirstColumn="0" w:firstRowLastColumn="0" w:lastRowFirstColumn="0" w:lastRowLastColumn="0"/>
              <w:rPr>
                <w:sz w:val="18"/>
                <w:rPrChange w:id="3452" w:author="Aishwarya Balan" w:date="2019-03-04T11:52:00Z">
                  <w:rPr/>
                </w:rPrChange>
              </w:rPr>
            </w:pPr>
            <w:r w:rsidRPr="003277C6">
              <w:rPr>
                <w:sz w:val="18"/>
                <w:rPrChange w:id="3453" w:author="Aishwarya Balan" w:date="2019-03-04T11:52:00Z">
                  <w:rPr/>
                </w:rPrChange>
              </w:rPr>
              <w:t>Active</w:t>
            </w:r>
          </w:p>
        </w:tc>
        <w:tc>
          <w:tcPr>
            <w:tcW w:w="0" w:type="dxa"/>
            <w:noWrap/>
            <w:hideMark/>
            <w:tcPrChange w:id="3454" w:author="Gaurav Shah" w:date="2019-03-19T16:14:00Z">
              <w:tcPr>
                <w:tcW w:w="974" w:type="dxa"/>
                <w:noWrap/>
                <w:hideMark/>
              </w:tcPr>
            </w:tcPrChange>
          </w:tcPr>
          <w:p w14:paraId="298B7A1D" w14:textId="77777777" w:rsidR="00612902" w:rsidRPr="003277C6" w:rsidRDefault="00612902" w:rsidP="00612902">
            <w:pPr>
              <w:pStyle w:val="BodyText"/>
              <w:cnfStyle w:val="000000100000" w:firstRow="0" w:lastRow="0" w:firstColumn="0" w:lastColumn="0" w:oddVBand="0" w:evenVBand="0" w:oddHBand="1" w:evenHBand="0" w:firstRowFirstColumn="0" w:firstRowLastColumn="0" w:lastRowFirstColumn="0" w:lastRowLastColumn="0"/>
              <w:rPr>
                <w:sz w:val="18"/>
                <w:rPrChange w:id="3455" w:author="Aishwarya Balan" w:date="2019-03-04T11:52:00Z">
                  <w:rPr/>
                </w:rPrChange>
              </w:rPr>
            </w:pPr>
            <w:r w:rsidRPr="003277C6">
              <w:rPr>
                <w:sz w:val="18"/>
                <w:rPrChange w:id="3456" w:author="Aishwarya Balan" w:date="2019-03-04T11:52:00Z">
                  <w:rPr/>
                </w:rPrChange>
              </w:rPr>
              <w:t> </w:t>
            </w:r>
          </w:p>
        </w:tc>
      </w:tr>
      <w:tr w:rsidR="00612902" w:rsidRPr="003277C6" w14:paraId="682D9428" w14:textId="77777777" w:rsidTr="00612902">
        <w:trPr>
          <w:trHeight w:val="300"/>
        </w:trPr>
        <w:tc>
          <w:tcPr>
            <w:cnfStyle w:val="001000000000" w:firstRow="0" w:lastRow="0" w:firstColumn="1" w:lastColumn="0" w:oddVBand="0" w:evenVBand="0" w:oddHBand="0" w:evenHBand="0" w:firstRowFirstColumn="0" w:firstRowLastColumn="0" w:lastRowFirstColumn="0" w:lastRowLastColumn="0"/>
            <w:tcW w:w="1454" w:type="dxa"/>
            <w:noWrap/>
            <w:hideMark/>
          </w:tcPr>
          <w:p w14:paraId="197B1E26" w14:textId="77777777" w:rsidR="00612902" w:rsidRPr="003277C6" w:rsidRDefault="00612902" w:rsidP="00612902">
            <w:pPr>
              <w:pStyle w:val="BodyText"/>
              <w:rPr>
                <w:sz w:val="18"/>
                <w:rPrChange w:id="3457" w:author="Aishwarya Balan" w:date="2019-03-04T11:52:00Z">
                  <w:rPr/>
                </w:rPrChange>
              </w:rPr>
            </w:pPr>
            <w:r w:rsidRPr="003277C6">
              <w:rPr>
                <w:sz w:val="18"/>
                <w:rPrChange w:id="3458" w:author="Aishwarya Balan" w:date="2019-03-04T11:52:00Z">
                  <w:rPr/>
                </w:rPrChange>
              </w:rPr>
              <w:t>First Africa Metals</w:t>
            </w:r>
          </w:p>
        </w:tc>
        <w:tc>
          <w:tcPr>
            <w:tcW w:w="1467" w:type="dxa"/>
            <w:noWrap/>
            <w:hideMark/>
          </w:tcPr>
          <w:p w14:paraId="23404883" w14:textId="77777777" w:rsidR="00612902" w:rsidRPr="003277C6" w:rsidRDefault="00612902" w:rsidP="00612902">
            <w:pPr>
              <w:pStyle w:val="BodyText"/>
              <w:cnfStyle w:val="000000000000" w:firstRow="0" w:lastRow="0" w:firstColumn="0" w:lastColumn="0" w:oddVBand="0" w:evenVBand="0" w:oddHBand="0" w:evenHBand="0" w:firstRowFirstColumn="0" w:firstRowLastColumn="0" w:lastRowFirstColumn="0" w:lastRowLastColumn="0"/>
              <w:rPr>
                <w:sz w:val="18"/>
                <w:rPrChange w:id="3459" w:author="Aishwarya Balan" w:date="2019-03-04T11:52:00Z">
                  <w:rPr/>
                </w:rPrChange>
              </w:rPr>
            </w:pPr>
            <w:proofErr w:type="spellStart"/>
            <w:r w:rsidRPr="003277C6">
              <w:rPr>
                <w:sz w:val="18"/>
                <w:rPrChange w:id="3460" w:author="Aishwarya Balan" w:date="2019-03-04T11:52:00Z">
                  <w:rPr/>
                </w:rPrChange>
              </w:rPr>
              <w:t>Credimundi</w:t>
            </w:r>
            <w:proofErr w:type="spellEnd"/>
          </w:p>
        </w:tc>
        <w:tc>
          <w:tcPr>
            <w:tcW w:w="1256" w:type="dxa"/>
            <w:noWrap/>
            <w:hideMark/>
          </w:tcPr>
          <w:p w14:paraId="742A7F9C" w14:textId="77777777" w:rsidR="00612902" w:rsidRPr="003277C6" w:rsidRDefault="00612902" w:rsidP="00612902">
            <w:pPr>
              <w:pStyle w:val="BodyText"/>
              <w:cnfStyle w:val="000000000000" w:firstRow="0" w:lastRow="0" w:firstColumn="0" w:lastColumn="0" w:oddVBand="0" w:evenVBand="0" w:oddHBand="0" w:evenHBand="0" w:firstRowFirstColumn="0" w:firstRowLastColumn="0" w:lastRowFirstColumn="0" w:lastRowLastColumn="0"/>
              <w:rPr>
                <w:sz w:val="18"/>
                <w:rPrChange w:id="3461" w:author="Aishwarya Balan" w:date="2019-03-04T11:52:00Z">
                  <w:rPr/>
                </w:rPrChange>
              </w:rPr>
            </w:pPr>
            <w:r w:rsidRPr="003277C6">
              <w:rPr>
                <w:sz w:val="18"/>
                <w:rPrChange w:id="3462" w:author="Aishwarya Balan" w:date="2019-03-04T11:52:00Z">
                  <w:rPr/>
                </w:rPrChange>
              </w:rPr>
              <w:t>Contract</w:t>
            </w:r>
          </w:p>
        </w:tc>
        <w:tc>
          <w:tcPr>
            <w:tcW w:w="1157" w:type="dxa"/>
            <w:noWrap/>
            <w:hideMark/>
          </w:tcPr>
          <w:p w14:paraId="1D6E8274" w14:textId="77777777" w:rsidR="00612902" w:rsidRPr="003277C6" w:rsidRDefault="00612902" w:rsidP="00612902">
            <w:pPr>
              <w:pStyle w:val="BodyText"/>
              <w:cnfStyle w:val="000000000000" w:firstRow="0" w:lastRow="0" w:firstColumn="0" w:lastColumn="0" w:oddVBand="0" w:evenVBand="0" w:oddHBand="0" w:evenHBand="0" w:firstRowFirstColumn="0" w:firstRowLastColumn="0" w:lastRowFirstColumn="0" w:lastRowLastColumn="0"/>
              <w:rPr>
                <w:sz w:val="18"/>
                <w:rPrChange w:id="3463" w:author="Aishwarya Balan" w:date="2019-03-04T11:52:00Z">
                  <w:rPr/>
                </w:rPrChange>
              </w:rPr>
            </w:pPr>
            <w:r w:rsidRPr="003277C6">
              <w:rPr>
                <w:sz w:val="18"/>
                <w:rPrChange w:id="3464" w:author="Aishwarya Balan" w:date="2019-03-04T11:52:00Z">
                  <w:rPr/>
                </w:rPrChange>
              </w:rPr>
              <w:t> </w:t>
            </w:r>
          </w:p>
        </w:tc>
        <w:tc>
          <w:tcPr>
            <w:tcW w:w="1157" w:type="dxa"/>
            <w:noWrap/>
            <w:hideMark/>
          </w:tcPr>
          <w:p w14:paraId="338F5C81" w14:textId="77777777" w:rsidR="00612902" w:rsidRPr="003277C6" w:rsidRDefault="00612902" w:rsidP="00612902">
            <w:pPr>
              <w:pStyle w:val="BodyText"/>
              <w:cnfStyle w:val="000000000000" w:firstRow="0" w:lastRow="0" w:firstColumn="0" w:lastColumn="0" w:oddVBand="0" w:evenVBand="0" w:oddHBand="0" w:evenHBand="0" w:firstRowFirstColumn="0" w:firstRowLastColumn="0" w:lastRowFirstColumn="0" w:lastRowLastColumn="0"/>
              <w:rPr>
                <w:sz w:val="18"/>
                <w:rPrChange w:id="3465" w:author="Aishwarya Balan" w:date="2019-03-04T11:52:00Z">
                  <w:rPr/>
                </w:rPrChange>
              </w:rPr>
            </w:pPr>
            <w:r w:rsidRPr="003277C6">
              <w:rPr>
                <w:sz w:val="18"/>
                <w:rPrChange w:id="3466" w:author="Aishwarya Balan" w:date="2019-03-04T11:52:00Z">
                  <w:rPr/>
                </w:rPrChange>
              </w:rPr>
              <w:t> </w:t>
            </w:r>
          </w:p>
        </w:tc>
        <w:tc>
          <w:tcPr>
            <w:tcW w:w="1334" w:type="dxa"/>
            <w:noWrap/>
            <w:hideMark/>
          </w:tcPr>
          <w:p w14:paraId="1DDC9BD4" w14:textId="77777777" w:rsidR="00612902" w:rsidRPr="003277C6" w:rsidRDefault="00612902" w:rsidP="00612902">
            <w:pPr>
              <w:pStyle w:val="BodyText"/>
              <w:cnfStyle w:val="000000000000" w:firstRow="0" w:lastRow="0" w:firstColumn="0" w:lastColumn="0" w:oddVBand="0" w:evenVBand="0" w:oddHBand="0" w:evenHBand="0" w:firstRowFirstColumn="0" w:firstRowLastColumn="0" w:lastRowFirstColumn="0" w:lastRowLastColumn="0"/>
              <w:rPr>
                <w:sz w:val="18"/>
                <w:rPrChange w:id="3467" w:author="Aishwarya Balan" w:date="2019-03-04T11:52:00Z">
                  <w:rPr/>
                </w:rPrChange>
              </w:rPr>
            </w:pPr>
            <w:r w:rsidRPr="003277C6">
              <w:rPr>
                <w:sz w:val="18"/>
                <w:rPrChange w:id="3468" w:author="Aishwarya Balan" w:date="2019-03-04T11:52:00Z">
                  <w:rPr/>
                </w:rPrChange>
              </w:rPr>
              <w:t>100.000,00</w:t>
            </w:r>
          </w:p>
        </w:tc>
        <w:tc>
          <w:tcPr>
            <w:tcW w:w="1186" w:type="dxa"/>
            <w:noWrap/>
            <w:hideMark/>
          </w:tcPr>
          <w:p w14:paraId="3352DB20" w14:textId="77777777" w:rsidR="00612902" w:rsidRPr="003277C6" w:rsidRDefault="00612902" w:rsidP="00612902">
            <w:pPr>
              <w:pStyle w:val="BodyText"/>
              <w:cnfStyle w:val="000000000000" w:firstRow="0" w:lastRow="0" w:firstColumn="0" w:lastColumn="0" w:oddVBand="0" w:evenVBand="0" w:oddHBand="0" w:evenHBand="0" w:firstRowFirstColumn="0" w:firstRowLastColumn="0" w:lastRowFirstColumn="0" w:lastRowLastColumn="0"/>
              <w:rPr>
                <w:sz w:val="18"/>
                <w:rPrChange w:id="3469" w:author="Aishwarya Balan" w:date="2019-03-04T11:52:00Z">
                  <w:rPr/>
                </w:rPrChange>
              </w:rPr>
            </w:pPr>
            <w:r w:rsidRPr="003277C6">
              <w:rPr>
                <w:sz w:val="18"/>
                <w:rPrChange w:id="3470" w:author="Aishwarya Balan" w:date="2019-03-04T11:52:00Z">
                  <w:rPr/>
                </w:rPrChange>
              </w:rPr>
              <w:t>Active</w:t>
            </w:r>
          </w:p>
        </w:tc>
        <w:tc>
          <w:tcPr>
            <w:tcW w:w="974" w:type="dxa"/>
            <w:noWrap/>
            <w:hideMark/>
          </w:tcPr>
          <w:p w14:paraId="0CAD1C91" w14:textId="77777777" w:rsidR="00612902" w:rsidRPr="003277C6" w:rsidRDefault="00612902" w:rsidP="00612902">
            <w:pPr>
              <w:pStyle w:val="BodyText"/>
              <w:cnfStyle w:val="000000000000" w:firstRow="0" w:lastRow="0" w:firstColumn="0" w:lastColumn="0" w:oddVBand="0" w:evenVBand="0" w:oddHBand="0" w:evenHBand="0" w:firstRowFirstColumn="0" w:firstRowLastColumn="0" w:lastRowFirstColumn="0" w:lastRowLastColumn="0"/>
              <w:rPr>
                <w:sz w:val="18"/>
                <w:rPrChange w:id="3471" w:author="Aishwarya Balan" w:date="2019-03-04T11:52:00Z">
                  <w:rPr/>
                </w:rPrChange>
              </w:rPr>
            </w:pPr>
            <w:r w:rsidRPr="003277C6">
              <w:rPr>
                <w:sz w:val="18"/>
                <w:rPrChange w:id="3472" w:author="Aishwarya Balan" w:date="2019-03-04T11:52:00Z">
                  <w:rPr/>
                </w:rPrChange>
              </w:rPr>
              <w:t>SC-965</w:t>
            </w:r>
          </w:p>
        </w:tc>
      </w:tr>
      <w:tr w:rsidR="00612902" w:rsidRPr="003277C6" w14:paraId="5DBF7C17" w14:textId="77777777" w:rsidTr="0061290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54" w:type="dxa"/>
            <w:noWrap/>
            <w:hideMark/>
          </w:tcPr>
          <w:p w14:paraId="3799A630" w14:textId="77777777" w:rsidR="00612902" w:rsidRPr="003277C6" w:rsidRDefault="00612902" w:rsidP="00612902">
            <w:pPr>
              <w:pStyle w:val="BodyText"/>
              <w:rPr>
                <w:sz w:val="18"/>
                <w:rPrChange w:id="3473" w:author="Aishwarya Balan" w:date="2019-03-04T11:52:00Z">
                  <w:rPr/>
                </w:rPrChange>
              </w:rPr>
            </w:pPr>
            <w:r w:rsidRPr="003277C6">
              <w:rPr>
                <w:sz w:val="18"/>
                <w:rPrChange w:id="3474" w:author="Aishwarya Balan" w:date="2019-03-04T11:52:00Z">
                  <w:rPr/>
                </w:rPrChange>
              </w:rPr>
              <w:t>SEZ New Metals</w:t>
            </w:r>
          </w:p>
        </w:tc>
        <w:tc>
          <w:tcPr>
            <w:tcW w:w="1467" w:type="dxa"/>
            <w:noWrap/>
            <w:hideMark/>
          </w:tcPr>
          <w:p w14:paraId="1C89493F" w14:textId="77777777" w:rsidR="00612902" w:rsidRPr="003277C6" w:rsidRDefault="00612902" w:rsidP="00612902">
            <w:pPr>
              <w:pStyle w:val="BodyText"/>
              <w:cnfStyle w:val="000000100000" w:firstRow="0" w:lastRow="0" w:firstColumn="0" w:lastColumn="0" w:oddVBand="0" w:evenVBand="0" w:oddHBand="1" w:evenHBand="0" w:firstRowFirstColumn="0" w:firstRowLastColumn="0" w:lastRowFirstColumn="0" w:lastRowLastColumn="0"/>
              <w:rPr>
                <w:sz w:val="18"/>
                <w:rPrChange w:id="3475" w:author="Aishwarya Balan" w:date="2019-03-04T11:52:00Z">
                  <w:rPr/>
                </w:rPrChange>
              </w:rPr>
            </w:pPr>
            <w:proofErr w:type="spellStart"/>
            <w:r w:rsidRPr="003277C6">
              <w:rPr>
                <w:sz w:val="18"/>
                <w:rPrChange w:id="3476" w:author="Aishwarya Balan" w:date="2019-03-04T11:52:00Z">
                  <w:rPr/>
                </w:rPrChange>
              </w:rPr>
              <w:t>Credimundi</w:t>
            </w:r>
            <w:proofErr w:type="spellEnd"/>
          </w:p>
        </w:tc>
        <w:tc>
          <w:tcPr>
            <w:tcW w:w="1256" w:type="dxa"/>
            <w:noWrap/>
            <w:hideMark/>
          </w:tcPr>
          <w:p w14:paraId="59CBA624" w14:textId="77777777" w:rsidR="00612902" w:rsidRPr="003277C6" w:rsidRDefault="00612902" w:rsidP="00612902">
            <w:pPr>
              <w:pStyle w:val="BodyText"/>
              <w:cnfStyle w:val="000000100000" w:firstRow="0" w:lastRow="0" w:firstColumn="0" w:lastColumn="0" w:oddVBand="0" w:evenVBand="0" w:oddHBand="1" w:evenHBand="0" w:firstRowFirstColumn="0" w:firstRowLastColumn="0" w:lastRowFirstColumn="0" w:lastRowLastColumn="0"/>
              <w:rPr>
                <w:sz w:val="18"/>
                <w:rPrChange w:id="3477" w:author="Aishwarya Balan" w:date="2019-03-04T11:52:00Z">
                  <w:rPr/>
                </w:rPrChange>
              </w:rPr>
            </w:pPr>
            <w:r w:rsidRPr="003277C6">
              <w:rPr>
                <w:sz w:val="18"/>
                <w:rPrChange w:id="3478" w:author="Aishwarya Balan" w:date="2019-03-04T11:52:00Z">
                  <w:rPr/>
                </w:rPrChange>
              </w:rPr>
              <w:t>Credit Limit</w:t>
            </w:r>
          </w:p>
        </w:tc>
        <w:tc>
          <w:tcPr>
            <w:tcW w:w="1157" w:type="dxa"/>
            <w:noWrap/>
            <w:hideMark/>
          </w:tcPr>
          <w:p w14:paraId="74B18C04" w14:textId="77777777" w:rsidR="00612902" w:rsidRPr="003277C6" w:rsidRDefault="00612902" w:rsidP="00612902">
            <w:pPr>
              <w:pStyle w:val="BodyText"/>
              <w:cnfStyle w:val="000000100000" w:firstRow="0" w:lastRow="0" w:firstColumn="0" w:lastColumn="0" w:oddVBand="0" w:evenVBand="0" w:oddHBand="1" w:evenHBand="0" w:firstRowFirstColumn="0" w:firstRowLastColumn="0" w:lastRowFirstColumn="0" w:lastRowLastColumn="0"/>
              <w:rPr>
                <w:sz w:val="18"/>
                <w:rPrChange w:id="3479" w:author="Aishwarya Balan" w:date="2019-03-04T11:52:00Z">
                  <w:rPr/>
                </w:rPrChange>
              </w:rPr>
            </w:pPr>
            <w:r w:rsidRPr="003277C6">
              <w:rPr>
                <w:sz w:val="18"/>
                <w:rPrChange w:id="3480" w:author="Aishwarya Balan" w:date="2019-03-04T11:52:00Z">
                  <w:rPr/>
                </w:rPrChange>
              </w:rPr>
              <w:t> </w:t>
            </w:r>
          </w:p>
        </w:tc>
        <w:tc>
          <w:tcPr>
            <w:tcW w:w="1157" w:type="dxa"/>
            <w:noWrap/>
            <w:hideMark/>
          </w:tcPr>
          <w:p w14:paraId="5A556698" w14:textId="77777777" w:rsidR="00612902" w:rsidRPr="003277C6" w:rsidRDefault="00612902" w:rsidP="00612902">
            <w:pPr>
              <w:pStyle w:val="BodyText"/>
              <w:cnfStyle w:val="000000100000" w:firstRow="0" w:lastRow="0" w:firstColumn="0" w:lastColumn="0" w:oddVBand="0" w:evenVBand="0" w:oddHBand="1" w:evenHBand="0" w:firstRowFirstColumn="0" w:firstRowLastColumn="0" w:lastRowFirstColumn="0" w:lastRowLastColumn="0"/>
              <w:rPr>
                <w:sz w:val="18"/>
                <w:rPrChange w:id="3481" w:author="Aishwarya Balan" w:date="2019-03-04T11:52:00Z">
                  <w:rPr/>
                </w:rPrChange>
              </w:rPr>
            </w:pPr>
            <w:r w:rsidRPr="003277C6">
              <w:rPr>
                <w:sz w:val="18"/>
                <w:rPrChange w:id="3482" w:author="Aishwarya Balan" w:date="2019-03-04T11:52:00Z">
                  <w:rPr/>
                </w:rPrChange>
              </w:rPr>
              <w:t> </w:t>
            </w:r>
          </w:p>
        </w:tc>
        <w:tc>
          <w:tcPr>
            <w:tcW w:w="1334" w:type="dxa"/>
            <w:noWrap/>
            <w:hideMark/>
          </w:tcPr>
          <w:p w14:paraId="194DB9DA" w14:textId="77777777" w:rsidR="00612902" w:rsidRPr="003277C6" w:rsidRDefault="00612902" w:rsidP="00612902">
            <w:pPr>
              <w:pStyle w:val="BodyText"/>
              <w:cnfStyle w:val="000000100000" w:firstRow="0" w:lastRow="0" w:firstColumn="0" w:lastColumn="0" w:oddVBand="0" w:evenVBand="0" w:oddHBand="1" w:evenHBand="0" w:firstRowFirstColumn="0" w:firstRowLastColumn="0" w:lastRowFirstColumn="0" w:lastRowLastColumn="0"/>
              <w:rPr>
                <w:sz w:val="18"/>
                <w:rPrChange w:id="3483" w:author="Aishwarya Balan" w:date="2019-03-04T11:52:00Z">
                  <w:rPr/>
                </w:rPrChange>
              </w:rPr>
            </w:pPr>
            <w:r w:rsidRPr="003277C6">
              <w:rPr>
                <w:sz w:val="18"/>
                <w:rPrChange w:id="3484" w:author="Aishwarya Balan" w:date="2019-03-04T11:52:00Z">
                  <w:rPr/>
                </w:rPrChange>
              </w:rPr>
              <w:t>80.000,00</w:t>
            </w:r>
          </w:p>
        </w:tc>
        <w:tc>
          <w:tcPr>
            <w:tcW w:w="1186" w:type="dxa"/>
            <w:noWrap/>
            <w:hideMark/>
          </w:tcPr>
          <w:p w14:paraId="55DF917F" w14:textId="77777777" w:rsidR="00612902" w:rsidRPr="003277C6" w:rsidRDefault="00612902" w:rsidP="00612902">
            <w:pPr>
              <w:pStyle w:val="BodyText"/>
              <w:cnfStyle w:val="000000100000" w:firstRow="0" w:lastRow="0" w:firstColumn="0" w:lastColumn="0" w:oddVBand="0" w:evenVBand="0" w:oddHBand="1" w:evenHBand="0" w:firstRowFirstColumn="0" w:firstRowLastColumn="0" w:lastRowFirstColumn="0" w:lastRowLastColumn="0"/>
              <w:rPr>
                <w:sz w:val="18"/>
                <w:rPrChange w:id="3485" w:author="Aishwarya Balan" w:date="2019-03-04T11:52:00Z">
                  <w:rPr/>
                </w:rPrChange>
              </w:rPr>
            </w:pPr>
            <w:r w:rsidRPr="003277C6">
              <w:rPr>
                <w:sz w:val="18"/>
                <w:rPrChange w:id="3486" w:author="Aishwarya Balan" w:date="2019-03-04T11:52:00Z">
                  <w:rPr/>
                </w:rPrChange>
              </w:rPr>
              <w:t>Active</w:t>
            </w:r>
          </w:p>
        </w:tc>
        <w:tc>
          <w:tcPr>
            <w:tcW w:w="974" w:type="dxa"/>
            <w:noWrap/>
            <w:hideMark/>
          </w:tcPr>
          <w:p w14:paraId="7CDDA2E7" w14:textId="77777777" w:rsidR="00612902" w:rsidRPr="003277C6" w:rsidRDefault="00612902" w:rsidP="00612902">
            <w:pPr>
              <w:pStyle w:val="BodyText"/>
              <w:cnfStyle w:val="000000100000" w:firstRow="0" w:lastRow="0" w:firstColumn="0" w:lastColumn="0" w:oddVBand="0" w:evenVBand="0" w:oddHBand="1" w:evenHBand="0" w:firstRowFirstColumn="0" w:firstRowLastColumn="0" w:lastRowFirstColumn="0" w:lastRowLastColumn="0"/>
              <w:rPr>
                <w:sz w:val="18"/>
                <w:rPrChange w:id="3487" w:author="Aishwarya Balan" w:date="2019-03-04T11:52:00Z">
                  <w:rPr/>
                </w:rPrChange>
              </w:rPr>
            </w:pPr>
            <w:r w:rsidRPr="003277C6">
              <w:rPr>
                <w:sz w:val="18"/>
                <w:rPrChange w:id="3488" w:author="Aishwarya Balan" w:date="2019-03-04T11:52:00Z">
                  <w:rPr/>
                </w:rPrChange>
              </w:rPr>
              <w:t> </w:t>
            </w:r>
          </w:p>
        </w:tc>
      </w:tr>
      <w:tr w:rsidR="00612902" w:rsidRPr="003277C6" w14:paraId="380798E1" w14:textId="77777777" w:rsidTr="00612902">
        <w:trPr>
          <w:trHeight w:val="300"/>
        </w:trPr>
        <w:tc>
          <w:tcPr>
            <w:cnfStyle w:val="001000000000" w:firstRow="0" w:lastRow="0" w:firstColumn="1" w:lastColumn="0" w:oddVBand="0" w:evenVBand="0" w:oddHBand="0" w:evenHBand="0" w:firstRowFirstColumn="0" w:firstRowLastColumn="0" w:lastRowFirstColumn="0" w:lastRowLastColumn="0"/>
            <w:tcW w:w="1454" w:type="dxa"/>
            <w:noWrap/>
            <w:hideMark/>
          </w:tcPr>
          <w:p w14:paraId="16086815" w14:textId="77777777" w:rsidR="00612902" w:rsidRPr="003277C6" w:rsidRDefault="00612902" w:rsidP="00612902">
            <w:pPr>
              <w:pStyle w:val="BodyText"/>
              <w:rPr>
                <w:sz w:val="18"/>
                <w:rPrChange w:id="3489" w:author="Aishwarya Balan" w:date="2019-03-04T11:52:00Z">
                  <w:rPr/>
                </w:rPrChange>
              </w:rPr>
            </w:pPr>
            <w:r w:rsidRPr="003277C6">
              <w:rPr>
                <w:sz w:val="18"/>
                <w:rPrChange w:id="3490" w:author="Aishwarya Balan" w:date="2019-03-04T11:52:00Z">
                  <w:rPr/>
                </w:rPrChange>
              </w:rPr>
              <w:t>SEZ New Metals</w:t>
            </w:r>
          </w:p>
        </w:tc>
        <w:tc>
          <w:tcPr>
            <w:tcW w:w="1467" w:type="dxa"/>
            <w:noWrap/>
            <w:hideMark/>
          </w:tcPr>
          <w:p w14:paraId="5B8DAC6B" w14:textId="77777777" w:rsidR="00612902" w:rsidRPr="003277C6" w:rsidRDefault="00612902" w:rsidP="00612902">
            <w:pPr>
              <w:pStyle w:val="BodyText"/>
              <w:cnfStyle w:val="000000000000" w:firstRow="0" w:lastRow="0" w:firstColumn="0" w:lastColumn="0" w:oddVBand="0" w:evenVBand="0" w:oddHBand="0" w:evenHBand="0" w:firstRowFirstColumn="0" w:firstRowLastColumn="0" w:lastRowFirstColumn="0" w:lastRowLastColumn="0"/>
              <w:rPr>
                <w:sz w:val="18"/>
                <w:rPrChange w:id="3491" w:author="Aishwarya Balan" w:date="2019-03-04T11:52:00Z">
                  <w:rPr/>
                </w:rPrChange>
              </w:rPr>
            </w:pPr>
            <w:proofErr w:type="spellStart"/>
            <w:r w:rsidRPr="003277C6">
              <w:rPr>
                <w:sz w:val="18"/>
                <w:rPrChange w:id="3492" w:author="Aishwarya Balan" w:date="2019-03-04T11:52:00Z">
                  <w:rPr/>
                </w:rPrChange>
              </w:rPr>
              <w:t>Credimundi</w:t>
            </w:r>
            <w:proofErr w:type="spellEnd"/>
          </w:p>
        </w:tc>
        <w:tc>
          <w:tcPr>
            <w:tcW w:w="1256" w:type="dxa"/>
            <w:noWrap/>
            <w:hideMark/>
          </w:tcPr>
          <w:p w14:paraId="651C66F3" w14:textId="77777777" w:rsidR="00612902" w:rsidRPr="003277C6" w:rsidRDefault="00612902" w:rsidP="00612902">
            <w:pPr>
              <w:pStyle w:val="BodyText"/>
              <w:cnfStyle w:val="000000000000" w:firstRow="0" w:lastRow="0" w:firstColumn="0" w:lastColumn="0" w:oddVBand="0" w:evenVBand="0" w:oddHBand="0" w:evenHBand="0" w:firstRowFirstColumn="0" w:firstRowLastColumn="0" w:lastRowFirstColumn="0" w:lastRowLastColumn="0"/>
              <w:rPr>
                <w:sz w:val="18"/>
                <w:rPrChange w:id="3493" w:author="Aishwarya Balan" w:date="2019-03-04T11:52:00Z">
                  <w:rPr/>
                </w:rPrChange>
              </w:rPr>
            </w:pPr>
            <w:r w:rsidRPr="003277C6">
              <w:rPr>
                <w:sz w:val="18"/>
                <w:rPrChange w:id="3494" w:author="Aishwarya Balan" w:date="2019-03-04T11:52:00Z">
                  <w:rPr/>
                </w:rPrChange>
              </w:rPr>
              <w:t>Temporary</w:t>
            </w:r>
          </w:p>
        </w:tc>
        <w:tc>
          <w:tcPr>
            <w:tcW w:w="1157" w:type="dxa"/>
            <w:noWrap/>
            <w:hideMark/>
          </w:tcPr>
          <w:p w14:paraId="0DA66F91" w14:textId="77777777" w:rsidR="00612902" w:rsidRPr="003277C6" w:rsidRDefault="00612902" w:rsidP="00612902">
            <w:pPr>
              <w:pStyle w:val="BodyText"/>
              <w:cnfStyle w:val="000000000000" w:firstRow="0" w:lastRow="0" w:firstColumn="0" w:lastColumn="0" w:oddVBand="0" w:evenVBand="0" w:oddHBand="0" w:evenHBand="0" w:firstRowFirstColumn="0" w:firstRowLastColumn="0" w:lastRowFirstColumn="0" w:lastRowLastColumn="0"/>
              <w:rPr>
                <w:sz w:val="18"/>
                <w:rPrChange w:id="3495" w:author="Aishwarya Balan" w:date="2019-03-04T11:52:00Z">
                  <w:rPr/>
                </w:rPrChange>
              </w:rPr>
            </w:pPr>
            <w:r w:rsidRPr="003277C6">
              <w:rPr>
                <w:sz w:val="18"/>
                <w:rPrChange w:id="3496" w:author="Aishwarya Balan" w:date="2019-03-04T11:52:00Z">
                  <w:rPr/>
                </w:rPrChange>
              </w:rPr>
              <w:t>15-Jan-19</w:t>
            </w:r>
          </w:p>
        </w:tc>
        <w:tc>
          <w:tcPr>
            <w:tcW w:w="1157" w:type="dxa"/>
            <w:noWrap/>
            <w:hideMark/>
          </w:tcPr>
          <w:p w14:paraId="4512C7BF" w14:textId="77777777" w:rsidR="00612902" w:rsidRPr="003277C6" w:rsidRDefault="00612902" w:rsidP="00612902">
            <w:pPr>
              <w:pStyle w:val="BodyText"/>
              <w:cnfStyle w:val="000000000000" w:firstRow="0" w:lastRow="0" w:firstColumn="0" w:lastColumn="0" w:oddVBand="0" w:evenVBand="0" w:oddHBand="0" w:evenHBand="0" w:firstRowFirstColumn="0" w:firstRowLastColumn="0" w:lastRowFirstColumn="0" w:lastRowLastColumn="0"/>
              <w:rPr>
                <w:sz w:val="18"/>
                <w:rPrChange w:id="3497" w:author="Aishwarya Balan" w:date="2019-03-04T11:52:00Z">
                  <w:rPr/>
                </w:rPrChange>
              </w:rPr>
            </w:pPr>
            <w:r w:rsidRPr="003277C6">
              <w:rPr>
                <w:sz w:val="18"/>
                <w:rPrChange w:id="3498" w:author="Aishwarya Balan" w:date="2019-03-04T11:52:00Z">
                  <w:rPr/>
                </w:rPrChange>
              </w:rPr>
              <w:t>25-Dec-19</w:t>
            </w:r>
          </w:p>
        </w:tc>
        <w:tc>
          <w:tcPr>
            <w:tcW w:w="1334" w:type="dxa"/>
            <w:noWrap/>
            <w:hideMark/>
          </w:tcPr>
          <w:p w14:paraId="7C85BB75" w14:textId="77777777" w:rsidR="00612902" w:rsidRPr="003277C6" w:rsidRDefault="00612902" w:rsidP="00612902">
            <w:pPr>
              <w:pStyle w:val="BodyText"/>
              <w:cnfStyle w:val="000000000000" w:firstRow="0" w:lastRow="0" w:firstColumn="0" w:lastColumn="0" w:oddVBand="0" w:evenVBand="0" w:oddHBand="0" w:evenHBand="0" w:firstRowFirstColumn="0" w:firstRowLastColumn="0" w:lastRowFirstColumn="0" w:lastRowLastColumn="0"/>
              <w:rPr>
                <w:sz w:val="18"/>
                <w:rPrChange w:id="3499" w:author="Aishwarya Balan" w:date="2019-03-04T11:52:00Z">
                  <w:rPr/>
                </w:rPrChange>
              </w:rPr>
            </w:pPr>
            <w:r w:rsidRPr="003277C6">
              <w:rPr>
                <w:sz w:val="18"/>
                <w:rPrChange w:id="3500" w:author="Aishwarya Balan" w:date="2019-03-04T11:52:00Z">
                  <w:rPr/>
                </w:rPrChange>
              </w:rPr>
              <w:t>870.000,00</w:t>
            </w:r>
          </w:p>
        </w:tc>
        <w:tc>
          <w:tcPr>
            <w:tcW w:w="1186" w:type="dxa"/>
            <w:noWrap/>
            <w:hideMark/>
          </w:tcPr>
          <w:p w14:paraId="317565E0" w14:textId="77777777" w:rsidR="00612902" w:rsidRPr="003277C6" w:rsidRDefault="00612902" w:rsidP="00612902">
            <w:pPr>
              <w:pStyle w:val="BodyText"/>
              <w:cnfStyle w:val="000000000000" w:firstRow="0" w:lastRow="0" w:firstColumn="0" w:lastColumn="0" w:oddVBand="0" w:evenVBand="0" w:oddHBand="0" w:evenHBand="0" w:firstRowFirstColumn="0" w:firstRowLastColumn="0" w:lastRowFirstColumn="0" w:lastRowLastColumn="0"/>
              <w:rPr>
                <w:sz w:val="18"/>
                <w:rPrChange w:id="3501" w:author="Aishwarya Balan" w:date="2019-03-04T11:52:00Z">
                  <w:rPr/>
                </w:rPrChange>
              </w:rPr>
            </w:pPr>
            <w:r w:rsidRPr="003277C6">
              <w:rPr>
                <w:sz w:val="18"/>
                <w:rPrChange w:id="3502" w:author="Aishwarya Balan" w:date="2019-03-04T11:52:00Z">
                  <w:rPr/>
                </w:rPrChange>
              </w:rPr>
              <w:t>Active</w:t>
            </w:r>
          </w:p>
        </w:tc>
        <w:tc>
          <w:tcPr>
            <w:tcW w:w="974" w:type="dxa"/>
            <w:noWrap/>
            <w:hideMark/>
          </w:tcPr>
          <w:p w14:paraId="7FD20B47" w14:textId="77777777" w:rsidR="00612902" w:rsidRPr="003277C6" w:rsidRDefault="00612902" w:rsidP="00612902">
            <w:pPr>
              <w:pStyle w:val="BodyText"/>
              <w:cnfStyle w:val="000000000000" w:firstRow="0" w:lastRow="0" w:firstColumn="0" w:lastColumn="0" w:oddVBand="0" w:evenVBand="0" w:oddHBand="0" w:evenHBand="0" w:firstRowFirstColumn="0" w:firstRowLastColumn="0" w:lastRowFirstColumn="0" w:lastRowLastColumn="0"/>
              <w:rPr>
                <w:sz w:val="18"/>
                <w:rPrChange w:id="3503" w:author="Aishwarya Balan" w:date="2019-03-04T11:52:00Z">
                  <w:rPr/>
                </w:rPrChange>
              </w:rPr>
            </w:pPr>
            <w:r w:rsidRPr="003277C6">
              <w:rPr>
                <w:sz w:val="18"/>
                <w:rPrChange w:id="3504" w:author="Aishwarya Balan" w:date="2019-03-04T11:52:00Z">
                  <w:rPr/>
                </w:rPrChange>
              </w:rPr>
              <w:t> </w:t>
            </w:r>
          </w:p>
        </w:tc>
      </w:tr>
      <w:tr w:rsidR="00612902" w:rsidRPr="003277C6" w14:paraId="30EC7F02" w14:textId="77777777" w:rsidTr="0061290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54" w:type="dxa"/>
            <w:noWrap/>
            <w:hideMark/>
          </w:tcPr>
          <w:p w14:paraId="1680D3C5" w14:textId="77777777" w:rsidR="00612902" w:rsidRPr="003277C6" w:rsidRDefault="00612902" w:rsidP="00612902">
            <w:pPr>
              <w:pStyle w:val="BodyText"/>
              <w:rPr>
                <w:sz w:val="18"/>
                <w:rPrChange w:id="3505" w:author="Aishwarya Balan" w:date="2019-03-04T11:52:00Z">
                  <w:rPr/>
                </w:rPrChange>
              </w:rPr>
            </w:pPr>
            <w:r w:rsidRPr="003277C6">
              <w:rPr>
                <w:sz w:val="18"/>
                <w:rPrChange w:id="3506" w:author="Aishwarya Balan" w:date="2019-03-04T11:52:00Z">
                  <w:rPr/>
                </w:rPrChange>
              </w:rPr>
              <w:t>SEZ New Metals</w:t>
            </w:r>
          </w:p>
        </w:tc>
        <w:tc>
          <w:tcPr>
            <w:tcW w:w="1467" w:type="dxa"/>
            <w:noWrap/>
            <w:hideMark/>
          </w:tcPr>
          <w:p w14:paraId="6748F2D9" w14:textId="77777777" w:rsidR="00612902" w:rsidRPr="003277C6" w:rsidRDefault="00612902" w:rsidP="00612902">
            <w:pPr>
              <w:pStyle w:val="BodyText"/>
              <w:cnfStyle w:val="000000100000" w:firstRow="0" w:lastRow="0" w:firstColumn="0" w:lastColumn="0" w:oddVBand="0" w:evenVBand="0" w:oddHBand="1" w:evenHBand="0" w:firstRowFirstColumn="0" w:firstRowLastColumn="0" w:lastRowFirstColumn="0" w:lastRowLastColumn="0"/>
              <w:rPr>
                <w:sz w:val="18"/>
                <w:rPrChange w:id="3507" w:author="Aishwarya Balan" w:date="2019-03-04T11:52:00Z">
                  <w:rPr/>
                </w:rPrChange>
              </w:rPr>
            </w:pPr>
            <w:proofErr w:type="spellStart"/>
            <w:r w:rsidRPr="003277C6">
              <w:rPr>
                <w:sz w:val="18"/>
                <w:rPrChange w:id="3508" w:author="Aishwarya Balan" w:date="2019-03-04T11:52:00Z">
                  <w:rPr/>
                </w:rPrChange>
              </w:rPr>
              <w:t>Credimundi</w:t>
            </w:r>
            <w:proofErr w:type="spellEnd"/>
          </w:p>
        </w:tc>
        <w:tc>
          <w:tcPr>
            <w:tcW w:w="1256" w:type="dxa"/>
            <w:noWrap/>
            <w:hideMark/>
          </w:tcPr>
          <w:p w14:paraId="74995734" w14:textId="77777777" w:rsidR="00612902" w:rsidRPr="003277C6" w:rsidRDefault="00612902" w:rsidP="00612902">
            <w:pPr>
              <w:pStyle w:val="BodyText"/>
              <w:cnfStyle w:val="000000100000" w:firstRow="0" w:lastRow="0" w:firstColumn="0" w:lastColumn="0" w:oddVBand="0" w:evenVBand="0" w:oddHBand="1" w:evenHBand="0" w:firstRowFirstColumn="0" w:firstRowLastColumn="0" w:lastRowFirstColumn="0" w:lastRowLastColumn="0"/>
              <w:rPr>
                <w:sz w:val="18"/>
                <w:rPrChange w:id="3509" w:author="Aishwarya Balan" w:date="2019-03-04T11:52:00Z">
                  <w:rPr/>
                </w:rPrChange>
              </w:rPr>
            </w:pPr>
            <w:r w:rsidRPr="003277C6">
              <w:rPr>
                <w:sz w:val="18"/>
                <w:rPrChange w:id="3510" w:author="Aishwarya Balan" w:date="2019-03-04T11:52:00Z">
                  <w:rPr/>
                </w:rPrChange>
              </w:rPr>
              <w:t>Top Up</w:t>
            </w:r>
          </w:p>
        </w:tc>
        <w:tc>
          <w:tcPr>
            <w:tcW w:w="1157" w:type="dxa"/>
            <w:noWrap/>
            <w:hideMark/>
          </w:tcPr>
          <w:p w14:paraId="39B36711" w14:textId="77777777" w:rsidR="00612902" w:rsidRPr="003277C6" w:rsidRDefault="00612902" w:rsidP="00612902">
            <w:pPr>
              <w:pStyle w:val="BodyText"/>
              <w:cnfStyle w:val="000000100000" w:firstRow="0" w:lastRow="0" w:firstColumn="0" w:lastColumn="0" w:oddVBand="0" w:evenVBand="0" w:oddHBand="1" w:evenHBand="0" w:firstRowFirstColumn="0" w:firstRowLastColumn="0" w:lastRowFirstColumn="0" w:lastRowLastColumn="0"/>
              <w:rPr>
                <w:sz w:val="18"/>
                <w:rPrChange w:id="3511" w:author="Aishwarya Balan" w:date="2019-03-04T11:52:00Z">
                  <w:rPr/>
                </w:rPrChange>
              </w:rPr>
            </w:pPr>
            <w:r w:rsidRPr="003277C6">
              <w:rPr>
                <w:sz w:val="18"/>
                <w:rPrChange w:id="3512" w:author="Aishwarya Balan" w:date="2019-03-04T11:52:00Z">
                  <w:rPr/>
                </w:rPrChange>
              </w:rPr>
              <w:t> </w:t>
            </w:r>
          </w:p>
        </w:tc>
        <w:tc>
          <w:tcPr>
            <w:tcW w:w="1157" w:type="dxa"/>
            <w:noWrap/>
            <w:hideMark/>
          </w:tcPr>
          <w:p w14:paraId="3285D6B6" w14:textId="77777777" w:rsidR="00612902" w:rsidRPr="003277C6" w:rsidRDefault="00612902" w:rsidP="00612902">
            <w:pPr>
              <w:pStyle w:val="BodyText"/>
              <w:cnfStyle w:val="000000100000" w:firstRow="0" w:lastRow="0" w:firstColumn="0" w:lastColumn="0" w:oddVBand="0" w:evenVBand="0" w:oddHBand="1" w:evenHBand="0" w:firstRowFirstColumn="0" w:firstRowLastColumn="0" w:lastRowFirstColumn="0" w:lastRowLastColumn="0"/>
              <w:rPr>
                <w:sz w:val="18"/>
                <w:rPrChange w:id="3513" w:author="Aishwarya Balan" w:date="2019-03-04T11:52:00Z">
                  <w:rPr/>
                </w:rPrChange>
              </w:rPr>
            </w:pPr>
            <w:r w:rsidRPr="003277C6">
              <w:rPr>
                <w:sz w:val="18"/>
                <w:rPrChange w:id="3514" w:author="Aishwarya Balan" w:date="2019-03-04T11:52:00Z">
                  <w:rPr/>
                </w:rPrChange>
              </w:rPr>
              <w:t> </w:t>
            </w:r>
          </w:p>
        </w:tc>
        <w:tc>
          <w:tcPr>
            <w:tcW w:w="1334" w:type="dxa"/>
            <w:noWrap/>
            <w:hideMark/>
          </w:tcPr>
          <w:p w14:paraId="538ACE4C" w14:textId="77777777" w:rsidR="00612902" w:rsidRPr="003277C6" w:rsidRDefault="00612902" w:rsidP="00612902">
            <w:pPr>
              <w:pStyle w:val="BodyText"/>
              <w:cnfStyle w:val="000000100000" w:firstRow="0" w:lastRow="0" w:firstColumn="0" w:lastColumn="0" w:oddVBand="0" w:evenVBand="0" w:oddHBand="1" w:evenHBand="0" w:firstRowFirstColumn="0" w:firstRowLastColumn="0" w:lastRowFirstColumn="0" w:lastRowLastColumn="0"/>
              <w:rPr>
                <w:sz w:val="18"/>
                <w:rPrChange w:id="3515" w:author="Aishwarya Balan" w:date="2019-03-04T11:52:00Z">
                  <w:rPr/>
                </w:rPrChange>
              </w:rPr>
            </w:pPr>
            <w:r w:rsidRPr="003277C6">
              <w:rPr>
                <w:sz w:val="18"/>
                <w:rPrChange w:id="3516" w:author="Aishwarya Balan" w:date="2019-03-04T11:52:00Z">
                  <w:rPr/>
                </w:rPrChange>
              </w:rPr>
              <w:t>5.000,00</w:t>
            </w:r>
          </w:p>
        </w:tc>
        <w:tc>
          <w:tcPr>
            <w:tcW w:w="1186" w:type="dxa"/>
            <w:noWrap/>
            <w:hideMark/>
          </w:tcPr>
          <w:p w14:paraId="0F190CB5" w14:textId="77777777" w:rsidR="00612902" w:rsidRPr="003277C6" w:rsidRDefault="00612902" w:rsidP="00612902">
            <w:pPr>
              <w:pStyle w:val="BodyText"/>
              <w:cnfStyle w:val="000000100000" w:firstRow="0" w:lastRow="0" w:firstColumn="0" w:lastColumn="0" w:oddVBand="0" w:evenVBand="0" w:oddHBand="1" w:evenHBand="0" w:firstRowFirstColumn="0" w:firstRowLastColumn="0" w:lastRowFirstColumn="0" w:lastRowLastColumn="0"/>
              <w:rPr>
                <w:sz w:val="18"/>
                <w:rPrChange w:id="3517" w:author="Aishwarya Balan" w:date="2019-03-04T11:52:00Z">
                  <w:rPr/>
                </w:rPrChange>
              </w:rPr>
            </w:pPr>
            <w:r w:rsidRPr="003277C6">
              <w:rPr>
                <w:sz w:val="18"/>
                <w:rPrChange w:id="3518" w:author="Aishwarya Balan" w:date="2019-03-04T11:52:00Z">
                  <w:rPr/>
                </w:rPrChange>
              </w:rPr>
              <w:t>Active</w:t>
            </w:r>
          </w:p>
        </w:tc>
        <w:tc>
          <w:tcPr>
            <w:tcW w:w="974" w:type="dxa"/>
            <w:noWrap/>
            <w:hideMark/>
          </w:tcPr>
          <w:p w14:paraId="4F094017" w14:textId="77777777" w:rsidR="00612902" w:rsidRPr="003277C6" w:rsidRDefault="00612902" w:rsidP="00612902">
            <w:pPr>
              <w:pStyle w:val="BodyText"/>
              <w:cnfStyle w:val="000000100000" w:firstRow="0" w:lastRow="0" w:firstColumn="0" w:lastColumn="0" w:oddVBand="0" w:evenVBand="0" w:oddHBand="1" w:evenHBand="0" w:firstRowFirstColumn="0" w:firstRowLastColumn="0" w:lastRowFirstColumn="0" w:lastRowLastColumn="0"/>
              <w:rPr>
                <w:sz w:val="18"/>
                <w:rPrChange w:id="3519" w:author="Aishwarya Balan" w:date="2019-03-04T11:52:00Z">
                  <w:rPr/>
                </w:rPrChange>
              </w:rPr>
            </w:pPr>
            <w:r w:rsidRPr="003277C6">
              <w:rPr>
                <w:sz w:val="18"/>
                <w:rPrChange w:id="3520" w:author="Aishwarya Balan" w:date="2019-03-04T11:52:00Z">
                  <w:rPr/>
                </w:rPrChange>
              </w:rPr>
              <w:t> </w:t>
            </w:r>
          </w:p>
        </w:tc>
      </w:tr>
      <w:tr w:rsidR="00612902" w:rsidRPr="003277C6" w14:paraId="2D396E13" w14:textId="77777777" w:rsidTr="00612902">
        <w:trPr>
          <w:trHeight w:val="300"/>
        </w:trPr>
        <w:tc>
          <w:tcPr>
            <w:cnfStyle w:val="001000000000" w:firstRow="0" w:lastRow="0" w:firstColumn="1" w:lastColumn="0" w:oddVBand="0" w:evenVBand="0" w:oddHBand="0" w:evenHBand="0" w:firstRowFirstColumn="0" w:firstRowLastColumn="0" w:lastRowFirstColumn="0" w:lastRowLastColumn="0"/>
            <w:tcW w:w="1454" w:type="dxa"/>
            <w:noWrap/>
            <w:hideMark/>
          </w:tcPr>
          <w:p w14:paraId="7BD14298" w14:textId="77777777" w:rsidR="00612902" w:rsidRPr="003277C6" w:rsidRDefault="00612902" w:rsidP="00612902">
            <w:pPr>
              <w:pStyle w:val="BodyText"/>
              <w:rPr>
                <w:sz w:val="18"/>
                <w:rPrChange w:id="3521" w:author="Aishwarya Balan" w:date="2019-03-04T11:52:00Z">
                  <w:rPr/>
                </w:rPrChange>
              </w:rPr>
            </w:pPr>
            <w:r w:rsidRPr="003277C6">
              <w:rPr>
                <w:sz w:val="18"/>
                <w:rPrChange w:id="3522" w:author="Aishwarya Balan" w:date="2019-03-04T11:52:00Z">
                  <w:rPr/>
                </w:rPrChange>
              </w:rPr>
              <w:t>SEZ New Metals</w:t>
            </w:r>
          </w:p>
        </w:tc>
        <w:tc>
          <w:tcPr>
            <w:tcW w:w="1467" w:type="dxa"/>
            <w:noWrap/>
            <w:hideMark/>
          </w:tcPr>
          <w:p w14:paraId="25F4BD60" w14:textId="77777777" w:rsidR="00612902" w:rsidRPr="003277C6" w:rsidRDefault="00612902" w:rsidP="00612902">
            <w:pPr>
              <w:pStyle w:val="BodyText"/>
              <w:cnfStyle w:val="000000000000" w:firstRow="0" w:lastRow="0" w:firstColumn="0" w:lastColumn="0" w:oddVBand="0" w:evenVBand="0" w:oddHBand="0" w:evenHBand="0" w:firstRowFirstColumn="0" w:firstRowLastColumn="0" w:lastRowFirstColumn="0" w:lastRowLastColumn="0"/>
              <w:rPr>
                <w:sz w:val="18"/>
                <w:rPrChange w:id="3523" w:author="Aishwarya Balan" w:date="2019-03-04T11:52:00Z">
                  <w:rPr/>
                </w:rPrChange>
              </w:rPr>
            </w:pPr>
            <w:r w:rsidRPr="003277C6">
              <w:rPr>
                <w:sz w:val="18"/>
                <w:rPrChange w:id="3524" w:author="Aishwarya Balan" w:date="2019-03-04T11:52:00Z">
                  <w:rPr/>
                </w:rPrChange>
              </w:rPr>
              <w:t>CIC2</w:t>
            </w:r>
          </w:p>
        </w:tc>
        <w:tc>
          <w:tcPr>
            <w:tcW w:w="1256" w:type="dxa"/>
            <w:noWrap/>
            <w:hideMark/>
          </w:tcPr>
          <w:p w14:paraId="3911E4F7" w14:textId="77777777" w:rsidR="00612902" w:rsidRPr="003277C6" w:rsidRDefault="00612902" w:rsidP="00612902">
            <w:pPr>
              <w:pStyle w:val="BodyText"/>
              <w:cnfStyle w:val="000000000000" w:firstRow="0" w:lastRow="0" w:firstColumn="0" w:lastColumn="0" w:oddVBand="0" w:evenVBand="0" w:oddHBand="0" w:evenHBand="0" w:firstRowFirstColumn="0" w:firstRowLastColumn="0" w:lastRowFirstColumn="0" w:lastRowLastColumn="0"/>
              <w:rPr>
                <w:sz w:val="18"/>
                <w:rPrChange w:id="3525" w:author="Aishwarya Balan" w:date="2019-03-04T11:52:00Z">
                  <w:rPr/>
                </w:rPrChange>
              </w:rPr>
            </w:pPr>
            <w:r w:rsidRPr="003277C6">
              <w:rPr>
                <w:sz w:val="18"/>
                <w:rPrChange w:id="3526" w:author="Aishwarya Balan" w:date="2019-03-04T11:52:00Z">
                  <w:rPr/>
                </w:rPrChange>
              </w:rPr>
              <w:t>Credit Limit</w:t>
            </w:r>
          </w:p>
        </w:tc>
        <w:tc>
          <w:tcPr>
            <w:tcW w:w="1157" w:type="dxa"/>
            <w:noWrap/>
            <w:hideMark/>
          </w:tcPr>
          <w:p w14:paraId="7E89B071" w14:textId="77777777" w:rsidR="00612902" w:rsidRPr="003277C6" w:rsidRDefault="00612902" w:rsidP="00612902">
            <w:pPr>
              <w:pStyle w:val="BodyText"/>
              <w:cnfStyle w:val="000000000000" w:firstRow="0" w:lastRow="0" w:firstColumn="0" w:lastColumn="0" w:oddVBand="0" w:evenVBand="0" w:oddHBand="0" w:evenHBand="0" w:firstRowFirstColumn="0" w:firstRowLastColumn="0" w:lastRowFirstColumn="0" w:lastRowLastColumn="0"/>
              <w:rPr>
                <w:sz w:val="18"/>
                <w:rPrChange w:id="3527" w:author="Aishwarya Balan" w:date="2019-03-04T11:52:00Z">
                  <w:rPr/>
                </w:rPrChange>
              </w:rPr>
            </w:pPr>
            <w:r w:rsidRPr="003277C6">
              <w:rPr>
                <w:sz w:val="18"/>
                <w:rPrChange w:id="3528" w:author="Aishwarya Balan" w:date="2019-03-04T11:52:00Z">
                  <w:rPr/>
                </w:rPrChange>
              </w:rPr>
              <w:t> </w:t>
            </w:r>
          </w:p>
        </w:tc>
        <w:tc>
          <w:tcPr>
            <w:tcW w:w="1157" w:type="dxa"/>
            <w:noWrap/>
            <w:hideMark/>
          </w:tcPr>
          <w:p w14:paraId="0342E1A8" w14:textId="77777777" w:rsidR="00612902" w:rsidRPr="003277C6" w:rsidRDefault="00612902" w:rsidP="00612902">
            <w:pPr>
              <w:pStyle w:val="BodyText"/>
              <w:cnfStyle w:val="000000000000" w:firstRow="0" w:lastRow="0" w:firstColumn="0" w:lastColumn="0" w:oddVBand="0" w:evenVBand="0" w:oddHBand="0" w:evenHBand="0" w:firstRowFirstColumn="0" w:firstRowLastColumn="0" w:lastRowFirstColumn="0" w:lastRowLastColumn="0"/>
              <w:rPr>
                <w:sz w:val="18"/>
                <w:rPrChange w:id="3529" w:author="Aishwarya Balan" w:date="2019-03-04T11:52:00Z">
                  <w:rPr/>
                </w:rPrChange>
              </w:rPr>
            </w:pPr>
            <w:r w:rsidRPr="003277C6">
              <w:rPr>
                <w:sz w:val="18"/>
                <w:rPrChange w:id="3530" w:author="Aishwarya Balan" w:date="2019-03-04T11:52:00Z">
                  <w:rPr/>
                </w:rPrChange>
              </w:rPr>
              <w:t> </w:t>
            </w:r>
          </w:p>
        </w:tc>
        <w:tc>
          <w:tcPr>
            <w:tcW w:w="1334" w:type="dxa"/>
            <w:noWrap/>
            <w:hideMark/>
          </w:tcPr>
          <w:p w14:paraId="37D78E39" w14:textId="77777777" w:rsidR="00612902" w:rsidRPr="003277C6" w:rsidRDefault="00612902" w:rsidP="00612902">
            <w:pPr>
              <w:pStyle w:val="BodyText"/>
              <w:cnfStyle w:val="000000000000" w:firstRow="0" w:lastRow="0" w:firstColumn="0" w:lastColumn="0" w:oddVBand="0" w:evenVBand="0" w:oddHBand="0" w:evenHBand="0" w:firstRowFirstColumn="0" w:firstRowLastColumn="0" w:lastRowFirstColumn="0" w:lastRowLastColumn="0"/>
              <w:rPr>
                <w:sz w:val="18"/>
                <w:rPrChange w:id="3531" w:author="Aishwarya Balan" w:date="2019-03-04T11:52:00Z">
                  <w:rPr/>
                </w:rPrChange>
              </w:rPr>
            </w:pPr>
            <w:r w:rsidRPr="003277C6">
              <w:rPr>
                <w:sz w:val="18"/>
                <w:rPrChange w:id="3532" w:author="Aishwarya Balan" w:date="2019-03-04T11:52:00Z">
                  <w:rPr/>
                </w:rPrChange>
              </w:rPr>
              <w:t>60.000,00</w:t>
            </w:r>
          </w:p>
        </w:tc>
        <w:tc>
          <w:tcPr>
            <w:tcW w:w="1186" w:type="dxa"/>
            <w:noWrap/>
            <w:hideMark/>
          </w:tcPr>
          <w:p w14:paraId="6377F048" w14:textId="77777777" w:rsidR="00612902" w:rsidRPr="003277C6" w:rsidRDefault="00612902" w:rsidP="00612902">
            <w:pPr>
              <w:pStyle w:val="BodyText"/>
              <w:cnfStyle w:val="000000000000" w:firstRow="0" w:lastRow="0" w:firstColumn="0" w:lastColumn="0" w:oddVBand="0" w:evenVBand="0" w:oddHBand="0" w:evenHBand="0" w:firstRowFirstColumn="0" w:firstRowLastColumn="0" w:lastRowFirstColumn="0" w:lastRowLastColumn="0"/>
              <w:rPr>
                <w:sz w:val="18"/>
                <w:rPrChange w:id="3533" w:author="Aishwarya Balan" w:date="2019-03-04T11:52:00Z">
                  <w:rPr/>
                </w:rPrChange>
              </w:rPr>
            </w:pPr>
            <w:r w:rsidRPr="003277C6">
              <w:rPr>
                <w:sz w:val="18"/>
                <w:rPrChange w:id="3534" w:author="Aishwarya Balan" w:date="2019-03-04T11:52:00Z">
                  <w:rPr/>
                </w:rPrChange>
              </w:rPr>
              <w:t>Inactive</w:t>
            </w:r>
          </w:p>
        </w:tc>
        <w:tc>
          <w:tcPr>
            <w:tcW w:w="974" w:type="dxa"/>
            <w:noWrap/>
            <w:hideMark/>
          </w:tcPr>
          <w:p w14:paraId="0B49E741" w14:textId="77777777" w:rsidR="00612902" w:rsidRPr="003277C6" w:rsidRDefault="00612902" w:rsidP="00612902">
            <w:pPr>
              <w:pStyle w:val="BodyText"/>
              <w:cnfStyle w:val="000000000000" w:firstRow="0" w:lastRow="0" w:firstColumn="0" w:lastColumn="0" w:oddVBand="0" w:evenVBand="0" w:oddHBand="0" w:evenHBand="0" w:firstRowFirstColumn="0" w:firstRowLastColumn="0" w:lastRowFirstColumn="0" w:lastRowLastColumn="0"/>
              <w:rPr>
                <w:sz w:val="18"/>
                <w:rPrChange w:id="3535" w:author="Aishwarya Balan" w:date="2019-03-04T11:52:00Z">
                  <w:rPr/>
                </w:rPrChange>
              </w:rPr>
            </w:pPr>
            <w:r w:rsidRPr="003277C6">
              <w:rPr>
                <w:sz w:val="18"/>
                <w:rPrChange w:id="3536" w:author="Aishwarya Balan" w:date="2019-03-04T11:52:00Z">
                  <w:rPr/>
                </w:rPrChange>
              </w:rPr>
              <w:t> </w:t>
            </w:r>
          </w:p>
        </w:tc>
      </w:tr>
      <w:tr w:rsidR="00612902" w:rsidRPr="003277C6" w14:paraId="151AA602" w14:textId="77777777" w:rsidTr="0061290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54" w:type="dxa"/>
            <w:noWrap/>
            <w:hideMark/>
          </w:tcPr>
          <w:p w14:paraId="0F4090FE" w14:textId="77777777" w:rsidR="00612902" w:rsidRPr="003277C6" w:rsidRDefault="00612902" w:rsidP="00612902">
            <w:pPr>
              <w:pStyle w:val="BodyText"/>
              <w:rPr>
                <w:sz w:val="18"/>
                <w:rPrChange w:id="3537" w:author="Aishwarya Balan" w:date="2019-03-04T11:52:00Z">
                  <w:rPr/>
                </w:rPrChange>
              </w:rPr>
            </w:pPr>
            <w:r w:rsidRPr="003277C6">
              <w:rPr>
                <w:sz w:val="18"/>
                <w:rPrChange w:id="3538" w:author="Aishwarya Balan" w:date="2019-03-04T11:52:00Z">
                  <w:rPr/>
                </w:rPrChange>
              </w:rPr>
              <w:t>SEZ New Metals</w:t>
            </w:r>
          </w:p>
        </w:tc>
        <w:tc>
          <w:tcPr>
            <w:tcW w:w="1467" w:type="dxa"/>
            <w:noWrap/>
            <w:hideMark/>
          </w:tcPr>
          <w:p w14:paraId="3B071BB1" w14:textId="77777777" w:rsidR="00612902" w:rsidRPr="003277C6" w:rsidRDefault="00612902" w:rsidP="00612902">
            <w:pPr>
              <w:pStyle w:val="BodyText"/>
              <w:cnfStyle w:val="000000100000" w:firstRow="0" w:lastRow="0" w:firstColumn="0" w:lastColumn="0" w:oddVBand="0" w:evenVBand="0" w:oddHBand="1" w:evenHBand="0" w:firstRowFirstColumn="0" w:firstRowLastColumn="0" w:lastRowFirstColumn="0" w:lastRowLastColumn="0"/>
              <w:rPr>
                <w:sz w:val="18"/>
                <w:rPrChange w:id="3539" w:author="Aishwarya Balan" w:date="2019-03-04T11:52:00Z">
                  <w:rPr/>
                </w:rPrChange>
              </w:rPr>
            </w:pPr>
            <w:r w:rsidRPr="003277C6">
              <w:rPr>
                <w:sz w:val="18"/>
                <w:rPrChange w:id="3540" w:author="Aishwarya Balan" w:date="2019-03-04T11:52:00Z">
                  <w:rPr/>
                </w:rPrChange>
              </w:rPr>
              <w:t>CIC2</w:t>
            </w:r>
          </w:p>
        </w:tc>
        <w:tc>
          <w:tcPr>
            <w:tcW w:w="1256" w:type="dxa"/>
            <w:noWrap/>
            <w:hideMark/>
          </w:tcPr>
          <w:p w14:paraId="1ABE30B7" w14:textId="77777777" w:rsidR="00612902" w:rsidRPr="003277C6" w:rsidRDefault="00612902" w:rsidP="00612902">
            <w:pPr>
              <w:pStyle w:val="BodyText"/>
              <w:cnfStyle w:val="000000100000" w:firstRow="0" w:lastRow="0" w:firstColumn="0" w:lastColumn="0" w:oddVBand="0" w:evenVBand="0" w:oddHBand="1" w:evenHBand="0" w:firstRowFirstColumn="0" w:firstRowLastColumn="0" w:lastRowFirstColumn="0" w:lastRowLastColumn="0"/>
              <w:rPr>
                <w:sz w:val="18"/>
                <w:rPrChange w:id="3541" w:author="Aishwarya Balan" w:date="2019-03-04T11:52:00Z">
                  <w:rPr/>
                </w:rPrChange>
              </w:rPr>
            </w:pPr>
            <w:r w:rsidRPr="003277C6">
              <w:rPr>
                <w:sz w:val="18"/>
                <w:rPrChange w:id="3542" w:author="Aishwarya Balan" w:date="2019-03-04T11:52:00Z">
                  <w:rPr/>
                </w:rPrChange>
              </w:rPr>
              <w:t>Temporary</w:t>
            </w:r>
          </w:p>
        </w:tc>
        <w:tc>
          <w:tcPr>
            <w:tcW w:w="1157" w:type="dxa"/>
            <w:noWrap/>
            <w:hideMark/>
          </w:tcPr>
          <w:p w14:paraId="0D5FA70A" w14:textId="77777777" w:rsidR="00612902" w:rsidRPr="003277C6" w:rsidRDefault="00612902" w:rsidP="00612902">
            <w:pPr>
              <w:pStyle w:val="BodyText"/>
              <w:cnfStyle w:val="000000100000" w:firstRow="0" w:lastRow="0" w:firstColumn="0" w:lastColumn="0" w:oddVBand="0" w:evenVBand="0" w:oddHBand="1" w:evenHBand="0" w:firstRowFirstColumn="0" w:firstRowLastColumn="0" w:lastRowFirstColumn="0" w:lastRowLastColumn="0"/>
              <w:rPr>
                <w:sz w:val="18"/>
                <w:rPrChange w:id="3543" w:author="Aishwarya Balan" w:date="2019-03-04T11:52:00Z">
                  <w:rPr/>
                </w:rPrChange>
              </w:rPr>
            </w:pPr>
            <w:r w:rsidRPr="003277C6">
              <w:rPr>
                <w:sz w:val="18"/>
                <w:rPrChange w:id="3544" w:author="Aishwarya Balan" w:date="2019-03-04T11:52:00Z">
                  <w:rPr/>
                </w:rPrChange>
              </w:rPr>
              <w:t>15-Jan-19</w:t>
            </w:r>
          </w:p>
        </w:tc>
        <w:tc>
          <w:tcPr>
            <w:tcW w:w="1157" w:type="dxa"/>
            <w:noWrap/>
            <w:hideMark/>
          </w:tcPr>
          <w:p w14:paraId="2997D3D8" w14:textId="77777777" w:rsidR="00612902" w:rsidRPr="003277C6" w:rsidRDefault="00612902" w:rsidP="00612902">
            <w:pPr>
              <w:pStyle w:val="BodyText"/>
              <w:cnfStyle w:val="000000100000" w:firstRow="0" w:lastRow="0" w:firstColumn="0" w:lastColumn="0" w:oddVBand="0" w:evenVBand="0" w:oddHBand="1" w:evenHBand="0" w:firstRowFirstColumn="0" w:firstRowLastColumn="0" w:lastRowFirstColumn="0" w:lastRowLastColumn="0"/>
              <w:rPr>
                <w:sz w:val="18"/>
                <w:rPrChange w:id="3545" w:author="Aishwarya Balan" w:date="2019-03-04T11:52:00Z">
                  <w:rPr/>
                </w:rPrChange>
              </w:rPr>
            </w:pPr>
            <w:r w:rsidRPr="003277C6">
              <w:rPr>
                <w:sz w:val="18"/>
                <w:rPrChange w:id="3546" w:author="Aishwarya Balan" w:date="2019-03-04T11:52:00Z">
                  <w:rPr/>
                </w:rPrChange>
              </w:rPr>
              <w:t>25-Dec-19</w:t>
            </w:r>
          </w:p>
        </w:tc>
        <w:tc>
          <w:tcPr>
            <w:tcW w:w="1334" w:type="dxa"/>
            <w:noWrap/>
            <w:hideMark/>
          </w:tcPr>
          <w:p w14:paraId="40A6DB90" w14:textId="77777777" w:rsidR="00612902" w:rsidRPr="003277C6" w:rsidRDefault="00612902" w:rsidP="00612902">
            <w:pPr>
              <w:pStyle w:val="BodyText"/>
              <w:cnfStyle w:val="000000100000" w:firstRow="0" w:lastRow="0" w:firstColumn="0" w:lastColumn="0" w:oddVBand="0" w:evenVBand="0" w:oddHBand="1" w:evenHBand="0" w:firstRowFirstColumn="0" w:firstRowLastColumn="0" w:lastRowFirstColumn="0" w:lastRowLastColumn="0"/>
              <w:rPr>
                <w:sz w:val="18"/>
                <w:rPrChange w:id="3547" w:author="Aishwarya Balan" w:date="2019-03-04T11:52:00Z">
                  <w:rPr/>
                </w:rPrChange>
              </w:rPr>
            </w:pPr>
            <w:r w:rsidRPr="003277C6">
              <w:rPr>
                <w:sz w:val="18"/>
                <w:rPrChange w:id="3548" w:author="Aishwarya Balan" w:date="2019-03-04T11:52:00Z">
                  <w:rPr/>
                </w:rPrChange>
              </w:rPr>
              <w:t>98.000,00</w:t>
            </w:r>
          </w:p>
        </w:tc>
        <w:tc>
          <w:tcPr>
            <w:tcW w:w="1186" w:type="dxa"/>
            <w:noWrap/>
            <w:hideMark/>
          </w:tcPr>
          <w:p w14:paraId="5C41F1D6" w14:textId="77777777" w:rsidR="00612902" w:rsidRPr="003277C6" w:rsidRDefault="00612902" w:rsidP="00612902">
            <w:pPr>
              <w:pStyle w:val="BodyText"/>
              <w:cnfStyle w:val="000000100000" w:firstRow="0" w:lastRow="0" w:firstColumn="0" w:lastColumn="0" w:oddVBand="0" w:evenVBand="0" w:oddHBand="1" w:evenHBand="0" w:firstRowFirstColumn="0" w:firstRowLastColumn="0" w:lastRowFirstColumn="0" w:lastRowLastColumn="0"/>
              <w:rPr>
                <w:sz w:val="18"/>
                <w:rPrChange w:id="3549" w:author="Aishwarya Balan" w:date="2019-03-04T11:52:00Z">
                  <w:rPr/>
                </w:rPrChange>
              </w:rPr>
            </w:pPr>
            <w:r w:rsidRPr="003277C6">
              <w:rPr>
                <w:sz w:val="18"/>
                <w:rPrChange w:id="3550" w:author="Aishwarya Balan" w:date="2019-03-04T11:52:00Z">
                  <w:rPr/>
                </w:rPrChange>
              </w:rPr>
              <w:t>Inactive</w:t>
            </w:r>
          </w:p>
        </w:tc>
        <w:tc>
          <w:tcPr>
            <w:tcW w:w="974" w:type="dxa"/>
            <w:noWrap/>
            <w:hideMark/>
          </w:tcPr>
          <w:p w14:paraId="68E7865E" w14:textId="77777777" w:rsidR="00612902" w:rsidRPr="003277C6" w:rsidRDefault="00612902" w:rsidP="00612902">
            <w:pPr>
              <w:pStyle w:val="BodyText"/>
              <w:cnfStyle w:val="000000100000" w:firstRow="0" w:lastRow="0" w:firstColumn="0" w:lastColumn="0" w:oddVBand="0" w:evenVBand="0" w:oddHBand="1" w:evenHBand="0" w:firstRowFirstColumn="0" w:firstRowLastColumn="0" w:lastRowFirstColumn="0" w:lastRowLastColumn="0"/>
              <w:rPr>
                <w:sz w:val="18"/>
                <w:rPrChange w:id="3551" w:author="Aishwarya Balan" w:date="2019-03-04T11:52:00Z">
                  <w:rPr/>
                </w:rPrChange>
              </w:rPr>
            </w:pPr>
            <w:r w:rsidRPr="003277C6">
              <w:rPr>
                <w:sz w:val="18"/>
                <w:rPrChange w:id="3552" w:author="Aishwarya Balan" w:date="2019-03-04T11:52:00Z">
                  <w:rPr/>
                </w:rPrChange>
              </w:rPr>
              <w:t> </w:t>
            </w:r>
          </w:p>
        </w:tc>
      </w:tr>
      <w:tr w:rsidR="00612902" w:rsidRPr="003277C6" w14:paraId="3273223A" w14:textId="77777777" w:rsidTr="00612902">
        <w:trPr>
          <w:trHeight w:val="300"/>
        </w:trPr>
        <w:tc>
          <w:tcPr>
            <w:cnfStyle w:val="001000000000" w:firstRow="0" w:lastRow="0" w:firstColumn="1" w:lastColumn="0" w:oddVBand="0" w:evenVBand="0" w:oddHBand="0" w:evenHBand="0" w:firstRowFirstColumn="0" w:firstRowLastColumn="0" w:lastRowFirstColumn="0" w:lastRowLastColumn="0"/>
            <w:tcW w:w="1454" w:type="dxa"/>
            <w:noWrap/>
            <w:hideMark/>
          </w:tcPr>
          <w:p w14:paraId="3A5F56BF" w14:textId="77777777" w:rsidR="00612902" w:rsidRPr="003277C6" w:rsidRDefault="00612902" w:rsidP="00612902">
            <w:pPr>
              <w:pStyle w:val="BodyText"/>
              <w:rPr>
                <w:sz w:val="18"/>
                <w:rPrChange w:id="3553" w:author="Aishwarya Balan" w:date="2019-03-04T11:52:00Z">
                  <w:rPr/>
                </w:rPrChange>
              </w:rPr>
            </w:pPr>
            <w:r w:rsidRPr="003277C6">
              <w:rPr>
                <w:sz w:val="18"/>
                <w:rPrChange w:id="3554" w:author="Aishwarya Balan" w:date="2019-03-04T11:52:00Z">
                  <w:rPr/>
                </w:rPrChange>
              </w:rPr>
              <w:t>SEZ New Metals</w:t>
            </w:r>
          </w:p>
        </w:tc>
        <w:tc>
          <w:tcPr>
            <w:tcW w:w="1467" w:type="dxa"/>
            <w:noWrap/>
            <w:hideMark/>
          </w:tcPr>
          <w:p w14:paraId="768FA3D1" w14:textId="77777777" w:rsidR="00612902" w:rsidRPr="003277C6" w:rsidRDefault="00612902" w:rsidP="00612902">
            <w:pPr>
              <w:pStyle w:val="BodyText"/>
              <w:cnfStyle w:val="000000000000" w:firstRow="0" w:lastRow="0" w:firstColumn="0" w:lastColumn="0" w:oddVBand="0" w:evenVBand="0" w:oddHBand="0" w:evenHBand="0" w:firstRowFirstColumn="0" w:firstRowLastColumn="0" w:lastRowFirstColumn="0" w:lastRowLastColumn="0"/>
              <w:rPr>
                <w:sz w:val="18"/>
                <w:rPrChange w:id="3555" w:author="Aishwarya Balan" w:date="2019-03-04T11:52:00Z">
                  <w:rPr/>
                </w:rPrChange>
              </w:rPr>
            </w:pPr>
            <w:r w:rsidRPr="003277C6">
              <w:rPr>
                <w:sz w:val="18"/>
                <w:rPrChange w:id="3556" w:author="Aishwarya Balan" w:date="2019-03-04T11:52:00Z">
                  <w:rPr/>
                </w:rPrChange>
              </w:rPr>
              <w:t>CIC2</w:t>
            </w:r>
          </w:p>
        </w:tc>
        <w:tc>
          <w:tcPr>
            <w:tcW w:w="1256" w:type="dxa"/>
            <w:noWrap/>
            <w:hideMark/>
          </w:tcPr>
          <w:p w14:paraId="7F8C7F3C" w14:textId="77777777" w:rsidR="00612902" w:rsidRPr="003277C6" w:rsidRDefault="00612902" w:rsidP="00612902">
            <w:pPr>
              <w:pStyle w:val="BodyText"/>
              <w:cnfStyle w:val="000000000000" w:firstRow="0" w:lastRow="0" w:firstColumn="0" w:lastColumn="0" w:oddVBand="0" w:evenVBand="0" w:oddHBand="0" w:evenHBand="0" w:firstRowFirstColumn="0" w:firstRowLastColumn="0" w:lastRowFirstColumn="0" w:lastRowLastColumn="0"/>
              <w:rPr>
                <w:sz w:val="18"/>
                <w:rPrChange w:id="3557" w:author="Aishwarya Balan" w:date="2019-03-04T11:52:00Z">
                  <w:rPr/>
                </w:rPrChange>
              </w:rPr>
            </w:pPr>
            <w:r w:rsidRPr="003277C6">
              <w:rPr>
                <w:sz w:val="18"/>
                <w:rPrChange w:id="3558" w:author="Aishwarya Balan" w:date="2019-03-04T11:52:00Z">
                  <w:rPr/>
                </w:rPrChange>
              </w:rPr>
              <w:t>Top Up</w:t>
            </w:r>
          </w:p>
        </w:tc>
        <w:tc>
          <w:tcPr>
            <w:tcW w:w="1157" w:type="dxa"/>
            <w:noWrap/>
            <w:hideMark/>
          </w:tcPr>
          <w:p w14:paraId="4BFA19CE" w14:textId="77777777" w:rsidR="00612902" w:rsidRPr="003277C6" w:rsidRDefault="00612902" w:rsidP="00612902">
            <w:pPr>
              <w:pStyle w:val="BodyText"/>
              <w:cnfStyle w:val="000000000000" w:firstRow="0" w:lastRow="0" w:firstColumn="0" w:lastColumn="0" w:oddVBand="0" w:evenVBand="0" w:oddHBand="0" w:evenHBand="0" w:firstRowFirstColumn="0" w:firstRowLastColumn="0" w:lastRowFirstColumn="0" w:lastRowLastColumn="0"/>
              <w:rPr>
                <w:sz w:val="18"/>
                <w:rPrChange w:id="3559" w:author="Aishwarya Balan" w:date="2019-03-04T11:52:00Z">
                  <w:rPr/>
                </w:rPrChange>
              </w:rPr>
            </w:pPr>
            <w:r w:rsidRPr="003277C6">
              <w:rPr>
                <w:sz w:val="18"/>
                <w:rPrChange w:id="3560" w:author="Aishwarya Balan" w:date="2019-03-04T11:52:00Z">
                  <w:rPr/>
                </w:rPrChange>
              </w:rPr>
              <w:t> </w:t>
            </w:r>
          </w:p>
        </w:tc>
        <w:tc>
          <w:tcPr>
            <w:tcW w:w="1157" w:type="dxa"/>
            <w:noWrap/>
            <w:hideMark/>
          </w:tcPr>
          <w:p w14:paraId="54BCDB29" w14:textId="77777777" w:rsidR="00612902" w:rsidRPr="003277C6" w:rsidRDefault="00612902" w:rsidP="00612902">
            <w:pPr>
              <w:pStyle w:val="BodyText"/>
              <w:cnfStyle w:val="000000000000" w:firstRow="0" w:lastRow="0" w:firstColumn="0" w:lastColumn="0" w:oddVBand="0" w:evenVBand="0" w:oddHBand="0" w:evenHBand="0" w:firstRowFirstColumn="0" w:firstRowLastColumn="0" w:lastRowFirstColumn="0" w:lastRowLastColumn="0"/>
              <w:rPr>
                <w:sz w:val="18"/>
                <w:rPrChange w:id="3561" w:author="Aishwarya Balan" w:date="2019-03-04T11:52:00Z">
                  <w:rPr/>
                </w:rPrChange>
              </w:rPr>
            </w:pPr>
            <w:r w:rsidRPr="003277C6">
              <w:rPr>
                <w:sz w:val="18"/>
                <w:rPrChange w:id="3562" w:author="Aishwarya Balan" w:date="2019-03-04T11:52:00Z">
                  <w:rPr/>
                </w:rPrChange>
              </w:rPr>
              <w:t> </w:t>
            </w:r>
          </w:p>
        </w:tc>
        <w:tc>
          <w:tcPr>
            <w:tcW w:w="1334" w:type="dxa"/>
            <w:noWrap/>
            <w:hideMark/>
          </w:tcPr>
          <w:p w14:paraId="6C30A03D" w14:textId="77777777" w:rsidR="00612902" w:rsidRPr="003277C6" w:rsidRDefault="00612902" w:rsidP="00612902">
            <w:pPr>
              <w:pStyle w:val="BodyText"/>
              <w:cnfStyle w:val="000000000000" w:firstRow="0" w:lastRow="0" w:firstColumn="0" w:lastColumn="0" w:oddVBand="0" w:evenVBand="0" w:oddHBand="0" w:evenHBand="0" w:firstRowFirstColumn="0" w:firstRowLastColumn="0" w:lastRowFirstColumn="0" w:lastRowLastColumn="0"/>
              <w:rPr>
                <w:sz w:val="18"/>
                <w:rPrChange w:id="3563" w:author="Aishwarya Balan" w:date="2019-03-04T11:52:00Z">
                  <w:rPr/>
                </w:rPrChange>
              </w:rPr>
            </w:pPr>
            <w:r w:rsidRPr="003277C6">
              <w:rPr>
                <w:sz w:val="18"/>
                <w:rPrChange w:id="3564" w:author="Aishwarya Balan" w:date="2019-03-04T11:52:00Z">
                  <w:rPr/>
                </w:rPrChange>
              </w:rPr>
              <w:t>6.000,00</w:t>
            </w:r>
          </w:p>
        </w:tc>
        <w:tc>
          <w:tcPr>
            <w:tcW w:w="1186" w:type="dxa"/>
            <w:noWrap/>
            <w:hideMark/>
          </w:tcPr>
          <w:p w14:paraId="20803707" w14:textId="77777777" w:rsidR="00612902" w:rsidRPr="003277C6" w:rsidRDefault="00612902" w:rsidP="00612902">
            <w:pPr>
              <w:pStyle w:val="BodyText"/>
              <w:cnfStyle w:val="000000000000" w:firstRow="0" w:lastRow="0" w:firstColumn="0" w:lastColumn="0" w:oddVBand="0" w:evenVBand="0" w:oddHBand="0" w:evenHBand="0" w:firstRowFirstColumn="0" w:firstRowLastColumn="0" w:lastRowFirstColumn="0" w:lastRowLastColumn="0"/>
              <w:rPr>
                <w:sz w:val="18"/>
                <w:rPrChange w:id="3565" w:author="Aishwarya Balan" w:date="2019-03-04T11:52:00Z">
                  <w:rPr/>
                </w:rPrChange>
              </w:rPr>
            </w:pPr>
            <w:r w:rsidRPr="003277C6">
              <w:rPr>
                <w:sz w:val="18"/>
                <w:rPrChange w:id="3566" w:author="Aishwarya Balan" w:date="2019-03-04T11:52:00Z">
                  <w:rPr/>
                </w:rPrChange>
              </w:rPr>
              <w:t>Inactive</w:t>
            </w:r>
          </w:p>
        </w:tc>
        <w:tc>
          <w:tcPr>
            <w:tcW w:w="974" w:type="dxa"/>
            <w:noWrap/>
            <w:hideMark/>
          </w:tcPr>
          <w:p w14:paraId="71CBCC8D" w14:textId="77777777" w:rsidR="00612902" w:rsidRPr="003277C6" w:rsidRDefault="00612902" w:rsidP="00612902">
            <w:pPr>
              <w:pStyle w:val="BodyText"/>
              <w:cnfStyle w:val="000000000000" w:firstRow="0" w:lastRow="0" w:firstColumn="0" w:lastColumn="0" w:oddVBand="0" w:evenVBand="0" w:oddHBand="0" w:evenHBand="0" w:firstRowFirstColumn="0" w:firstRowLastColumn="0" w:lastRowFirstColumn="0" w:lastRowLastColumn="0"/>
              <w:rPr>
                <w:sz w:val="18"/>
                <w:rPrChange w:id="3567" w:author="Aishwarya Balan" w:date="2019-03-04T11:52:00Z">
                  <w:rPr/>
                </w:rPrChange>
              </w:rPr>
            </w:pPr>
            <w:r w:rsidRPr="003277C6">
              <w:rPr>
                <w:sz w:val="18"/>
                <w:rPrChange w:id="3568" w:author="Aishwarya Balan" w:date="2019-03-04T11:52:00Z">
                  <w:rPr/>
                </w:rPrChange>
              </w:rPr>
              <w:t> </w:t>
            </w:r>
          </w:p>
        </w:tc>
      </w:tr>
      <w:tr w:rsidR="00612902" w:rsidRPr="003277C6" w14:paraId="3B2FCDFA" w14:textId="77777777" w:rsidTr="0061290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54" w:type="dxa"/>
            <w:noWrap/>
            <w:hideMark/>
          </w:tcPr>
          <w:p w14:paraId="05F4DF38" w14:textId="77777777" w:rsidR="00612902" w:rsidRPr="003277C6" w:rsidRDefault="00612902" w:rsidP="00612902">
            <w:pPr>
              <w:pStyle w:val="BodyText"/>
              <w:rPr>
                <w:sz w:val="18"/>
                <w:rPrChange w:id="3569" w:author="Aishwarya Balan" w:date="2019-03-04T11:52:00Z">
                  <w:rPr/>
                </w:rPrChange>
              </w:rPr>
            </w:pPr>
            <w:r w:rsidRPr="003277C6">
              <w:rPr>
                <w:sz w:val="18"/>
                <w:rPrChange w:id="3570" w:author="Aishwarya Balan" w:date="2019-03-04T11:52:00Z">
                  <w:rPr/>
                </w:rPrChange>
              </w:rPr>
              <w:t>SEZ New Metals</w:t>
            </w:r>
          </w:p>
        </w:tc>
        <w:tc>
          <w:tcPr>
            <w:tcW w:w="1467" w:type="dxa"/>
            <w:noWrap/>
            <w:hideMark/>
          </w:tcPr>
          <w:p w14:paraId="1E241A26" w14:textId="77777777" w:rsidR="00612902" w:rsidRPr="003277C6" w:rsidRDefault="00612902" w:rsidP="00612902">
            <w:pPr>
              <w:pStyle w:val="BodyText"/>
              <w:cnfStyle w:val="000000100000" w:firstRow="0" w:lastRow="0" w:firstColumn="0" w:lastColumn="0" w:oddVBand="0" w:evenVBand="0" w:oddHBand="1" w:evenHBand="0" w:firstRowFirstColumn="0" w:firstRowLastColumn="0" w:lastRowFirstColumn="0" w:lastRowLastColumn="0"/>
              <w:rPr>
                <w:sz w:val="18"/>
                <w:rPrChange w:id="3571" w:author="Aishwarya Balan" w:date="2019-03-04T11:52:00Z">
                  <w:rPr/>
                </w:rPrChange>
              </w:rPr>
            </w:pPr>
            <w:r w:rsidRPr="003277C6">
              <w:rPr>
                <w:sz w:val="18"/>
                <w:rPrChange w:id="3572" w:author="Aishwarya Balan" w:date="2019-03-04T11:52:00Z">
                  <w:rPr/>
                </w:rPrChange>
              </w:rPr>
              <w:t>Own Risk</w:t>
            </w:r>
          </w:p>
        </w:tc>
        <w:tc>
          <w:tcPr>
            <w:tcW w:w="1256" w:type="dxa"/>
            <w:noWrap/>
            <w:hideMark/>
          </w:tcPr>
          <w:p w14:paraId="6A0BDD1F" w14:textId="77777777" w:rsidR="00612902" w:rsidRPr="003277C6" w:rsidRDefault="00612902" w:rsidP="00612902">
            <w:pPr>
              <w:pStyle w:val="BodyText"/>
              <w:cnfStyle w:val="000000100000" w:firstRow="0" w:lastRow="0" w:firstColumn="0" w:lastColumn="0" w:oddVBand="0" w:evenVBand="0" w:oddHBand="1" w:evenHBand="0" w:firstRowFirstColumn="0" w:firstRowLastColumn="0" w:lastRowFirstColumn="0" w:lastRowLastColumn="0"/>
              <w:rPr>
                <w:sz w:val="18"/>
                <w:rPrChange w:id="3573" w:author="Aishwarya Balan" w:date="2019-03-04T11:52:00Z">
                  <w:rPr/>
                </w:rPrChange>
              </w:rPr>
            </w:pPr>
            <w:r w:rsidRPr="003277C6">
              <w:rPr>
                <w:sz w:val="18"/>
                <w:rPrChange w:id="3574" w:author="Aishwarya Balan" w:date="2019-03-04T11:52:00Z">
                  <w:rPr/>
                </w:rPrChange>
              </w:rPr>
              <w:t>Limit</w:t>
            </w:r>
          </w:p>
        </w:tc>
        <w:tc>
          <w:tcPr>
            <w:tcW w:w="1157" w:type="dxa"/>
            <w:noWrap/>
            <w:hideMark/>
          </w:tcPr>
          <w:p w14:paraId="642EECBD" w14:textId="77777777" w:rsidR="00612902" w:rsidRPr="003277C6" w:rsidRDefault="00612902" w:rsidP="00612902">
            <w:pPr>
              <w:pStyle w:val="BodyText"/>
              <w:cnfStyle w:val="000000100000" w:firstRow="0" w:lastRow="0" w:firstColumn="0" w:lastColumn="0" w:oddVBand="0" w:evenVBand="0" w:oddHBand="1" w:evenHBand="0" w:firstRowFirstColumn="0" w:firstRowLastColumn="0" w:lastRowFirstColumn="0" w:lastRowLastColumn="0"/>
              <w:rPr>
                <w:sz w:val="18"/>
                <w:rPrChange w:id="3575" w:author="Aishwarya Balan" w:date="2019-03-04T11:52:00Z">
                  <w:rPr/>
                </w:rPrChange>
              </w:rPr>
            </w:pPr>
            <w:r w:rsidRPr="003277C6">
              <w:rPr>
                <w:sz w:val="18"/>
                <w:rPrChange w:id="3576" w:author="Aishwarya Balan" w:date="2019-03-04T11:52:00Z">
                  <w:rPr/>
                </w:rPrChange>
              </w:rPr>
              <w:t> </w:t>
            </w:r>
          </w:p>
        </w:tc>
        <w:tc>
          <w:tcPr>
            <w:tcW w:w="1157" w:type="dxa"/>
            <w:noWrap/>
            <w:hideMark/>
          </w:tcPr>
          <w:p w14:paraId="773CFFE0" w14:textId="77777777" w:rsidR="00612902" w:rsidRPr="003277C6" w:rsidRDefault="00612902" w:rsidP="00612902">
            <w:pPr>
              <w:pStyle w:val="BodyText"/>
              <w:cnfStyle w:val="000000100000" w:firstRow="0" w:lastRow="0" w:firstColumn="0" w:lastColumn="0" w:oddVBand="0" w:evenVBand="0" w:oddHBand="1" w:evenHBand="0" w:firstRowFirstColumn="0" w:firstRowLastColumn="0" w:lastRowFirstColumn="0" w:lastRowLastColumn="0"/>
              <w:rPr>
                <w:sz w:val="18"/>
                <w:rPrChange w:id="3577" w:author="Aishwarya Balan" w:date="2019-03-04T11:52:00Z">
                  <w:rPr/>
                </w:rPrChange>
              </w:rPr>
            </w:pPr>
            <w:r w:rsidRPr="003277C6">
              <w:rPr>
                <w:sz w:val="18"/>
                <w:rPrChange w:id="3578" w:author="Aishwarya Balan" w:date="2019-03-04T11:52:00Z">
                  <w:rPr/>
                </w:rPrChange>
              </w:rPr>
              <w:t> </w:t>
            </w:r>
          </w:p>
        </w:tc>
        <w:tc>
          <w:tcPr>
            <w:tcW w:w="1334" w:type="dxa"/>
            <w:noWrap/>
            <w:hideMark/>
          </w:tcPr>
          <w:p w14:paraId="7A311FD2" w14:textId="77777777" w:rsidR="00612902" w:rsidRPr="003277C6" w:rsidRDefault="00612902" w:rsidP="00612902">
            <w:pPr>
              <w:pStyle w:val="BodyText"/>
              <w:cnfStyle w:val="000000100000" w:firstRow="0" w:lastRow="0" w:firstColumn="0" w:lastColumn="0" w:oddVBand="0" w:evenVBand="0" w:oddHBand="1" w:evenHBand="0" w:firstRowFirstColumn="0" w:firstRowLastColumn="0" w:lastRowFirstColumn="0" w:lastRowLastColumn="0"/>
              <w:rPr>
                <w:sz w:val="18"/>
                <w:rPrChange w:id="3579" w:author="Aishwarya Balan" w:date="2019-03-04T11:52:00Z">
                  <w:rPr/>
                </w:rPrChange>
              </w:rPr>
            </w:pPr>
            <w:r w:rsidRPr="003277C6">
              <w:rPr>
                <w:sz w:val="18"/>
                <w:rPrChange w:id="3580" w:author="Aishwarya Balan" w:date="2019-03-04T11:52:00Z">
                  <w:rPr/>
                </w:rPrChange>
              </w:rPr>
              <w:t>100.000,00</w:t>
            </w:r>
          </w:p>
        </w:tc>
        <w:tc>
          <w:tcPr>
            <w:tcW w:w="1186" w:type="dxa"/>
            <w:noWrap/>
            <w:hideMark/>
          </w:tcPr>
          <w:p w14:paraId="499EA769" w14:textId="77777777" w:rsidR="00612902" w:rsidRPr="003277C6" w:rsidRDefault="00612902" w:rsidP="00612902">
            <w:pPr>
              <w:pStyle w:val="BodyText"/>
              <w:cnfStyle w:val="000000100000" w:firstRow="0" w:lastRow="0" w:firstColumn="0" w:lastColumn="0" w:oddVBand="0" w:evenVBand="0" w:oddHBand="1" w:evenHBand="0" w:firstRowFirstColumn="0" w:firstRowLastColumn="0" w:lastRowFirstColumn="0" w:lastRowLastColumn="0"/>
              <w:rPr>
                <w:sz w:val="18"/>
                <w:rPrChange w:id="3581" w:author="Aishwarya Balan" w:date="2019-03-04T11:52:00Z">
                  <w:rPr/>
                </w:rPrChange>
              </w:rPr>
            </w:pPr>
            <w:r w:rsidRPr="003277C6">
              <w:rPr>
                <w:sz w:val="18"/>
                <w:rPrChange w:id="3582" w:author="Aishwarya Balan" w:date="2019-03-04T11:52:00Z">
                  <w:rPr/>
                </w:rPrChange>
              </w:rPr>
              <w:t>Inactive</w:t>
            </w:r>
          </w:p>
        </w:tc>
        <w:tc>
          <w:tcPr>
            <w:tcW w:w="974" w:type="dxa"/>
            <w:noWrap/>
            <w:hideMark/>
          </w:tcPr>
          <w:p w14:paraId="6689452D" w14:textId="77777777" w:rsidR="00612902" w:rsidRPr="003277C6" w:rsidRDefault="00612902" w:rsidP="00612902">
            <w:pPr>
              <w:pStyle w:val="BodyText"/>
              <w:cnfStyle w:val="000000100000" w:firstRow="0" w:lastRow="0" w:firstColumn="0" w:lastColumn="0" w:oddVBand="0" w:evenVBand="0" w:oddHBand="1" w:evenHBand="0" w:firstRowFirstColumn="0" w:firstRowLastColumn="0" w:lastRowFirstColumn="0" w:lastRowLastColumn="0"/>
              <w:rPr>
                <w:sz w:val="18"/>
                <w:rPrChange w:id="3583" w:author="Aishwarya Balan" w:date="2019-03-04T11:52:00Z">
                  <w:rPr/>
                </w:rPrChange>
              </w:rPr>
            </w:pPr>
            <w:r w:rsidRPr="003277C6">
              <w:rPr>
                <w:sz w:val="18"/>
                <w:rPrChange w:id="3584" w:author="Aishwarya Balan" w:date="2019-03-04T11:52:00Z">
                  <w:rPr/>
                </w:rPrChange>
              </w:rPr>
              <w:t> </w:t>
            </w:r>
          </w:p>
        </w:tc>
      </w:tr>
      <w:tr w:rsidR="00612902" w:rsidRPr="003277C6" w14:paraId="00799E8B" w14:textId="77777777" w:rsidTr="00612902">
        <w:trPr>
          <w:trHeight w:val="300"/>
        </w:trPr>
        <w:tc>
          <w:tcPr>
            <w:cnfStyle w:val="001000000000" w:firstRow="0" w:lastRow="0" w:firstColumn="1" w:lastColumn="0" w:oddVBand="0" w:evenVBand="0" w:oddHBand="0" w:evenHBand="0" w:firstRowFirstColumn="0" w:firstRowLastColumn="0" w:lastRowFirstColumn="0" w:lastRowLastColumn="0"/>
            <w:tcW w:w="1454" w:type="dxa"/>
            <w:noWrap/>
            <w:hideMark/>
          </w:tcPr>
          <w:p w14:paraId="33FDC89D" w14:textId="77777777" w:rsidR="00612902" w:rsidRPr="003277C6" w:rsidRDefault="00612902" w:rsidP="00612902">
            <w:pPr>
              <w:pStyle w:val="BodyText"/>
              <w:rPr>
                <w:sz w:val="18"/>
                <w:rPrChange w:id="3585" w:author="Aishwarya Balan" w:date="2019-03-04T11:52:00Z">
                  <w:rPr/>
                </w:rPrChange>
              </w:rPr>
            </w:pPr>
            <w:r w:rsidRPr="003277C6">
              <w:rPr>
                <w:sz w:val="18"/>
                <w:rPrChange w:id="3586" w:author="Aishwarya Balan" w:date="2019-03-04T11:52:00Z">
                  <w:rPr/>
                </w:rPrChange>
              </w:rPr>
              <w:t>SEZ New Metals</w:t>
            </w:r>
          </w:p>
        </w:tc>
        <w:tc>
          <w:tcPr>
            <w:tcW w:w="1467" w:type="dxa"/>
            <w:noWrap/>
            <w:hideMark/>
          </w:tcPr>
          <w:p w14:paraId="2A05EBE1" w14:textId="77777777" w:rsidR="00612902" w:rsidRPr="003277C6" w:rsidRDefault="00612902" w:rsidP="00612902">
            <w:pPr>
              <w:pStyle w:val="BodyText"/>
              <w:cnfStyle w:val="000000000000" w:firstRow="0" w:lastRow="0" w:firstColumn="0" w:lastColumn="0" w:oddVBand="0" w:evenVBand="0" w:oddHBand="0" w:evenHBand="0" w:firstRowFirstColumn="0" w:firstRowLastColumn="0" w:lastRowFirstColumn="0" w:lastRowLastColumn="0"/>
              <w:rPr>
                <w:sz w:val="18"/>
                <w:rPrChange w:id="3587" w:author="Aishwarya Balan" w:date="2019-03-04T11:52:00Z">
                  <w:rPr/>
                </w:rPrChange>
              </w:rPr>
            </w:pPr>
            <w:r w:rsidRPr="003277C6">
              <w:rPr>
                <w:sz w:val="18"/>
                <w:rPrChange w:id="3588" w:author="Aishwarya Balan" w:date="2019-03-04T11:52:00Z">
                  <w:rPr/>
                </w:rPrChange>
              </w:rPr>
              <w:t>Own Risk</w:t>
            </w:r>
          </w:p>
        </w:tc>
        <w:tc>
          <w:tcPr>
            <w:tcW w:w="1256" w:type="dxa"/>
            <w:noWrap/>
            <w:hideMark/>
          </w:tcPr>
          <w:p w14:paraId="4036DD19" w14:textId="77777777" w:rsidR="00612902" w:rsidRPr="003277C6" w:rsidRDefault="00612902" w:rsidP="00612902">
            <w:pPr>
              <w:pStyle w:val="BodyText"/>
              <w:cnfStyle w:val="000000000000" w:firstRow="0" w:lastRow="0" w:firstColumn="0" w:lastColumn="0" w:oddVBand="0" w:evenVBand="0" w:oddHBand="0" w:evenHBand="0" w:firstRowFirstColumn="0" w:firstRowLastColumn="0" w:lastRowFirstColumn="0" w:lastRowLastColumn="0"/>
              <w:rPr>
                <w:sz w:val="18"/>
                <w:rPrChange w:id="3589" w:author="Aishwarya Balan" w:date="2019-03-04T11:52:00Z">
                  <w:rPr/>
                </w:rPrChange>
              </w:rPr>
            </w:pPr>
            <w:r w:rsidRPr="003277C6">
              <w:rPr>
                <w:sz w:val="18"/>
                <w:rPrChange w:id="3590" w:author="Aishwarya Balan" w:date="2019-03-04T11:52:00Z">
                  <w:rPr/>
                </w:rPrChange>
              </w:rPr>
              <w:t>Contract</w:t>
            </w:r>
          </w:p>
        </w:tc>
        <w:tc>
          <w:tcPr>
            <w:tcW w:w="1157" w:type="dxa"/>
            <w:noWrap/>
            <w:hideMark/>
          </w:tcPr>
          <w:p w14:paraId="13CCD111" w14:textId="77777777" w:rsidR="00612902" w:rsidRPr="003277C6" w:rsidRDefault="00612902" w:rsidP="00612902">
            <w:pPr>
              <w:pStyle w:val="BodyText"/>
              <w:cnfStyle w:val="000000000000" w:firstRow="0" w:lastRow="0" w:firstColumn="0" w:lastColumn="0" w:oddVBand="0" w:evenVBand="0" w:oddHBand="0" w:evenHBand="0" w:firstRowFirstColumn="0" w:firstRowLastColumn="0" w:lastRowFirstColumn="0" w:lastRowLastColumn="0"/>
              <w:rPr>
                <w:sz w:val="18"/>
                <w:rPrChange w:id="3591" w:author="Aishwarya Balan" w:date="2019-03-04T11:52:00Z">
                  <w:rPr/>
                </w:rPrChange>
              </w:rPr>
            </w:pPr>
            <w:r w:rsidRPr="003277C6">
              <w:rPr>
                <w:sz w:val="18"/>
                <w:rPrChange w:id="3592" w:author="Aishwarya Balan" w:date="2019-03-04T11:52:00Z">
                  <w:rPr/>
                </w:rPrChange>
              </w:rPr>
              <w:t> </w:t>
            </w:r>
          </w:p>
        </w:tc>
        <w:tc>
          <w:tcPr>
            <w:tcW w:w="1157" w:type="dxa"/>
            <w:noWrap/>
            <w:hideMark/>
          </w:tcPr>
          <w:p w14:paraId="337D2981" w14:textId="77777777" w:rsidR="00612902" w:rsidRPr="003277C6" w:rsidRDefault="00612902" w:rsidP="00612902">
            <w:pPr>
              <w:pStyle w:val="BodyText"/>
              <w:cnfStyle w:val="000000000000" w:firstRow="0" w:lastRow="0" w:firstColumn="0" w:lastColumn="0" w:oddVBand="0" w:evenVBand="0" w:oddHBand="0" w:evenHBand="0" w:firstRowFirstColumn="0" w:firstRowLastColumn="0" w:lastRowFirstColumn="0" w:lastRowLastColumn="0"/>
              <w:rPr>
                <w:sz w:val="18"/>
                <w:rPrChange w:id="3593" w:author="Aishwarya Balan" w:date="2019-03-04T11:52:00Z">
                  <w:rPr/>
                </w:rPrChange>
              </w:rPr>
            </w:pPr>
            <w:r w:rsidRPr="003277C6">
              <w:rPr>
                <w:sz w:val="18"/>
                <w:rPrChange w:id="3594" w:author="Aishwarya Balan" w:date="2019-03-04T11:52:00Z">
                  <w:rPr/>
                </w:rPrChange>
              </w:rPr>
              <w:t> </w:t>
            </w:r>
          </w:p>
        </w:tc>
        <w:tc>
          <w:tcPr>
            <w:tcW w:w="1334" w:type="dxa"/>
            <w:noWrap/>
            <w:hideMark/>
          </w:tcPr>
          <w:p w14:paraId="63AE19C5" w14:textId="77777777" w:rsidR="00612902" w:rsidRPr="003277C6" w:rsidRDefault="00612902" w:rsidP="00612902">
            <w:pPr>
              <w:pStyle w:val="BodyText"/>
              <w:cnfStyle w:val="000000000000" w:firstRow="0" w:lastRow="0" w:firstColumn="0" w:lastColumn="0" w:oddVBand="0" w:evenVBand="0" w:oddHBand="0" w:evenHBand="0" w:firstRowFirstColumn="0" w:firstRowLastColumn="0" w:lastRowFirstColumn="0" w:lastRowLastColumn="0"/>
              <w:rPr>
                <w:sz w:val="18"/>
                <w:rPrChange w:id="3595" w:author="Aishwarya Balan" w:date="2019-03-04T11:52:00Z">
                  <w:rPr/>
                </w:rPrChange>
              </w:rPr>
            </w:pPr>
            <w:r w:rsidRPr="003277C6">
              <w:rPr>
                <w:sz w:val="18"/>
                <w:rPrChange w:id="3596" w:author="Aishwarya Balan" w:date="2019-03-04T11:52:00Z">
                  <w:rPr/>
                </w:rPrChange>
              </w:rPr>
              <w:t>100.000,00</w:t>
            </w:r>
          </w:p>
        </w:tc>
        <w:tc>
          <w:tcPr>
            <w:tcW w:w="1186" w:type="dxa"/>
            <w:noWrap/>
            <w:hideMark/>
          </w:tcPr>
          <w:p w14:paraId="291F8797" w14:textId="77777777" w:rsidR="00612902" w:rsidRPr="003277C6" w:rsidRDefault="00612902" w:rsidP="00612902">
            <w:pPr>
              <w:pStyle w:val="BodyText"/>
              <w:cnfStyle w:val="000000000000" w:firstRow="0" w:lastRow="0" w:firstColumn="0" w:lastColumn="0" w:oddVBand="0" w:evenVBand="0" w:oddHBand="0" w:evenHBand="0" w:firstRowFirstColumn="0" w:firstRowLastColumn="0" w:lastRowFirstColumn="0" w:lastRowLastColumn="0"/>
              <w:rPr>
                <w:sz w:val="18"/>
                <w:rPrChange w:id="3597" w:author="Aishwarya Balan" w:date="2019-03-04T11:52:00Z">
                  <w:rPr/>
                </w:rPrChange>
              </w:rPr>
            </w:pPr>
            <w:r w:rsidRPr="003277C6">
              <w:rPr>
                <w:sz w:val="18"/>
                <w:rPrChange w:id="3598" w:author="Aishwarya Balan" w:date="2019-03-04T11:52:00Z">
                  <w:rPr/>
                </w:rPrChange>
              </w:rPr>
              <w:t>Active</w:t>
            </w:r>
          </w:p>
        </w:tc>
        <w:tc>
          <w:tcPr>
            <w:tcW w:w="974" w:type="dxa"/>
            <w:noWrap/>
            <w:hideMark/>
          </w:tcPr>
          <w:p w14:paraId="39A16A59" w14:textId="77777777" w:rsidR="00612902" w:rsidRPr="003277C6" w:rsidRDefault="00612902" w:rsidP="00612902">
            <w:pPr>
              <w:pStyle w:val="BodyText"/>
              <w:cnfStyle w:val="000000000000" w:firstRow="0" w:lastRow="0" w:firstColumn="0" w:lastColumn="0" w:oddVBand="0" w:evenVBand="0" w:oddHBand="0" w:evenHBand="0" w:firstRowFirstColumn="0" w:firstRowLastColumn="0" w:lastRowFirstColumn="0" w:lastRowLastColumn="0"/>
              <w:rPr>
                <w:sz w:val="18"/>
                <w:rPrChange w:id="3599" w:author="Aishwarya Balan" w:date="2019-03-04T11:52:00Z">
                  <w:rPr/>
                </w:rPrChange>
              </w:rPr>
            </w:pPr>
            <w:r w:rsidRPr="003277C6">
              <w:rPr>
                <w:sz w:val="18"/>
                <w:rPrChange w:id="3600" w:author="Aishwarya Balan" w:date="2019-03-04T11:52:00Z">
                  <w:rPr/>
                </w:rPrChange>
              </w:rPr>
              <w:t>SC-987</w:t>
            </w:r>
          </w:p>
        </w:tc>
      </w:tr>
      <w:tr w:rsidR="00612902" w:rsidRPr="003277C6" w14:paraId="6BB32182" w14:textId="77777777" w:rsidTr="0061290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54" w:type="dxa"/>
            <w:noWrap/>
            <w:hideMark/>
          </w:tcPr>
          <w:p w14:paraId="54C3F58A" w14:textId="77777777" w:rsidR="00612902" w:rsidRPr="003277C6" w:rsidRDefault="00612902" w:rsidP="00612902">
            <w:pPr>
              <w:pStyle w:val="BodyText"/>
              <w:rPr>
                <w:sz w:val="18"/>
                <w:rPrChange w:id="3601" w:author="Aishwarya Balan" w:date="2019-03-04T11:52:00Z">
                  <w:rPr/>
                </w:rPrChange>
              </w:rPr>
            </w:pPr>
            <w:r w:rsidRPr="003277C6">
              <w:rPr>
                <w:sz w:val="18"/>
                <w:rPrChange w:id="3602" w:author="Aishwarya Balan" w:date="2019-03-04T11:52:00Z">
                  <w:rPr/>
                </w:rPrChange>
              </w:rPr>
              <w:t>First Africa Metals</w:t>
            </w:r>
          </w:p>
        </w:tc>
        <w:tc>
          <w:tcPr>
            <w:tcW w:w="1467" w:type="dxa"/>
            <w:noWrap/>
            <w:hideMark/>
          </w:tcPr>
          <w:p w14:paraId="7CAF8E11" w14:textId="77777777" w:rsidR="00612902" w:rsidRPr="003277C6" w:rsidRDefault="00612902" w:rsidP="00612902">
            <w:pPr>
              <w:pStyle w:val="BodyText"/>
              <w:cnfStyle w:val="000000100000" w:firstRow="0" w:lastRow="0" w:firstColumn="0" w:lastColumn="0" w:oddVBand="0" w:evenVBand="0" w:oddHBand="1" w:evenHBand="0" w:firstRowFirstColumn="0" w:firstRowLastColumn="0" w:lastRowFirstColumn="0" w:lastRowLastColumn="0"/>
              <w:rPr>
                <w:sz w:val="18"/>
                <w:rPrChange w:id="3603" w:author="Aishwarya Balan" w:date="2019-03-04T11:52:00Z">
                  <w:rPr/>
                </w:rPrChange>
              </w:rPr>
            </w:pPr>
            <w:proofErr w:type="spellStart"/>
            <w:r w:rsidRPr="003277C6">
              <w:rPr>
                <w:sz w:val="18"/>
                <w:rPrChange w:id="3604" w:author="Aishwarya Balan" w:date="2019-03-04T11:52:00Z">
                  <w:rPr/>
                </w:rPrChange>
              </w:rPr>
              <w:t>Credimundi</w:t>
            </w:r>
            <w:proofErr w:type="spellEnd"/>
          </w:p>
        </w:tc>
        <w:tc>
          <w:tcPr>
            <w:tcW w:w="1256" w:type="dxa"/>
            <w:noWrap/>
            <w:hideMark/>
          </w:tcPr>
          <w:p w14:paraId="75EA0CCC" w14:textId="77777777" w:rsidR="00612902" w:rsidRPr="003277C6" w:rsidRDefault="00612902" w:rsidP="00612902">
            <w:pPr>
              <w:pStyle w:val="BodyText"/>
              <w:cnfStyle w:val="000000100000" w:firstRow="0" w:lastRow="0" w:firstColumn="0" w:lastColumn="0" w:oddVBand="0" w:evenVBand="0" w:oddHBand="1" w:evenHBand="0" w:firstRowFirstColumn="0" w:firstRowLastColumn="0" w:lastRowFirstColumn="0" w:lastRowLastColumn="0"/>
              <w:rPr>
                <w:sz w:val="18"/>
                <w:rPrChange w:id="3605" w:author="Aishwarya Balan" w:date="2019-03-04T11:52:00Z">
                  <w:rPr/>
                </w:rPrChange>
              </w:rPr>
            </w:pPr>
            <w:r w:rsidRPr="003277C6">
              <w:rPr>
                <w:sz w:val="18"/>
                <w:rPrChange w:id="3606" w:author="Aishwarya Balan" w:date="2019-03-04T11:52:00Z">
                  <w:rPr/>
                </w:rPrChange>
              </w:rPr>
              <w:t>Contract</w:t>
            </w:r>
          </w:p>
        </w:tc>
        <w:tc>
          <w:tcPr>
            <w:tcW w:w="1157" w:type="dxa"/>
            <w:noWrap/>
            <w:hideMark/>
          </w:tcPr>
          <w:p w14:paraId="2EF9DA3B" w14:textId="77777777" w:rsidR="00612902" w:rsidRPr="003277C6" w:rsidRDefault="00612902" w:rsidP="00612902">
            <w:pPr>
              <w:pStyle w:val="BodyText"/>
              <w:cnfStyle w:val="000000100000" w:firstRow="0" w:lastRow="0" w:firstColumn="0" w:lastColumn="0" w:oddVBand="0" w:evenVBand="0" w:oddHBand="1" w:evenHBand="0" w:firstRowFirstColumn="0" w:firstRowLastColumn="0" w:lastRowFirstColumn="0" w:lastRowLastColumn="0"/>
              <w:rPr>
                <w:sz w:val="18"/>
                <w:rPrChange w:id="3607" w:author="Aishwarya Balan" w:date="2019-03-04T11:52:00Z">
                  <w:rPr/>
                </w:rPrChange>
              </w:rPr>
            </w:pPr>
            <w:r w:rsidRPr="003277C6">
              <w:rPr>
                <w:sz w:val="18"/>
                <w:rPrChange w:id="3608" w:author="Aishwarya Balan" w:date="2019-03-04T11:52:00Z">
                  <w:rPr/>
                </w:rPrChange>
              </w:rPr>
              <w:t> </w:t>
            </w:r>
          </w:p>
        </w:tc>
        <w:tc>
          <w:tcPr>
            <w:tcW w:w="1157" w:type="dxa"/>
            <w:noWrap/>
            <w:hideMark/>
          </w:tcPr>
          <w:p w14:paraId="4235E778" w14:textId="77777777" w:rsidR="00612902" w:rsidRPr="003277C6" w:rsidRDefault="00612902" w:rsidP="00612902">
            <w:pPr>
              <w:pStyle w:val="BodyText"/>
              <w:cnfStyle w:val="000000100000" w:firstRow="0" w:lastRow="0" w:firstColumn="0" w:lastColumn="0" w:oddVBand="0" w:evenVBand="0" w:oddHBand="1" w:evenHBand="0" w:firstRowFirstColumn="0" w:firstRowLastColumn="0" w:lastRowFirstColumn="0" w:lastRowLastColumn="0"/>
              <w:rPr>
                <w:sz w:val="18"/>
                <w:rPrChange w:id="3609" w:author="Aishwarya Balan" w:date="2019-03-04T11:52:00Z">
                  <w:rPr/>
                </w:rPrChange>
              </w:rPr>
            </w:pPr>
            <w:r w:rsidRPr="003277C6">
              <w:rPr>
                <w:sz w:val="18"/>
                <w:rPrChange w:id="3610" w:author="Aishwarya Balan" w:date="2019-03-04T11:52:00Z">
                  <w:rPr/>
                </w:rPrChange>
              </w:rPr>
              <w:t> </w:t>
            </w:r>
          </w:p>
        </w:tc>
        <w:tc>
          <w:tcPr>
            <w:tcW w:w="1334" w:type="dxa"/>
            <w:noWrap/>
            <w:hideMark/>
          </w:tcPr>
          <w:p w14:paraId="28FDBEDC" w14:textId="77777777" w:rsidR="00612902" w:rsidRPr="003277C6" w:rsidRDefault="00612902" w:rsidP="00612902">
            <w:pPr>
              <w:pStyle w:val="BodyText"/>
              <w:cnfStyle w:val="000000100000" w:firstRow="0" w:lastRow="0" w:firstColumn="0" w:lastColumn="0" w:oddVBand="0" w:evenVBand="0" w:oddHBand="1" w:evenHBand="0" w:firstRowFirstColumn="0" w:firstRowLastColumn="0" w:lastRowFirstColumn="0" w:lastRowLastColumn="0"/>
              <w:rPr>
                <w:sz w:val="18"/>
                <w:rPrChange w:id="3611" w:author="Aishwarya Balan" w:date="2019-03-04T11:52:00Z">
                  <w:rPr/>
                </w:rPrChange>
              </w:rPr>
            </w:pPr>
            <w:r w:rsidRPr="003277C6">
              <w:rPr>
                <w:sz w:val="18"/>
                <w:rPrChange w:id="3612" w:author="Aishwarya Balan" w:date="2019-03-04T11:52:00Z">
                  <w:rPr/>
                </w:rPrChange>
              </w:rPr>
              <w:t>5.000,00</w:t>
            </w:r>
          </w:p>
        </w:tc>
        <w:tc>
          <w:tcPr>
            <w:tcW w:w="1186" w:type="dxa"/>
            <w:noWrap/>
            <w:hideMark/>
          </w:tcPr>
          <w:p w14:paraId="298FD6B7" w14:textId="77777777" w:rsidR="00612902" w:rsidRPr="003277C6" w:rsidRDefault="00612902" w:rsidP="00612902">
            <w:pPr>
              <w:pStyle w:val="BodyText"/>
              <w:cnfStyle w:val="000000100000" w:firstRow="0" w:lastRow="0" w:firstColumn="0" w:lastColumn="0" w:oddVBand="0" w:evenVBand="0" w:oddHBand="1" w:evenHBand="0" w:firstRowFirstColumn="0" w:firstRowLastColumn="0" w:lastRowFirstColumn="0" w:lastRowLastColumn="0"/>
              <w:rPr>
                <w:sz w:val="18"/>
                <w:rPrChange w:id="3613" w:author="Aishwarya Balan" w:date="2019-03-04T11:52:00Z">
                  <w:rPr/>
                </w:rPrChange>
              </w:rPr>
            </w:pPr>
            <w:r w:rsidRPr="003277C6">
              <w:rPr>
                <w:sz w:val="18"/>
                <w:rPrChange w:id="3614" w:author="Aishwarya Balan" w:date="2019-03-04T11:52:00Z">
                  <w:rPr/>
                </w:rPrChange>
              </w:rPr>
              <w:t>Active</w:t>
            </w:r>
          </w:p>
        </w:tc>
        <w:tc>
          <w:tcPr>
            <w:tcW w:w="974" w:type="dxa"/>
            <w:noWrap/>
            <w:hideMark/>
          </w:tcPr>
          <w:p w14:paraId="0E2CE753" w14:textId="77777777" w:rsidR="00612902" w:rsidRPr="003277C6" w:rsidRDefault="00612902" w:rsidP="00612902">
            <w:pPr>
              <w:pStyle w:val="BodyText"/>
              <w:cnfStyle w:val="000000100000" w:firstRow="0" w:lastRow="0" w:firstColumn="0" w:lastColumn="0" w:oddVBand="0" w:evenVBand="0" w:oddHBand="1" w:evenHBand="0" w:firstRowFirstColumn="0" w:firstRowLastColumn="0" w:lastRowFirstColumn="0" w:lastRowLastColumn="0"/>
              <w:rPr>
                <w:sz w:val="18"/>
                <w:rPrChange w:id="3615" w:author="Aishwarya Balan" w:date="2019-03-04T11:52:00Z">
                  <w:rPr/>
                </w:rPrChange>
              </w:rPr>
            </w:pPr>
            <w:r w:rsidRPr="003277C6">
              <w:rPr>
                <w:sz w:val="18"/>
                <w:rPrChange w:id="3616" w:author="Aishwarya Balan" w:date="2019-03-04T11:52:00Z">
                  <w:rPr/>
                </w:rPrChange>
              </w:rPr>
              <w:t>SC-887</w:t>
            </w:r>
          </w:p>
        </w:tc>
      </w:tr>
      <w:tr w:rsidR="00612902" w:rsidRPr="003277C6" w14:paraId="6A63B303" w14:textId="77777777" w:rsidTr="00612902">
        <w:trPr>
          <w:trHeight w:val="300"/>
        </w:trPr>
        <w:tc>
          <w:tcPr>
            <w:cnfStyle w:val="001000000000" w:firstRow="0" w:lastRow="0" w:firstColumn="1" w:lastColumn="0" w:oddVBand="0" w:evenVBand="0" w:oddHBand="0" w:evenHBand="0" w:firstRowFirstColumn="0" w:firstRowLastColumn="0" w:lastRowFirstColumn="0" w:lastRowLastColumn="0"/>
            <w:tcW w:w="1454" w:type="dxa"/>
            <w:noWrap/>
            <w:hideMark/>
          </w:tcPr>
          <w:p w14:paraId="52196792" w14:textId="77777777" w:rsidR="00612902" w:rsidRPr="003277C6" w:rsidRDefault="00612902" w:rsidP="00612902">
            <w:pPr>
              <w:pStyle w:val="BodyText"/>
              <w:rPr>
                <w:sz w:val="18"/>
                <w:rPrChange w:id="3617" w:author="Aishwarya Balan" w:date="2019-03-04T11:52:00Z">
                  <w:rPr/>
                </w:rPrChange>
              </w:rPr>
            </w:pPr>
            <w:r w:rsidRPr="003277C6">
              <w:rPr>
                <w:sz w:val="18"/>
                <w:rPrChange w:id="3618" w:author="Aishwarya Balan" w:date="2019-03-04T11:52:00Z">
                  <w:rPr/>
                </w:rPrChange>
              </w:rPr>
              <w:t>First Africa Metals</w:t>
            </w:r>
          </w:p>
        </w:tc>
        <w:tc>
          <w:tcPr>
            <w:tcW w:w="1467" w:type="dxa"/>
            <w:noWrap/>
            <w:hideMark/>
          </w:tcPr>
          <w:p w14:paraId="33A722E2" w14:textId="77777777" w:rsidR="00612902" w:rsidRPr="003277C6" w:rsidRDefault="00612902" w:rsidP="00612902">
            <w:pPr>
              <w:pStyle w:val="BodyText"/>
              <w:cnfStyle w:val="000000000000" w:firstRow="0" w:lastRow="0" w:firstColumn="0" w:lastColumn="0" w:oddVBand="0" w:evenVBand="0" w:oddHBand="0" w:evenHBand="0" w:firstRowFirstColumn="0" w:firstRowLastColumn="0" w:lastRowFirstColumn="0" w:lastRowLastColumn="0"/>
              <w:rPr>
                <w:sz w:val="18"/>
                <w:rPrChange w:id="3619" w:author="Aishwarya Balan" w:date="2019-03-04T11:52:00Z">
                  <w:rPr/>
                </w:rPrChange>
              </w:rPr>
            </w:pPr>
            <w:proofErr w:type="spellStart"/>
            <w:r w:rsidRPr="003277C6">
              <w:rPr>
                <w:sz w:val="18"/>
                <w:rPrChange w:id="3620" w:author="Aishwarya Balan" w:date="2019-03-04T11:52:00Z">
                  <w:rPr/>
                </w:rPrChange>
              </w:rPr>
              <w:t>Credimundi</w:t>
            </w:r>
            <w:proofErr w:type="spellEnd"/>
          </w:p>
        </w:tc>
        <w:tc>
          <w:tcPr>
            <w:tcW w:w="1256" w:type="dxa"/>
            <w:noWrap/>
            <w:hideMark/>
          </w:tcPr>
          <w:p w14:paraId="2DF1FF96" w14:textId="77777777" w:rsidR="00612902" w:rsidRPr="003277C6" w:rsidRDefault="00612902" w:rsidP="00612902">
            <w:pPr>
              <w:pStyle w:val="BodyText"/>
              <w:cnfStyle w:val="000000000000" w:firstRow="0" w:lastRow="0" w:firstColumn="0" w:lastColumn="0" w:oddVBand="0" w:evenVBand="0" w:oddHBand="0" w:evenHBand="0" w:firstRowFirstColumn="0" w:firstRowLastColumn="0" w:lastRowFirstColumn="0" w:lastRowLastColumn="0"/>
              <w:rPr>
                <w:sz w:val="18"/>
                <w:rPrChange w:id="3621" w:author="Aishwarya Balan" w:date="2019-03-04T11:52:00Z">
                  <w:rPr/>
                </w:rPrChange>
              </w:rPr>
            </w:pPr>
            <w:r w:rsidRPr="003277C6">
              <w:rPr>
                <w:sz w:val="18"/>
                <w:rPrChange w:id="3622" w:author="Aishwarya Balan" w:date="2019-03-04T11:52:00Z">
                  <w:rPr/>
                </w:rPrChange>
              </w:rPr>
              <w:t>Credit Limit</w:t>
            </w:r>
          </w:p>
        </w:tc>
        <w:tc>
          <w:tcPr>
            <w:tcW w:w="1157" w:type="dxa"/>
            <w:noWrap/>
            <w:hideMark/>
          </w:tcPr>
          <w:p w14:paraId="37E6DBE9" w14:textId="77777777" w:rsidR="00612902" w:rsidRPr="003277C6" w:rsidRDefault="00612902" w:rsidP="00612902">
            <w:pPr>
              <w:pStyle w:val="BodyText"/>
              <w:cnfStyle w:val="000000000000" w:firstRow="0" w:lastRow="0" w:firstColumn="0" w:lastColumn="0" w:oddVBand="0" w:evenVBand="0" w:oddHBand="0" w:evenHBand="0" w:firstRowFirstColumn="0" w:firstRowLastColumn="0" w:lastRowFirstColumn="0" w:lastRowLastColumn="0"/>
              <w:rPr>
                <w:sz w:val="18"/>
                <w:rPrChange w:id="3623" w:author="Aishwarya Balan" w:date="2019-03-04T11:52:00Z">
                  <w:rPr/>
                </w:rPrChange>
              </w:rPr>
            </w:pPr>
            <w:r w:rsidRPr="003277C6">
              <w:rPr>
                <w:sz w:val="18"/>
                <w:rPrChange w:id="3624" w:author="Aishwarya Balan" w:date="2019-03-04T11:52:00Z">
                  <w:rPr/>
                </w:rPrChange>
              </w:rPr>
              <w:t> </w:t>
            </w:r>
          </w:p>
        </w:tc>
        <w:tc>
          <w:tcPr>
            <w:tcW w:w="1157" w:type="dxa"/>
            <w:noWrap/>
            <w:hideMark/>
          </w:tcPr>
          <w:p w14:paraId="2E8F38E3" w14:textId="77777777" w:rsidR="00612902" w:rsidRPr="003277C6" w:rsidRDefault="00612902" w:rsidP="00612902">
            <w:pPr>
              <w:pStyle w:val="BodyText"/>
              <w:cnfStyle w:val="000000000000" w:firstRow="0" w:lastRow="0" w:firstColumn="0" w:lastColumn="0" w:oddVBand="0" w:evenVBand="0" w:oddHBand="0" w:evenHBand="0" w:firstRowFirstColumn="0" w:firstRowLastColumn="0" w:lastRowFirstColumn="0" w:lastRowLastColumn="0"/>
              <w:rPr>
                <w:sz w:val="18"/>
                <w:rPrChange w:id="3625" w:author="Aishwarya Balan" w:date="2019-03-04T11:52:00Z">
                  <w:rPr/>
                </w:rPrChange>
              </w:rPr>
            </w:pPr>
            <w:r w:rsidRPr="003277C6">
              <w:rPr>
                <w:sz w:val="18"/>
                <w:rPrChange w:id="3626" w:author="Aishwarya Balan" w:date="2019-03-04T11:52:00Z">
                  <w:rPr/>
                </w:rPrChange>
              </w:rPr>
              <w:t> </w:t>
            </w:r>
          </w:p>
        </w:tc>
        <w:tc>
          <w:tcPr>
            <w:tcW w:w="1334" w:type="dxa"/>
            <w:noWrap/>
            <w:hideMark/>
          </w:tcPr>
          <w:p w14:paraId="47861BA1" w14:textId="77777777" w:rsidR="00612902" w:rsidRPr="003277C6" w:rsidRDefault="00612902" w:rsidP="00612902">
            <w:pPr>
              <w:pStyle w:val="BodyText"/>
              <w:cnfStyle w:val="000000000000" w:firstRow="0" w:lastRow="0" w:firstColumn="0" w:lastColumn="0" w:oddVBand="0" w:evenVBand="0" w:oddHBand="0" w:evenHBand="0" w:firstRowFirstColumn="0" w:firstRowLastColumn="0" w:lastRowFirstColumn="0" w:lastRowLastColumn="0"/>
              <w:rPr>
                <w:sz w:val="18"/>
                <w:rPrChange w:id="3627" w:author="Aishwarya Balan" w:date="2019-03-04T11:52:00Z">
                  <w:rPr/>
                </w:rPrChange>
              </w:rPr>
            </w:pPr>
            <w:r w:rsidRPr="003277C6">
              <w:rPr>
                <w:sz w:val="18"/>
                <w:rPrChange w:id="3628" w:author="Aishwarya Balan" w:date="2019-03-04T11:52:00Z">
                  <w:rPr/>
                </w:rPrChange>
              </w:rPr>
              <w:t>60.000,00</w:t>
            </w:r>
          </w:p>
        </w:tc>
        <w:tc>
          <w:tcPr>
            <w:tcW w:w="1186" w:type="dxa"/>
            <w:noWrap/>
            <w:hideMark/>
          </w:tcPr>
          <w:p w14:paraId="7EDECE0B" w14:textId="77777777" w:rsidR="00612902" w:rsidRPr="003277C6" w:rsidRDefault="00612902" w:rsidP="00612902">
            <w:pPr>
              <w:pStyle w:val="BodyText"/>
              <w:cnfStyle w:val="000000000000" w:firstRow="0" w:lastRow="0" w:firstColumn="0" w:lastColumn="0" w:oddVBand="0" w:evenVBand="0" w:oddHBand="0" w:evenHBand="0" w:firstRowFirstColumn="0" w:firstRowLastColumn="0" w:lastRowFirstColumn="0" w:lastRowLastColumn="0"/>
              <w:rPr>
                <w:sz w:val="18"/>
                <w:rPrChange w:id="3629" w:author="Aishwarya Balan" w:date="2019-03-04T11:52:00Z">
                  <w:rPr/>
                </w:rPrChange>
              </w:rPr>
            </w:pPr>
            <w:r w:rsidRPr="003277C6">
              <w:rPr>
                <w:sz w:val="18"/>
                <w:rPrChange w:id="3630" w:author="Aishwarya Balan" w:date="2019-03-04T11:52:00Z">
                  <w:rPr/>
                </w:rPrChange>
              </w:rPr>
              <w:t>Active</w:t>
            </w:r>
          </w:p>
        </w:tc>
        <w:tc>
          <w:tcPr>
            <w:tcW w:w="974" w:type="dxa"/>
            <w:noWrap/>
            <w:hideMark/>
          </w:tcPr>
          <w:p w14:paraId="4493850A" w14:textId="77777777" w:rsidR="00612902" w:rsidRPr="003277C6" w:rsidRDefault="00612902" w:rsidP="00612902">
            <w:pPr>
              <w:pStyle w:val="BodyText"/>
              <w:cnfStyle w:val="000000000000" w:firstRow="0" w:lastRow="0" w:firstColumn="0" w:lastColumn="0" w:oddVBand="0" w:evenVBand="0" w:oddHBand="0" w:evenHBand="0" w:firstRowFirstColumn="0" w:firstRowLastColumn="0" w:lastRowFirstColumn="0" w:lastRowLastColumn="0"/>
              <w:rPr>
                <w:sz w:val="18"/>
                <w:rPrChange w:id="3631" w:author="Aishwarya Balan" w:date="2019-03-04T11:52:00Z">
                  <w:rPr/>
                </w:rPrChange>
              </w:rPr>
            </w:pPr>
            <w:r w:rsidRPr="003277C6">
              <w:rPr>
                <w:sz w:val="18"/>
                <w:rPrChange w:id="3632" w:author="Aishwarya Balan" w:date="2019-03-04T11:52:00Z">
                  <w:rPr/>
                </w:rPrChange>
              </w:rPr>
              <w:t> </w:t>
            </w:r>
          </w:p>
        </w:tc>
      </w:tr>
      <w:tr w:rsidR="00612902" w:rsidRPr="003277C6" w14:paraId="6EC19F86" w14:textId="77777777" w:rsidTr="00612902">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454" w:type="dxa"/>
            <w:noWrap/>
            <w:hideMark/>
          </w:tcPr>
          <w:p w14:paraId="0DD766E4" w14:textId="77777777" w:rsidR="00612902" w:rsidRPr="003277C6" w:rsidRDefault="00612902" w:rsidP="00612902">
            <w:pPr>
              <w:pStyle w:val="BodyText"/>
              <w:rPr>
                <w:sz w:val="18"/>
                <w:rPrChange w:id="3633" w:author="Aishwarya Balan" w:date="2019-03-04T11:52:00Z">
                  <w:rPr/>
                </w:rPrChange>
              </w:rPr>
            </w:pPr>
            <w:r w:rsidRPr="003277C6">
              <w:rPr>
                <w:sz w:val="18"/>
                <w:rPrChange w:id="3634" w:author="Aishwarya Balan" w:date="2019-03-04T11:52:00Z">
                  <w:rPr/>
                </w:rPrChange>
              </w:rPr>
              <w:t>First Africa Metals</w:t>
            </w:r>
          </w:p>
        </w:tc>
        <w:tc>
          <w:tcPr>
            <w:tcW w:w="1467" w:type="dxa"/>
            <w:noWrap/>
            <w:hideMark/>
          </w:tcPr>
          <w:p w14:paraId="1B92E26A" w14:textId="77777777" w:rsidR="00612902" w:rsidRPr="003277C6" w:rsidRDefault="00612902" w:rsidP="00612902">
            <w:pPr>
              <w:pStyle w:val="BodyText"/>
              <w:cnfStyle w:val="000000100000" w:firstRow="0" w:lastRow="0" w:firstColumn="0" w:lastColumn="0" w:oddVBand="0" w:evenVBand="0" w:oddHBand="1" w:evenHBand="0" w:firstRowFirstColumn="0" w:firstRowLastColumn="0" w:lastRowFirstColumn="0" w:lastRowLastColumn="0"/>
              <w:rPr>
                <w:sz w:val="18"/>
                <w:rPrChange w:id="3635" w:author="Aishwarya Balan" w:date="2019-03-04T11:52:00Z">
                  <w:rPr/>
                </w:rPrChange>
              </w:rPr>
            </w:pPr>
            <w:proofErr w:type="spellStart"/>
            <w:r w:rsidRPr="003277C6">
              <w:rPr>
                <w:sz w:val="18"/>
                <w:rPrChange w:id="3636" w:author="Aishwarya Balan" w:date="2019-03-04T11:52:00Z">
                  <w:rPr/>
                </w:rPrChange>
              </w:rPr>
              <w:t>Credimundi</w:t>
            </w:r>
            <w:proofErr w:type="spellEnd"/>
          </w:p>
        </w:tc>
        <w:tc>
          <w:tcPr>
            <w:tcW w:w="1256" w:type="dxa"/>
            <w:noWrap/>
            <w:hideMark/>
          </w:tcPr>
          <w:p w14:paraId="6D04CF14" w14:textId="77777777" w:rsidR="00612902" w:rsidRPr="003277C6" w:rsidRDefault="00612902" w:rsidP="00612902">
            <w:pPr>
              <w:pStyle w:val="BodyText"/>
              <w:cnfStyle w:val="000000100000" w:firstRow="0" w:lastRow="0" w:firstColumn="0" w:lastColumn="0" w:oddVBand="0" w:evenVBand="0" w:oddHBand="1" w:evenHBand="0" w:firstRowFirstColumn="0" w:firstRowLastColumn="0" w:lastRowFirstColumn="0" w:lastRowLastColumn="0"/>
              <w:rPr>
                <w:sz w:val="18"/>
                <w:rPrChange w:id="3637" w:author="Aishwarya Balan" w:date="2019-03-04T11:52:00Z">
                  <w:rPr/>
                </w:rPrChange>
              </w:rPr>
            </w:pPr>
            <w:r w:rsidRPr="003277C6">
              <w:rPr>
                <w:sz w:val="18"/>
                <w:rPrChange w:id="3638" w:author="Aishwarya Balan" w:date="2019-03-04T11:52:00Z">
                  <w:rPr/>
                </w:rPrChange>
              </w:rPr>
              <w:t>Temporary</w:t>
            </w:r>
          </w:p>
        </w:tc>
        <w:tc>
          <w:tcPr>
            <w:tcW w:w="1157" w:type="dxa"/>
            <w:noWrap/>
            <w:hideMark/>
          </w:tcPr>
          <w:p w14:paraId="6C89128C" w14:textId="77777777" w:rsidR="00612902" w:rsidRPr="003277C6" w:rsidRDefault="00612902" w:rsidP="00612902">
            <w:pPr>
              <w:pStyle w:val="BodyText"/>
              <w:cnfStyle w:val="000000100000" w:firstRow="0" w:lastRow="0" w:firstColumn="0" w:lastColumn="0" w:oddVBand="0" w:evenVBand="0" w:oddHBand="1" w:evenHBand="0" w:firstRowFirstColumn="0" w:firstRowLastColumn="0" w:lastRowFirstColumn="0" w:lastRowLastColumn="0"/>
              <w:rPr>
                <w:sz w:val="18"/>
                <w:rPrChange w:id="3639" w:author="Aishwarya Balan" w:date="2019-03-04T11:52:00Z">
                  <w:rPr/>
                </w:rPrChange>
              </w:rPr>
            </w:pPr>
            <w:r w:rsidRPr="003277C6">
              <w:rPr>
                <w:sz w:val="18"/>
                <w:rPrChange w:id="3640" w:author="Aishwarya Balan" w:date="2019-03-04T11:52:00Z">
                  <w:rPr/>
                </w:rPrChange>
              </w:rPr>
              <w:t>15-Jan-19</w:t>
            </w:r>
          </w:p>
        </w:tc>
        <w:tc>
          <w:tcPr>
            <w:tcW w:w="1157" w:type="dxa"/>
            <w:noWrap/>
            <w:hideMark/>
          </w:tcPr>
          <w:p w14:paraId="61996E6E" w14:textId="77777777" w:rsidR="00612902" w:rsidRPr="003277C6" w:rsidRDefault="00612902" w:rsidP="00612902">
            <w:pPr>
              <w:pStyle w:val="BodyText"/>
              <w:cnfStyle w:val="000000100000" w:firstRow="0" w:lastRow="0" w:firstColumn="0" w:lastColumn="0" w:oddVBand="0" w:evenVBand="0" w:oddHBand="1" w:evenHBand="0" w:firstRowFirstColumn="0" w:firstRowLastColumn="0" w:lastRowFirstColumn="0" w:lastRowLastColumn="0"/>
              <w:rPr>
                <w:sz w:val="18"/>
                <w:rPrChange w:id="3641" w:author="Aishwarya Balan" w:date="2019-03-04T11:52:00Z">
                  <w:rPr/>
                </w:rPrChange>
              </w:rPr>
            </w:pPr>
            <w:r w:rsidRPr="003277C6">
              <w:rPr>
                <w:sz w:val="18"/>
                <w:rPrChange w:id="3642" w:author="Aishwarya Balan" w:date="2019-03-04T11:52:00Z">
                  <w:rPr/>
                </w:rPrChange>
              </w:rPr>
              <w:t>25-Dec-19</w:t>
            </w:r>
          </w:p>
        </w:tc>
        <w:tc>
          <w:tcPr>
            <w:tcW w:w="1334" w:type="dxa"/>
            <w:noWrap/>
            <w:hideMark/>
          </w:tcPr>
          <w:p w14:paraId="562E6F9D" w14:textId="77777777" w:rsidR="00612902" w:rsidRPr="003277C6" w:rsidRDefault="00612902" w:rsidP="00612902">
            <w:pPr>
              <w:pStyle w:val="BodyText"/>
              <w:cnfStyle w:val="000000100000" w:firstRow="0" w:lastRow="0" w:firstColumn="0" w:lastColumn="0" w:oddVBand="0" w:evenVBand="0" w:oddHBand="1" w:evenHBand="0" w:firstRowFirstColumn="0" w:firstRowLastColumn="0" w:lastRowFirstColumn="0" w:lastRowLastColumn="0"/>
              <w:rPr>
                <w:sz w:val="18"/>
                <w:rPrChange w:id="3643" w:author="Aishwarya Balan" w:date="2019-03-04T11:52:00Z">
                  <w:rPr/>
                </w:rPrChange>
              </w:rPr>
            </w:pPr>
            <w:r w:rsidRPr="003277C6">
              <w:rPr>
                <w:sz w:val="18"/>
                <w:rPrChange w:id="3644" w:author="Aishwarya Balan" w:date="2019-03-04T11:52:00Z">
                  <w:rPr/>
                </w:rPrChange>
              </w:rPr>
              <w:t>98.000,00</w:t>
            </w:r>
          </w:p>
        </w:tc>
        <w:tc>
          <w:tcPr>
            <w:tcW w:w="1186" w:type="dxa"/>
            <w:noWrap/>
            <w:hideMark/>
          </w:tcPr>
          <w:p w14:paraId="4E7CCB54" w14:textId="77777777" w:rsidR="00612902" w:rsidRPr="003277C6" w:rsidRDefault="00612902" w:rsidP="00612902">
            <w:pPr>
              <w:pStyle w:val="BodyText"/>
              <w:cnfStyle w:val="000000100000" w:firstRow="0" w:lastRow="0" w:firstColumn="0" w:lastColumn="0" w:oddVBand="0" w:evenVBand="0" w:oddHBand="1" w:evenHBand="0" w:firstRowFirstColumn="0" w:firstRowLastColumn="0" w:lastRowFirstColumn="0" w:lastRowLastColumn="0"/>
              <w:rPr>
                <w:sz w:val="18"/>
                <w:rPrChange w:id="3645" w:author="Aishwarya Balan" w:date="2019-03-04T11:52:00Z">
                  <w:rPr/>
                </w:rPrChange>
              </w:rPr>
            </w:pPr>
            <w:r w:rsidRPr="003277C6">
              <w:rPr>
                <w:sz w:val="18"/>
                <w:rPrChange w:id="3646" w:author="Aishwarya Balan" w:date="2019-03-04T11:52:00Z">
                  <w:rPr/>
                </w:rPrChange>
              </w:rPr>
              <w:t>Active</w:t>
            </w:r>
          </w:p>
        </w:tc>
        <w:tc>
          <w:tcPr>
            <w:tcW w:w="974" w:type="dxa"/>
            <w:noWrap/>
            <w:hideMark/>
          </w:tcPr>
          <w:p w14:paraId="24912192" w14:textId="77777777" w:rsidR="00612902" w:rsidRPr="003277C6" w:rsidRDefault="00612902" w:rsidP="00612902">
            <w:pPr>
              <w:pStyle w:val="BodyText"/>
              <w:cnfStyle w:val="000000100000" w:firstRow="0" w:lastRow="0" w:firstColumn="0" w:lastColumn="0" w:oddVBand="0" w:evenVBand="0" w:oddHBand="1" w:evenHBand="0" w:firstRowFirstColumn="0" w:firstRowLastColumn="0" w:lastRowFirstColumn="0" w:lastRowLastColumn="0"/>
              <w:rPr>
                <w:sz w:val="18"/>
                <w:rPrChange w:id="3647" w:author="Aishwarya Balan" w:date="2019-03-04T11:52:00Z">
                  <w:rPr/>
                </w:rPrChange>
              </w:rPr>
            </w:pPr>
            <w:r w:rsidRPr="003277C6">
              <w:rPr>
                <w:sz w:val="18"/>
                <w:rPrChange w:id="3648" w:author="Aishwarya Balan" w:date="2019-03-04T11:52:00Z">
                  <w:rPr/>
                </w:rPrChange>
              </w:rPr>
              <w:t> </w:t>
            </w:r>
          </w:p>
        </w:tc>
      </w:tr>
    </w:tbl>
    <w:p w14:paraId="1511CE72" w14:textId="610B1E28" w:rsidR="00612902" w:rsidRPr="0023279C" w:rsidDel="00F75A32" w:rsidRDefault="00612902" w:rsidP="00612902">
      <w:pPr>
        <w:pStyle w:val="BodyText"/>
        <w:rPr>
          <w:del w:id="3649" w:author="Aishwarya Balan" w:date="2019-02-07T12:56:00Z"/>
        </w:rPr>
      </w:pPr>
    </w:p>
    <w:p w14:paraId="67299B24" w14:textId="0290D00F" w:rsidR="00612902" w:rsidRPr="0023279C" w:rsidDel="00F75A32" w:rsidRDefault="00612902" w:rsidP="00612902">
      <w:pPr>
        <w:pStyle w:val="BodyText"/>
        <w:rPr>
          <w:del w:id="3650" w:author="Aishwarya Balan" w:date="2019-02-07T12:56:00Z"/>
        </w:rPr>
      </w:pPr>
    </w:p>
    <w:p w14:paraId="4231A8F7" w14:textId="088A75AB" w:rsidR="00966BF1" w:rsidRPr="0023279C" w:rsidDel="00F75A32" w:rsidRDefault="00966BF1" w:rsidP="00612902">
      <w:pPr>
        <w:pStyle w:val="BodyText"/>
        <w:rPr>
          <w:del w:id="3651" w:author="Aishwarya Balan" w:date="2019-02-07T12:56:00Z"/>
        </w:rPr>
      </w:pPr>
    </w:p>
    <w:p w14:paraId="062BF35C" w14:textId="42D0C6AA" w:rsidR="00966BF1" w:rsidRPr="0023279C" w:rsidDel="00F75A32" w:rsidRDefault="00966BF1" w:rsidP="00612902">
      <w:pPr>
        <w:pStyle w:val="BodyText"/>
        <w:rPr>
          <w:del w:id="3652" w:author="Aishwarya Balan" w:date="2019-02-07T12:56:00Z"/>
        </w:rPr>
      </w:pPr>
    </w:p>
    <w:p w14:paraId="5F23CBEA" w14:textId="77777777" w:rsidR="00923D87" w:rsidRPr="0023279C" w:rsidRDefault="00923D87" w:rsidP="00923D87">
      <w:pPr>
        <w:pStyle w:val="Heading3"/>
        <w:rPr>
          <w:noProof/>
          <w:sz w:val="22"/>
          <w:szCs w:val="18"/>
          <w:rPrChange w:id="3653" w:author="Gaurav Shah" w:date="2019-03-20T00:37:00Z">
            <w:rPr>
              <w:noProof/>
            </w:rPr>
          </w:rPrChange>
        </w:rPr>
      </w:pPr>
      <w:r w:rsidRPr="0023279C">
        <w:rPr>
          <w:noProof/>
          <w:sz w:val="22"/>
          <w:szCs w:val="18"/>
          <w:rPrChange w:id="3654" w:author="Gaurav Shah" w:date="2019-03-20T00:37:00Z">
            <w:rPr>
              <w:noProof/>
            </w:rPr>
          </w:rPrChange>
        </w:rPr>
        <w:t>Operations</w:t>
      </w:r>
    </w:p>
    <w:p w14:paraId="7B52B263" w14:textId="5120D699" w:rsidR="00722062" w:rsidRPr="0023279C" w:rsidDel="0023279C" w:rsidRDefault="00923D87" w:rsidP="006F24A8">
      <w:pPr>
        <w:pStyle w:val="BodyText"/>
        <w:rPr>
          <w:del w:id="3655" w:author="Gaurav Shah" w:date="2019-03-20T00:36:00Z"/>
          <w:noProof/>
        </w:rPr>
      </w:pPr>
      <w:r w:rsidRPr="0023279C">
        <w:rPr>
          <w:noProof/>
        </w:rPr>
        <w:t>Following operations will be enabled:</w:t>
      </w:r>
    </w:p>
    <w:p w14:paraId="2E926CC3" w14:textId="73BBEC7F" w:rsidR="001C2EC6" w:rsidRPr="0023279C" w:rsidRDefault="001C2EC6" w:rsidP="001C2EC6">
      <w:pPr>
        <w:pStyle w:val="BodyText"/>
        <w:rPr>
          <w:noProof/>
          <w:highlight w:val="yellow"/>
        </w:rPr>
      </w:pPr>
      <w:del w:id="3656" w:author="Aishwarya Balan" w:date="2019-02-04T17:12:00Z">
        <w:r w:rsidRPr="0023279C" w:rsidDel="00445D3B">
          <w:rPr>
            <w:noProof/>
            <w:highlight w:val="yellow"/>
          </w:rPr>
          <w:delText>What is the volume of data and the frequency?</w:delText>
        </w:r>
      </w:del>
    </w:p>
    <w:p w14:paraId="426344CA" w14:textId="6526A6F8" w:rsidR="001C2EC6" w:rsidRPr="0023279C" w:rsidRDefault="001C2EC6" w:rsidP="006F24A8">
      <w:pPr>
        <w:pStyle w:val="BodyText"/>
        <w:rPr>
          <w:noProof/>
        </w:rPr>
      </w:pPr>
      <w:r w:rsidRPr="0023279C">
        <w:rPr>
          <w:noProof/>
        </w:rPr>
        <w:t xml:space="preserve">All external limits can be fetched into this menu directly. </w:t>
      </w:r>
      <w:del w:id="3657" w:author="Gaurav Shah" w:date="2019-03-20T00:36:00Z">
        <w:r w:rsidRPr="0023279C" w:rsidDel="0023279C">
          <w:rPr>
            <w:noProof/>
          </w:rPr>
          <w:delText xml:space="preserve">Manuchar will have to confirm the </w:delText>
        </w:r>
      </w:del>
    </w:p>
    <w:p w14:paraId="7552CBF3" w14:textId="4CAB8267" w:rsidR="00642A71" w:rsidRPr="0023279C" w:rsidRDefault="00433A9C" w:rsidP="00642A71">
      <w:pPr>
        <w:pStyle w:val="BodyText"/>
        <w:numPr>
          <w:ilvl w:val="0"/>
          <w:numId w:val="16"/>
        </w:numPr>
        <w:rPr>
          <w:noProof/>
        </w:rPr>
      </w:pPr>
      <w:ins w:id="3658" w:author="Aishwarya Balan" w:date="2019-03-04T16:39:00Z">
        <w:r w:rsidRPr="0023279C">
          <w:rPr>
            <w:noProof/>
            <w:rPrChange w:id="3659" w:author="Gaurav Shah" w:date="2019-03-20T00:37:00Z">
              <w:rPr>
                <w:noProof/>
                <w:sz w:val="18"/>
              </w:rPr>
            </w:rPrChange>
          </w:rPr>
          <w:t>Create/Upload/Update</w:t>
        </w:r>
      </w:ins>
      <w:del w:id="3660" w:author="Aishwarya Balan" w:date="2019-03-04T16:39:00Z">
        <w:r w:rsidR="00923D87" w:rsidRPr="0023279C" w:rsidDel="00433A9C">
          <w:rPr>
            <w:noProof/>
          </w:rPr>
          <w:delText xml:space="preserve">Add </w:delText>
        </w:r>
      </w:del>
      <w:r w:rsidR="00923D87" w:rsidRPr="0023279C">
        <w:rPr>
          <w:noProof/>
        </w:rPr>
        <w:t xml:space="preserve">– User can add Limit records. On click of Add, a pop-up will </w:t>
      </w:r>
      <w:ins w:id="3661" w:author="Aishwarya Balan" w:date="2019-02-04T15:43:00Z">
        <w:r w:rsidR="00BC360A" w:rsidRPr="0023279C">
          <w:rPr>
            <w:noProof/>
          </w:rPr>
          <w:t xml:space="preserve">be </w:t>
        </w:r>
      </w:ins>
      <w:r w:rsidR="00923D87" w:rsidRPr="0023279C">
        <w:rPr>
          <w:noProof/>
        </w:rPr>
        <w:t>displayed. User can enter all the required details and save the record. Business validations are performed at 2 levels – field level and during save. Field level validations are provided in the Field table above</w:t>
      </w:r>
      <w:r w:rsidR="00642A71" w:rsidRPr="0023279C">
        <w:rPr>
          <w:noProof/>
        </w:rPr>
        <w:t>. Application will validate for Duplicate entry check.</w:t>
      </w:r>
    </w:p>
    <w:p w14:paraId="04672FED" w14:textId="77777777" w:rsidR="005D1363" w:rsidRPr="0023279C" w:rsidRDefault="00923D87" w:rsidP="00BC6D8C">
      <w:pPr>
        <w:pStyle w:val="BodyText"/>
        <w:numPr>
          <w:ilvl w:val="0"/>
          <w:numId w:val="16"/>
        </w:numPr>
        <w:rPr>
          <w:noProof/>
        </w:rPr>
      </w:pPr>
      <w:r w:rsidRPr="0023279C">
        <w:rPr>
          <w:noProof/>
        </w:rPr>
        <w:t xml:space="preserve">Modify </w:t>
      </w:r>
    </w:p>
    <w:p w14:paraId="05A65A50" w14:textId="77777777" w:rsidR="00923D87" w:rsidRPr="0023279C" w:rsidRDefault="00923D87" w:rsidP="00BC6D8C">
      <w:pPr>
        <w:pStyle w:val="BodyText"/>
        <w:numPr>
          <w:ilvl w:val="0"/>
          <w:numId w:val="16"/>
        </w:numPr>
        <w:rPr>
          <w:noProof/>
        </w:rPr>
      </w:pPr>
      <w:r w:rsidRPr="0023279C">
        <w:rPr>
          <w:noProof/>
        </w:rPr>
        <w:t xml:space="preserve">Delete </w:t>
      </w:r>
    </w:p>
    <w:p w14:paraId="59E35FEA" w14:textId="77777777" w:rsidR="00923D87" w:rsidRPr="0023279C" w:rsidRDefault="00923D87" w:rsidP="00923D87">
      <w:pPr>
        <w:pStyle w:val="BodyText"/>
        <w:numPr>
          <w:ilvl w:val="0"/>
          <w:numId w:val="16"/>
        </w:numPr>
        <w:rPr>
          <w:noProof/>
        </w:rPr>
      </w:pPr>
      <w:r w:rsidRPr="0023279C">
        <w:rPr>
          <w:noProof/>
        </w:rPr>
        <w:t>Audit Log</w:t>
      </w:r>
    </w:p>
    <w:p w14:paraId="02E37E56" w14:textId="77777777" w:rsidR="001C2EC6" w:rsidRPr="0023279C" w:rsidRDefault="001C2EC6" w:rsidP="00923D87">
      <w:pPr>
        <w:pStyle w:val="BodyText"/>
        <w:numPr>
          <w:ilvl w:val="0"/>
          <w:numId w:val="16"/>
        </w:numPr>
        <w:rPr>
          <w:noProof/>
        </w:rPr>
      </w:pPr>
      <w:r w:rsidRPr="0023279C">
        <w:rPr>
          <w:noProof/>
        </w:rPr>
        <w:t>Search – A free text, comma separated search for all the text fields</w:t>
      </w:r>
    </w:p>
    <w:p w14:paraId="6C72530D" w14:textId="77777777" w:rsidR="005D1363" w:rsidRPr="0023279C" w:rsidRDefault="005D1363" w:rsidP="005D1363">
      <w:pPr>
        <w:pStyle w:val="BodyText"/>
        <w:rPr>
          <w:noProof/>
        </w:rPr>
      </w:pPr>
      <w:r w:rsidRPr="0023279C">
        <w:rPr>
          <w:noProof/>
        </w:rPr>
        <w:lastRenderedPageBreak/>
        <w:t>Seeded Upload – A one time upload during implementation will be performed. This will avoid adding manually all the Limit records.</w:t>
      </w:r>
    </w:p>
    <w:p w14:paraId="78E90133" w14:textId="55D0B71B" w:rsidR="00BE6E39" w:rsidRDefault="001C2EC6" w:rsidP="005D1363">
      <w:pPr>
        <w:pStyle w:val="BodyText"/>
        <w:rPr>
          <w:ins w:id="3662" w:author="Aishwarya Balan" w:date="2019-05-29T17:08:00Z"/>
          <w:noProof/>
        </w:rPr>
      </w:pPr>
      <w:r w:rsidRPr="0023279C">
        <w:rPr>
          <w:noProof/>
        </w:rPr>
        <w:t xml:space="preserve"> </w:t>
      </w:r>
      <w:r w:rsidR="00BE6E39" w:rsidRPr="0023279C">
        <w:rPr>
          <w:noProof/>
        </w:rPr>
        <w:t>(**Internal – Template to be created, with Append/Modify mode**)</w:t>
      </w:r>
    </w:p>
    <w:p w14:paraId="430D5C27" w14:textId="19C9ECA4" w:rsidR="00AA7016" w:rsidRPr="00AA7016" w:rsidRDefault="00AA7016" w:rsidP="00AA7016">
      <w:pPr>
        <w:pStyle w:val="Heading3"/>
        <w:rPr>
          <w:ins w:id="3663" w:author="Aishwarya Balan" w:date="2019-05-29T17:09:00Z"/>
          <w:noProof/>
          <w:color w:val="C00000"/>
          <w:sz w:val="22"/>
          <w:szCs w:val="18"/>
          <w:rPrChange w:id="3664" w:author="Aishwarya Balan" w:date="2019-05-29T17:12:00Z">
            <w:rPr>
              <w:ins w:id="3665" w:author="Aishwarya Balan" w:date="2019-05-29T17:09:00Z"/>
              <w:noProof/>
              <w:sz w:val="22"/>
              <w:szCs w:val="18"/>
            </w:rPr>
          </w:rPrChange>
        </w:rPr>
      </w:pPr>
      <w:ins w:id="3666" w:author="Aishwarya Balan" w:date="2019-05-29T17:08:00Z">
        <w:r w:rsidRPr="00AA7016">
          <w:rPr>
            <w:noProof/>
            <w:color w:val="C00000"/>
            <w:sz w:val="22"/>
            <w:szCs w:val="18"/>
            <w:rPrChange w:id="3667" w:author="Aishwarya Balan" w:date="2019-05-29T17:12:00Z">
              <w:rPr>
                <w:noProof/>
              </w:rPr>
            </w:rPrChange>
          </w:rPr>
          <w:t xml:space="preserve">File Upload Operation </w:t>
        </w:r>
      </w:ins>
    </w:p>
    <w:p w14:paraId="7287FCE8" w14:textId="0A205011" w:rsidR="00AA7016" w:rsidRPr="00AA7016" w:rsidRDefault="00AA7016" w:rsidP="00AA7016">
      <w:pPr>
        <w:pStyle w:val="BodyText"/>
        <w:rPr>
          <w:color w:val="C00000"/>
          <w:rPrChange w:id="3668" w:author="Aishwarya Balan" w:date="2019-05-29T17:12:00Z">
            <w:rPr>
              <w:noProof/>
            </w:rPr>
          </w:rPrChange>
        </w:rPr>
        <w:pPrChange w:id="3669" w:author="Aishwarya Balan" w:date="2019-05-29T17:09:00Z">
          <w:pPr>
            <w:pStyle w:val="BodyText"/>
          </w:pPr>
        </w:pPrChange>
      </w:pPr>
      <w:ins w:id="3670" w:author="Aishwarya Balan" w:date="2019-05-29T17:15:00Z">
        <w:r>
          <w:rPr>
            <w:color w:val="C00000"/>
          </w:rPr>
          <w:t xml:space="preserve">When the user uploads </w:t>
        </w:r>
      </w:ins>
      <w:ins w:id="3671" w:author="Aishwarya Balan" w:date="2019-05-30T11:12:00Z">
        <w:r w:rsidR="00FA60B7">
          <w:rPr>
            <w:color w:val="C00000"/>
          </w:rPr>
          <w:t>a file</w:t>
        </w:r>
      </w:ins>
      <w:ins w:id="3672" w:author="Aishwarya Balan" w:date="2019-05-30T11:19:00Z">
        <w:r w:rsidR="00FA60B7">
          <w:rPr>
            <w:color w:val="C00000"/>
          </w:rPr>
          <w:t xml:space="preserve">, field validation will be performed. In case of </w:t>
        </w:r>
      </w:ins>
      <w:ins w:id="3673" w:author="Aishwarya Balan" w:date="2019-05-30T11:20:00Z">
        <w:r w:rsidR="00FA60B7">
          <w:rPr>
            <w:color w:val="C00000"/>
          </w:rPr>
          <w:t>validation error</w:t>
        </w:r>
      </w:ins>
      <w:ins w:id="3674" w:author="Aishwarya Balan" w:date="2019-05-30T11:21:00Z">
        <w:r w:rsidR="00FA60B7">
          <w:rPr>
            <w:color w:val="C00000"/>
          </w:rPr>
          <w:t>, a pop up should be displayed detailing the</w:t>
        </w:r>
      </w:ins>
      <w:ins w:id="3675" w:author="Aishwarya Balan" w:date="2019-05-30T11:23:00Z">
        <w:r w:rsidR="003C2133">
          <w:rPr>
            <w:color w:val="C00000"/>
          </w:rPr>
          <w:t xml:space="preserve"> field error in terms of </w:t>
        </w:r>
      </w:ins>
      <w:ins w:id="3676" w:author="Aishwarya Balan" w:date="2019-05-30T11:25:00Z">
        <w:r w:rsidR="003C2133">
          <w:rPr>
            <w:color w:val="C00000"/>
          </w:rPr>
          <w:t>D</w:t>
        </w:r>
      </w:ins>
      <w:ins w:id="3677" w:author="Aishwarya Balan" w:date="2019-05-30T11:23:00Z">
        <w:r w:rsidR="003C2133">
          <w:rPr>
            <w:color w:val="C00000"/>
          </w:rPr>
          <w:t>at</w:t>
        </w:r>
      </w:ins>
      <w:ins w:id="3678" w:author="Aishwarya Balan" w:date="2019-05-30T11:25:00Z">
        <w:r w:rsidR="003C2133">
          <w:rPr>
            <w:color w:val="C00000"/>
          </w:rPr>
          <w:t>a</w:t>
        </w:r>
      </w:ins>
      <w:ins w:id="3679" w:author="Aishwarya Balan" w:date="2019-05-30T11:23:00Z">
        <w:r w:rsidR="003C2133">
          <w:rPr>
            <w:color w:val="C00000"/>
          </w:rPr>
          <w:t xml:space="preserve"> type</w:t>
        </w:r>
      </w:ins>
      <w:ins w:id="3680" w:author="Aishwarya Balan" w:date="2019-05-30T11:31:00Z">
        <w:r w:rsidR="003C2133">
          <w:rPr>
            <w:color w:val="C00000"/>
          </w:rPr>
          <w:t xml:space="preserve"> and </w:t>
        </w:r>
      </w:ins>
      <w:ins w:id="3681" w:author="Aishwarya Balan" w:date="2019-05-30T11:24:00Z">
        <w:r w:rsidR="003C2133">
          <w:rPr>
            <w:color w:val="C00000"/>
          </w:rPr>
          <w:t>M</w:t>
        </w:r>
      </w:ins>
      <w:ins w:id="3682" w:author="Aishwarya Balan" w:date="2019-05-30T11:25:00Z">
        <w:r w:rsidR="003C2133">
          <w:rPr>
            <w:color w:val="C00000"/>
          </w:rPr>
          <w:t xml:space="preserve">andatory </w:t>
        </w:r>
      </w:ins>
      <w:ins w:id="3683" w:author="Aishwarya Balan" w:date="2019-05-30T11:27:00Z">
        <w:r w:rsidR="003C2133">
          <w:rPr>
            <w:color w:val="C00000"/>
          </w:rPr>
          <w:t>Fields. T</w:t>
        </w:r>
      </w:ins>
      <w:ins w:id="3684" w:author="Aishwarya Balan" w:date="2019-05-30T11:28:00Z">
        <w:r w:rsidR="003C2133">
          <w:rPr>
            <w:color w:val="C00000"/>
          </w:rPr>
          <w:t xml:space="preserve">he file will not be uploaded till the </w:t>
        </w:r>
      </w:ins>
      <w:ins w:id="3685" w:author="Aishwarya Balan" w:date="2019-05-30T11:29:00Z">
        <w:r w:rsidR="003C2133">
          <w:rPr>
            <w:color w:val="C00000"/>
          </w:rPr>
          <w:t>validation errors are cleared in the fil</w:t>
        </w:r>
      </w:ins>
      <w:ins w:id="3686" w:author="Aishwarya Balan" w:date="2019-05-30T11:30:00Z">
        <w:r w:rsidR="003C2133">
          <w:rPr>
            <w:color w:val="C00000"/>
          </w:rPr>
          <w:t>e</w:t>
        </w:r>
      </w:ins>
      <w:ins w:id="3687" w:author="Aishwarya Balan" w:date="2019-05-30T11:31:00Z">
        <w:r w:rsidR="003C2133">
          <w:rPr>
            <w:color w:val="C00000"/>
          </w:rPr>
          <w:t>.</w:t>
        </w:r>
      </w:ins>
      <w:ins w:id="3688" w:author="Aishwarya Balan" w:date="2019-05-30T11:32:00Z">
        <w:r w:rsidR="003C2133">
          <w:rPr>
            <w:color w:val="C00000"/>
          </w:rPr>
          <w:t xml:space="preserve"> </w:t>
        </w:r>
      </w:ins>
      <w:ins w:id="3689" w:author="Aishwarya Balan" w:date="2019-05-30T11:31:00Z">
        <w:r w:rsidR="003C2133">
          <w:rPr>
            <w:color w:val="C00000"/>
          </w:rPr>
          <w:t>The user should</w:t>
        </w:r>
      </w:ins>
      <w:ins w:id="3690" w:author="Aishwarya Balan" w:date="2019-05-30T11:32:00Z">
        <w:r w:rsidR="003C2133">
          <w:rPr>
            <w:color w:val="C00000"/>
          </w:rPr>
          <w:t xml:space="preserve"> re</w:t>
        </w:r>
      </w:ins>
      <w:ins w:id="3691" w:author="Aishwarya Balan" w:date="2019-05-30T11:33:00Z">
        <w:r w:rsidR="008E7517">
          <w:rPr>
            <w:color w:val="C00000"/>
          </w:rPr>
          <w:t>-</w:t>
        </w:r>
      </w:ins>
      <w:ins w:id="3692" w:author="Aishwarya Balan" w:date="2019-05-30T11:32:00Z">
        <w:r w:rsidR="003C2133">
          <w:rPr>
            <w:color w:val="C00000"/>
          </w:rPr>
          <w:t>upload the file post correcting the error</w:t>
        </w:r>
      </w:ins>
      <w:ins w:id="3693" w:author="Aishwarya Balan" w:date="2019-05-30T11:33:00Z">
        <w:r w:rsidR="008E7517">
          <w:rPr>
            <w:color w:val="C00000"/>
          </w:rPr>
          <w:t>s as mentioned in the pop-up.</w:t>
        </w:r>
      </w:ins>
    </w:p>
    <w:p w14:paraId="1DDFEC74" w14:textId="0DB523F5" w:rsidR="00BE6E39" w:rsidRPr="00AA7016" w:rsidRDefault="00F52D5C" w:rsidP="00F52D5C">
      <w:pPr>
        <w:pStyle w:val="Heading3"/>
        <w:rPr>
          <w:ins w:id="3694" w:author="Aishwarya Balan" w:date="2019-05-29T16:52:00Z"/>
          <w:noProof/>
          <w:color w:val="C00000"/>
          <w:sz w:val="22"/>
          <w:szCs w:val="18"/>
          <w:rPrChange w:id="3695" w:author="Aishwarya Balan" w:date="2019-05-29T17:12:00Z">
            <w:rPr>
              <w:ins w:id="3696" w:author="Aishwarya Balan" w:date="2019-05-29T16:52:00Z"/>
              <w:noProof/>
              <w:sz w:val="22"/>
              <w:szCs w:val="18"/>
            </w:rPr>
          </w:rPrChange>
        </w:rPr>
      </w:pPr>
      <w:ins w:id="3697" w:author="Aishwarya Balan" w:date="2019-05-29T16:48:00Z">
        <w:r w:rsidRPr="00AA7016">
          <w:rPr>
            <w:noProof/>
            <w:color w:val="C00000"/>
            <w:sz w:val="22"/>
            <w:szCs w:val="18"/>
            <w:rPrChange w:id="3698" w:author="Aishwarya Balan" w:date="2019-05-29T17:12:00Z">
              <w:rPr>
                <w:noProof/>
                <w:sz w:val="18"/>
              </w:rPr>
            </w:rPrChange>
          </w:rPr>
          <w:t>Des</w:t>
        </w:r>
      </w:ins>
      <w:ins w:id="3699" w:author="Aishwarya Balan" w:date="2019-05-29T16:49:00Z">
        <w:r w:rsidRPr="00AA7016">
          <w:rPr>
            <w:noProof/>
            <w:color w:val="C00000"/>
            <w:sz w:val="22"/>
            <w:szCs w:val="18"/>
            <w:rPrChange w:id="3700" w:author="Aishwarya Balan" w:date="2019-05-29T17:12:00Z">
              <w:rPr>
                <w:noProof/>
                <w:sz w:val="18"/>
              </w:rPr>
            </w:rPrChange>
          </w:rPr>
          <w:t xml:space="preserve">ign Specification </w:t>
        </w:r>
      </w:ins>
      <w:ins w:id="3701" w:author="Aishwarya Balan" w:date="2019-05-29T16:50:00Z">
        <w:r w:rsidRPr="00AA7016">
          <w:rPr>
            <w:noProof/>
            <w:color w:val="C00000"/>
            <w:sz w:val="22"/>
            <w:szCs w:val="18"/>
            <w:rPrChange w:id="3702" w:author="Aishwarya Balan" w:date="2019-05-29T17:12:00Z">
              <w:rPr>
                <w:noProof/>
                <w:sz w:val="18"/>
              </w:rPr>
            </w:rPrChange>
          </w:rPr>
          <w:t>for Counterparty &amp; Limit Specification</w:t>
        </w:r>
      </w:ins>
    </w:p>
    <w:p w14:paraId="79313914" w14:textId="77645709" w:rsidR="00F52D5C" w:rsidRPr="00F52D5C" w:rsidRDefault="00F52D5C" w:rsidP="00F52D5C">
      <w:pPr>
        <w:pStyle w:val="BodyText"/>
        <w:rPr>
          <w:rPrChange w:id="3703" w:author="Aishwarya Balan" w:date="2019-05-29T16:52:00Z">
            <w:rPr>
              <w:noProof/>
            </w:rPr>
          </w:rPrChange>
        </w:rPr>
        <w:pPrChange w:id="3704" w:author="Aishwarya Balan" w:date="2019-05-29T16:52:00Z">
          <w:pPr>
            <w:pStyle w:val="BodyText"/>
          </w:pPr>
        </w:pPrChange>
      </w:pPr>
      <w:ins w:id="3705" w:author="Aishwarya Balan" w:date="2019-05-29T16:56:00Z">
        <w:r>
          <w:object w:dxaOrig="1508" w:dyaOrig="984" w14:anchorId="5F6BE57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75.5pt;height:49pt" o:ole="">
              <v:imagedata r:id="rId13" o:title=""/>
            </v:shape>
            <o:OLEObject Type="Embed" ProgID="AcroExch.Document.11" ShapeID="_x0000_i1027" DrawAspect="Icon" ObjectID="_1620723681" r:id="rId14"/>
          </w:object>
        </w:r>
      </w:ins>
    </w:p>
    <w:p w14:paraId="327ED969" w14:textId="644BBD2F" w:rsidR="006F2CCA" w:rsidRPr="00A53881" w:rsidRDefault="00A53881" w:rsidP="00A53881">
      <w:pPr>
        <w:pStyle w:val="Heading2"/>
        <w:rPr>
          <w:ins w:id="3706" w:author="Aishwarya Balan" w:date="2019-05-29T12:43:00Z"/>
          <w:rPrChange w:id="3707" w:author="Aishwarya Balan" w:date="2019-05-30T12:09:00Z">
            <w:rPr>
              <w:ins w:id="3708" w:author="Aishwarya Balan" w:date="2019-05-29T12:43:00Z"/>
              <w:noProof/>
            </w:rPr>
          </w:rPrChange>
        </w:rPr>
        <w:pPrChange w:id="3709" w:author="Aishwarya Balan" w:date="2019-05-30T12:09:00Z">
          <w:pPr>
            <w:pStyle w:val="Heading1"/>
          </w:pPr>
        </w:pPrChange>
      </w:pPr>
      <w:ins w:id="3710" w:author="Aishwarya Balan" w:date="2019-05-30T12:09:00Z">
        <w:r>
          <w:lastRenderedPageBreak/>
          <w:t xml:space="preserve">3. </w:t>
        </w:r>
      </w:ins>
      <w:ins w:id="3711" w:author="Aishwarya Balan" w:date="2019-05-29T12:42:00Z">
        <w:r w:rsidR="006F2CCA" w:rsidRPr="00A53881">
          <w:rPr>
            <w:rPrChange w:id="3712" w:author="Aishwarya Balan" w:date="2019-05-30T12:09:00Z">
              <w:rPr>
                <w:noProof/>
                <w:sz w:val="18"/>
              </w:rPr>
            </w:rPrChange>
          </w:rPr>
          <w:t xml:space="preserve">App setup </w:t>
        </w:r>
      </w:ins>
    </w:p>
    <w:p w14:paraId="305AA8BF" w14:textId="1EEC83CE" w:rsidR="00111730" w:rsidRPr="000630EF" w:rsidRDefault="000630EF" w:rsidP="000630EF">
      <w:pPr>
        <w:pStyle w:val="Heading3"/>
        <w:rPr>
          <w:ins w:id="3713" w:author="Aishwarya Balan" w:date="2019-05-30T11:38:00Z"/>
          <w:noProof/>
          <w:color w:val="C00000"/>
          <w:sz w:val="22"/>
          <w:szCs w:val="18"/>
          <w:rPrChange w:id="3714" w:author="Aishwarya Balan" w:date="2019-05-30T11:41:00Z">
            <w:rPr>
              <w:ins w:id="3715" w:author="Aishwarya Balan" w:date="2019-05-30T11:38:00Z"/>
              <w:color w:val="C00000"/>
            </w:rPr>
          </w:rPrChange>
        </w:rPr>
        <w:pPrChange w:id="3716" w:author="Aishwarya Balan" w:date="2019-05-30T11:41:00Z">
          <w:pPr/>
        </w:pPrChange>
      </w:pPr>
      <w:ins w:id="3717" w:author="Aishwarya Balan" w:date="2019-05-30T11:35:00Z">
        <w:r w:rsidRPr="000630EF">
          <w:rPr>
            <w:noProof/>
            <w:color w:val="C00000"/>
            <w:sz w:val="22"/>
            <w:szCs w:val="18"/>
            <w:rPrChange w:id="3718" w:author="Aishwarya Balan" w:date="2019-05-30T11:41:00Z">
              <w:rPr>
                <w:color w:val="C00000"/>
              </w:rPr>
            </w:rPrChange>
          </w:rPr>
          <w:t xml:space="preserve">FX Rate </w:t>
        </w:r>
      </w:ins>
      <w:ins w:id="3719" w:author="Aishwarya Balan" w:date="2019-05-30T11:37:00Z">
        <w:r w:rsidRPr="000630EF">
          <w:rPr>
            <w:noProof/>
            <w:color w:val="C00000"/>
            <w:sz w:val="22"/>
            <w:szCs w:val="18"/>
            <w:rPrChange w:id="3720" w:author="Aishwarya Balan" w:date="2019-05-30T11:41:00Z">
              <w:rPr>
                <w:color w:val="C00000"/>
              </w:rPr>
            </w:rPrChange>
          </w:rPr>
          <w:t>Currency</w:t>
        </w:r>
      </w:ins>
    </w:p>
    <w:p w14:paraId="1A8C9C2F" w14:textId="39C18233" w:rsidR="000630EF" w:rsidRDefault="000630EF" w:rsidP="00111730">
      <w:pPr>
        <w:rPr>
          <w:ins w:id="3721" w:author="Aishwarya Balan" w:date="2019-05-30T11:41:00Z"/>
          <w:color w:val="C00000"/>
        </w:rPr>
      </w:pPr>
      <w:ins w:id="3722" w:author="Aishwarya Balan" w:date="2019-05-30T11:38:00Z">
        <w:r>
          <w:rPr>
            <w:color w:val="C00000"/>
          </w:rPr>
          <w:t xml:space="preserve">API approach should be followed to fetch the data from </w:t>
        </w:r>
      </w:ins>
      <w:ins w:id="3723" w:author="Aishwarya Balan" w:date="2019-05-30T11:39:00Z">
        <w:r>
          <w:rPr>
            <w:color w:val="C00000"/>
          </w:rPr>
          <w:t xml:space="preserve">Site </w:t>
        </w:r>
      </w:ins>
      <w:ins w:id="3724" w:author="Aishwarya Balan" w:date="2019-05-30T11:41:00Z">
        <w:r>
          <w:rPr>
            <w:color w:val="C00000"/>
          </w:rPr>
          <w:t>Admin (</w:t>
        </w:r>
      </w:ins>
      <w:ins w:id="3725" w:author="Aishwarya Balan" w:date="2019-05-30T11:39:00Z">
        <w:r>
          <w:rPr>
            <w:color w:val="C00000"/>
          </w:rPr>
          <w:t>Master Data</w:t>
        </w:r>
      </w:ins>
      <w:ins w:id="3726" w:author="Aishwarya Balan" w:date="2019-05-30T11:41:00Z">
        <w:r>
          <w:rPr>
            <w:color w:val="C00000"/>
          </w:rPr>
          <w:t xml:space="preserve"> Set-up)</w:t>
        </w:r>
      </w:ins>
    </w:p>
    <w:p w14:paraId="4FACA542" w14:textId="77777777" w:rsidR="000630EF" w:rsidRDefault="000630EF" w:rsidP="00111730">
      <w:pPr>
        <w:rPr>
          <w:ins w:id="3727" w:author="Aishwarya Balan" w:date="2019-05-30T11:41:00Z"/>
          <w:color w:val="C00000"/>
        </w:rPr>
      </w:pPr>
    </w:p>
    <w:p w14:paraId="4BF83EBD" w14:textId="5CBDEE9A" w:rsidR="000630EF" w:rsidRPr="00111730" w:rsidRDefault="00A53881" w:rsidP="00111730">
      <w:pPr>
        <w:rPr>
          <w:ins w:id="3728" w:author="Aishwarya Balan" w:date="2019-05-29T13:04:00Z"/>
          <w:color w:val="C00000"/>
          <w:rPrChange w:id="3729" w:author="Aishwarya Balan" w:date="2019-05-29T13:04:00Z">
            <w:rPr>
              <w:ins w:id="3730" w:author="Aishwarya Balan" w:date="2019-05-29T13:04:00Z"/>
            </w:rPr>
          </w:rPrChange>
        </w:rPr>
      </w:pPr>
      <w:ins w:id="3731" w:author="Aishwarya Balan" w:date="2019-05-30T12:05:00Z">
        <w:r>
          <w:rPr>
            <w:color w:val="C00000"/>
          </w:rPr>
          <w:object w:dxaOrig="1508" w:dyaOrig="984" w14:anchorId="7D777DDB">
            <v:shape id="_x0000_i1028" type="#_x0000_t75" style="width:75.5pt;height:49pt" o:ole="">
              <v:imagedata r:id="rId15" o:title=""/>
            </v:shape>
            <o:OLEObject Type="Embed" ProgID="Excel.Sheet.12" ShapeID="_x0000_i1028" DrawAspect="Icon" ObjectID="_1620723682" r:id="rId16"/>
          </w:object>
        </w:r>
      </w:ins>
    </w:p>
    <w:p w14:paraId="05BDBCD2" w14:textId="77777777" w:rsidR="003A6676" w:rsidRPr="00A53881" w:rsidRDefault="00111730" w:rsidP="00A53881">
      <w:pPr>
        <w:pStyle w:val="Heading3"/>
        <w:rPr>
          <w:ins w:id="3732" w:author="Aishwarya Balan" w:date="2019-05-30T11:59:00Z"/>
          <w:noProof/>
          <w:color w:val="C00000"/>
          <w:sz w:val="22"/>
          <w:szCs w:val="18"/>
          <w:rPrChange w:id="3733" w:author="Aishwarya Balan" w:date="2019-05-30T12:04:00Z">
            <w:rPr>
              <w:ins w:id="3734" w:author="Aishwarya Balan" w:date="2019-05-30T11:59:00Z"/>
              <w:color w:val="C00000"/>
            </w:rPr>
          </w:rPrChange>
        </w:rPr>
        <w:pPrChange w:id="3735" w:author="Aishwarya Balan" w:date="2019-05-30T12:04:00Z">
          <w:pPr/>
        </w:pPrChange>
      </w:pPr>
      <w:ins w:id="3736" w:author="Aishwarya Balan" w:date="2019-05-29T13:04:00Z">
        <w:r w:rsidRPr="00A53881">
          <w:rPr>
            <w:noProof/>
            <w:color w:val="C00000"/>
            <w:sz w:val="22"/>
            <w:szCs w:val="18"/>
            <w:rPrChange w:id="3737" w:author="Aishwarya Balan" w:date="2019-05-30T12:04:00Z">
              <w:rPr/>
            </w:rPrChange>
          </w:rPr>
          <w:t xml:space="preserve">Payment Term </w:t>
        </w:r>
      </w:ins>
    </w:p>
    <w:p w14:paraId="2108746A" w14:textId="120172BB" w:rsidR="00111730" w:rsidRPr="00111730" w:rsidRDefault="003A6676" w:rsidP="00111730">
      <w:pPr>
        <w:rPr>
          <w:ins w:id="3738" w:author="Aishwarya Balan" w:date="2019-05-29T13:04:00Z"/>
          <w:color w:val="C00000"/>
          <w:rPrChange w:id="3739" w:author="Aishwarya Balan" w:date="2019-05-29T13:04:00Z">
            <w:rPr>
              <w:ins w:id="3740" w:author="Aishwarya Balan" w:date="2019-05-29T13:04:00Z"/>
            </w:rPr>
          </w:rPrChange>
        </w:rPr>
      </w:pPr>
      <w:ins w:id="3741" w:author="Aishwarya Balan" w:date="2019-05-30T11:59:00Z">
        <w:r>
          <w:rPr>
            <w:color w:val="C00000"/>
          </w:rPr>
          <w:t xml:space="preserve">A </w:t>
        </w:r>
      </w:ins>
      <w:ins w:id="3742" w:author="Aishwarya Balan" w:date="2019-05-29T13:04:00Z">
        <w:r w:rsidR="00111730" w:rsidRPr="00111730">
          <w:rPr>
            <w:color w:val="C00000"/>
            <w:rPrChange w:id="3743" w:author="Aishwarya Balan" w:date="2019-05-29T13:04:00Z">
              <w:rPr/>
            </w:rPrChange>
          </w:rPr>
          <w:t xml:space="preserve">collection </w:t>
        </w:r>
      </w:ins>
      <w:ins w:id="3744" w:author="Aishwarya Balan" w:date="2019-05-30T11:59:00Z">
        <w:r>
          <w:rPr>
            <w:color w:val="C00000"/>
          </w:rPr>
          <w:t xml:space="preserve">of </w:t>
        </w:r>
      </w:ins>
      <w:ins w:id="3745" w:author="Aishwarya Balan" w:date="2019-05-29T13:04:00Z">
        <w:r w:rsidR="00111730" w:rsidRPr="00111730">
          <w:rPr>
            <w:color w:val="C00000"/>
            <w:rPrChange w:id="3746" w:author="Aishwarya Balan" w:date="2019-05-29T13:04:00Z">
              <w:rPr/>
            </w:rPrChange>
          </w:rPr>
          <w:t xml:space="preserve">two columns primarily Contract Payment term and Derived Payment term - </w:t>
        </w:r>
      </w:ins>
      <w:ins w:id="3747" w:author="Aishwarya Balan" w:date="2019-05-29T13:06:00Z">
        <w:r w:rsidR="00111730" w:rsidRPr="00111730">
          <w:rPr>
            <w:color w:val="C00000"/>
          </w:rPr>
          <w:t>LC, PP</w:t>
        </w:r>
      </w:ins>
      <w:ins w:id="3748" w:author="Aishwarya Balan" w:date="2019-05-29T13:04:00Z">
        <w:r w:rsidR="00111730" w:rsidRPr="00111730">
          <w:rPr>
            <w:color w:val="C00000"/>
            <w:rPrChange w:id="3749" w:author="Aishwarya Balan" w:date="2019-05-29T13:04:00Z">
              <w:rPr/>
            </w:rPrChange>
          </w:rPr>
          <w:t xml:space="preserve"> and Others</w:t>
        </w:r>
      </w:ins>
      <w:ins w:id="3750" w:author="Aishwarya Balan" w:date="2019-05-30T11:59:00Z">
        <w:r>
          <w:rPr>
            <w:color w:val="C00000"/>
          </w:rPr>
          <w:t xml:space="preserve"> is needed </w:t>
        </w:r>
      </w:ins>
    </w:p>
    <w:p w14:paraId="79B62E94" w14:textId="5C9B2462" w:rsidR="00111730" w:rsidRDefault="00111730">
      <w:pPr>
        <w:rPr>
          <w:ins w:id="3751" w:author="Aishwarya Balan" w:date="2019-05-30T12:04:00Z"/>
          <w:color w:val="C00000"/>
        </w:rPr>
      </w:pPr>
    </w:p>
    <w:tbl>
      <w:tblPr>
        <w:tblW w:w="9919" w:type="dxa"/>
        <w:tblCellMar>
          <w:left w:w="0" w:type="dxa"/>
          <w:right w:w="0" w:type="dxa"/>
        </w:tblCellMar>
        <w:tblLook w:val="0600" w:firstRow="0" w:lastRow="0" w:firstColumn="0" w:lastColumn="0" w:noHBand="1" w:noVBand="1"/>
        <w:tblPrChange w:id="3752" w:author="Aishwarya Balan" w:date="2019-05-30T12:04:00Z">
          <w:tblPr>
            <w:tblW w:w="12080" w:type="dxa"/>
            <w:tblCellMar>
              <w:left w:w="0" w:type="dxa"/>
              <w:right w:w="0" w:type="dxa"/>
            </w:tblCellMar>
            <w:tblLook w:val="0600" w:firstRow="0" w:lastRow="0" w:firstColumn="0" w:lastColumn="0" w:noHBand="1" w:noVBand="1"/>
          </w:tblPr>
        </w:tblPrChange>
      </w:tblPr>
      <w:tblGrid>
        <w:gridCol w:w="1123"/>
        <w:gridCol w:w="2004"/>
        <w:gridCol w:w="6792"/>
        <w:tblGridChange w:id="3753">
          <w:tblGrid>
            <w:gridCol w:w="1123"/>
            <w:gridCol w:w="2276"/>
            <w:gridCol w:w="7743"/>
          </w:tblGrid>
        </w:tblGridChange>
      </w:tblGrid>
      <w:tr w:rsidR="003A6676" w:rsidRPr="003A6676" w14:paraId="5CD9A478" w14:textId="77777777" w:rsidTr="00A53881">
        <w:trPr>
          <w:trHeight w:val="1198"/>
          <w:ins w:id="3754" w:author="Aishwarya Balan" w:date="2019-05-30T12:04:00Z"/>
          <w:trPrChange w:id="3755" w:author="Aishwarya Balan" w:date="2019-05-30T12:04:00Z">
            <w:trPr>
              <w:trHeight w:val="890"/>
            </w:trPr>
          </w:trPrChange>
        </w:trPr>
        <w:tc>
          <w:tcPr>
            <w:tcW w:w="999" w:type="dxa"/>
            <w:tcBorders>
              <w:top w:val="nil"/>
              <w:left w:val="nil"/>
              <w:bottom w:val="nil"/>
              <w:right w:val="nil"/>
            </w:tcBorders>
            <w:shd w:val="clear" w:color="auto" w:fill="F0F0F0"/>
            <w:tcMar>
              <w:top w:w="15" w:type="dxa"/>
              <w:left w:w="15" w:type="dxa"/>
              <w:bottom w:w="0" w:type="dxa"/>
              <w:right w:w="15" w:type="dxa"/>
            </w:tcMar>
            <w:hideMark/>
            <w:tcPrChange w:id="3756" w:author="Aishwarya Balan" w:date="2019-05-30T12:04:00Z">
              <w:tcPr>
                <w:tcW w:w="1123" w:type="dxa"/>
                <w:tcBorders>
                  <w:top w:val="nil"/>
                  <w:left w:val="nil"/>
                  <w:bottom w:val="nil"/>
                  <w:right w:val="nil"/>
                </w:tcBorders>
                <w:shd w:val="clear" w:color="auto" w:fill="F0F0F0"/>
                <w:tcMar>
                  <w:top w:w="15" w:type="dxa"/>
                  <w:left w:w="15" w:type="dxa"/>
                  <w:bottom w:w="0" w:type="dxa"/>
                  <w:right w:w="15" w:type="dxa"/>
                </w:tcMar>
                <w:hideMark/>
              </w:tcPr>
            </w:tcPrChange>
          </w:tcPr>
          <w:p w14:paraId="670F6576" w14:textId="77777777" w:rsidR="003A6676" w:rsidRPr="003A6676" w:rsidRDefault="003A6676" w:rsidP="003A6676">
            <w:pPr>
              <w:rPr>
                <w:ins w:id="3757" w:author="Aishwarya Balan" w:date="2019-05-30T12:04:00Z"/>
                <w:color w:val="C00000"/>
                <w:lang w:val="en-IN"/>
              </w:rPr>
            </w:pPr>
            <w:ins w:id="3758" w:author="Aishwarya Balan" w:date="2019-05-30T12:04:00Z">
              <w:r w:rsidRPr="003A6676">
                <w:rPr>
                  <w:color w:val="C00000"/>
                </w:rPr>
                <w:t>Contract Management</w:t>
              </w:r>
            </w:ins>
          </w:p>
        </w:tc>
        <w:tc>
          <w:tcPr>
            <w:tcW w:w="2026" w:type="dxa"/>
            <w:tcBorders>
              <w:top w:val="nil"/>
              <w:left w:val="nil"/>
              <w:bottom w:val="nil"/>
              <w:right w:val="nil"/>
            </w:tcBorders>
            <w:shd w:val="clear" w:color="auto" w:fill="F0F0F0"/>
            <w:tcMar>
              <w:top w:w="15" w:type="dxa"/>
              <w:left w:w="15" w:type="dxa"/>
              <w:bottom w:w="0" w:type="dxa"/>
              <w:right w:w="15" w:type="dxa"/>
            </w:tcMar>
            <w:hideMark/>
            <w:tcPrChange w:id="3759" w:author="Aishwarya Balan" w:date="2019-05-30T12:04:00Z">
              <w:tcPr>
                <w:tcW w:w="2276" w:type="dxa"/>
                <w:tcBorders>
                  <w:top w:val="nil"/>
                  <w:left w:val="nil"/>
                  <w:bottom w:val="nil"/>
                  <w:right w:val="nil"/>
                </w:tcBorders>
                <w:shd w:val="clear" w:color="auto" w:fill="F0F0F0"/>
                <w:tcMar>
                  <w:top w:w="15" w:type="dxa"/>
                  <w:left w:w="15" w:type="dxa"/>
                  <w:bottom w:w="0" w:type="dxa"/>
                  <w:right w:w="15" w:type="dxa"/>
                </w:tcMar>
                <w:hideMark/>
              </w:tcPr>
            </w:tcPrChange>
          </w:tcPr>
          <w:p w14:paraId="54B452BB" w14:textId="77777777" w:rsidR="003A6676" w:rsidRPr="003A6676" w:rsidRDefault="003A6676" w:rsidP="003A6676">
            <w:pPr>
              <w:rPr>
                <w:ins w:id="3760" w:author="Aishwarya Balan" w:date="2019-05-30T12:04:00Z"/>
                <w:color w:val="C00000"/>
                <w:lang w:val="en-IN"/>
              </w:rPr>
            </w:pPr>
            <w:ins w:id="3761" w:author="Aishwarya Balan" w:date="2019-05-30T12:04:00Z">
              <w:r w:rsidRPr="003A6676">
                <w:rPr>
                  <w:color w:val="C00000"/>
                  <w:lang w:val="en-IN"/>
                </w:rPr>
                <w:t>Multiple Payment terms in a contract</w:t>
              </w:r>
            </w:ins>
          </w:p>
        </w:tc>
        <w:tc>
          <w:tcPr>
            <w:tcW w:w="6894" w:type="dxa"/>
            <w:tcBorders>
              <w:top w:val="nil"/>
              <w:left w:val="nil"/>
              <w:bottom w:val="nil"/>
              <w:right w:val="nil"/>
            </w:tcBorders>
            <w:shd w:val="clear" w:color="auto" w:fill="F0F0F0"/>
            <w:tcMar>
              <w:top w:w="15" w:type="dxa"/>
              <w:left w:w="15" w:type="dxa"/>
              <w:bottom w:w="0" w:type="dxa"/>
              <w:right w:w="15" w:type="dxa"/>
            </w:tcMar>
            <w:hideMark/>
            <w:tcPrChange w:id="3762" w:author="Aishwarya Balan" w:date="2019-05-30T12:04:00Z">
              <w:tcPr>
                <w:tcW w:w="7743" w:type="dxa"/>
                <w:tcBorders>
                  <w:top w:val="nil"/>
                  <w:left w:val="nil"/>
                  <w:bottom w:val="nil"/>
                  <w:right w:val="nil"/>
                </w:tcBorders>
                <w:shd w:val="clear" w:color="auto" w:fill="F0F0F0"/>
                <w:tcMar>
                  <w:top w:w="15" w:type="dxa"/>
                  <w:left w:w="15" w:type="dxa"/>
                  <w:bottom w:w="0" w:type="dxa"/>
                  <w:right w:w="15" w:type="dxa"/>
                </w:tcMar>
                <w:hideMark/>
              </w:tcPr>
            </w:tcPrChange>
          </w:tcPr>
          <w:p w14:paraId="24D6BB3C" w14:textId="77777777" w:rsidR="003A6676" w:rsidRPr="003A6676" w:rsidRDefault="003A6676" w:rsidP="003A6676">
            <w:pPr>
              <w:rPr>
                <w:ins w:id="3763" w:author="Aishwarya Balan" w:date="2019-05-30T12:04:00Z"/>
                <w:color w:val="C00000"/>
                <w:lang w:val="en-IN"/>
              </w:rPr>
            </w:pPr>
            <w:ins w:id="3764" w:author="Aishwarya Balan" w:date="2019-05-30T12:04:00Z">
              <w:r w:rsidRPr="003A6676">
                <w:rPr>
                  <w:color w:val="C00000"/>
                  <w:lang w:val="en-IN"/>
                </w:rPr>
                <w:t xml:space="preserve">A single contract may have a part of the amount to be pre-paid by some date, a part of amount to be paid some days after the BL and the remaining after some more days after BL.  This is part of </w:t>
              </w:r>
              <w:proofErr w:type="spellStart"/>
              <w:r w:rsidRPr="003A6676">
                <w:rPr>
                  <w:color w:val="C00000"/>
                  <w:lang w:val="en-IN"/>
                </w:rPr>
                <w:t>Manuchar's</w:t>
              </w:r>
              <w:proofErr w:type="spellEnd"/>
              <w:r w:rsidRPr="003A6676">
                <w:rPr>
                  <w:color w:val="C00000"/>
                  <w:lang w:val="en-IN"/>
                </w:rPr>
                <w:t xml:space="preserve"> "Go the Extra Mile Policy"</w:t>
              </w:r>
              <w:r w:rsidRPr="003A6676">
                <w:rPr>
                  <w:color w:val="C00000"/>
                  <w:lang w:val="en-IN"/>
                </w:rPr>
                <w:br/>
                <w:t xml:space="preserve">The impact of this is there on </w:t>
              </w:r>
              <w:r w:rsidRPr="003A6676">
                <w:rPr>
                  <w:color w:val="C00000"/>
                  <w:lang w:val="en-IN"/>
                </w:rPr>
                <w:br/>
                <w:t xml:space="preserve">  a. computation of the Credit Insurance premium / Supplier Financing Cost to be used for margin computation.</w:t>
              </w:r>
              <w:r w:rsidRPr="003A6676">
                <w:rPr>
                  <w:color w:val="C00000"/>
                  <w:lang w:val="en-IN"/>
                </w:rPr>
                <w:br/>
                <w:t xml:space="preserve">  b. Invoice capture - multiple due dates (with partial amounts for each date)</w:t>
              </w:r>
            </w:ins>
          </w:p>
        </w:tc>
      </w:tr>
      <w:tr w:rsidR="003A6676" w:rsidRPr="003A6676" w14:paraId="083497BC" w14:textId="77777777" w:rsidTr="00A53881">
        <w:trPr>
          <w:trHeight w:val="626"/>
          <w:ins w:id="3765" w:author="Aishwarya Balan" w:date="2019-05-30T12:04:00Z"/>
          <w:trPrChange w:id="3766" w:author="Aishwarya Balan" w:date="2019-05-30T12:04:00Z">
            <w:trPr>
              <w:trHeight w:val="465"/>
            </w:trPr>
          </w:trPrChange>
        </w:trPr>
        <w:tc>
          <w:tcPr>
            <w:tcW w:w="999" w:type="dxa"/>
            <w:tcBorders>
              <w:top w:val="nil"/>
              <w:left w:val="nil"/>
              <w:bottom w:val="nil"/>
              <w:right w:val="nil"/>
            </w:tcBorders>
            <w:shd w:val="clear" w:color="auto" w:fill="F0F0F0"/>
            <w:tcMar>
              <w:top w:w="15" w:type="dxa"/>
              <w:left w:w="15" w:type="dxa"/>
              <w:bottom w:w="0" w:type="dxa"/>
              <w:right w:w="15" w:type="dxa"/>
            </w:tcMar>
            <w:hideMark/>
            <w:tcPrChange w:id="3767" w:author="Aishwarya Balan" w:date="2019-05-30T12:04:00Z">
              <w:tcPr>
                <w:tcW w:w="1123" w:type="dxa"/>
                <w:tcBorders>
                  <w:top w:val="nil"/>
                  <w:left w:val="nil"/>
                  <w:bottom w:val="nil"/>
                  <w:right w:val="nil"/>
                </w:tcBorders>
                <w:shd w:val="clear" w:color="auto" w:fill="F0F0F0"/>
                <w:tcMar>
                  <w:top w:w="15" w:type="dxa"/>
                  <w:left w:w="15" w:type="dxa"/>
                  <w:bottom w:w="0" w:type="dxa"/>
                  <w:right w:w="15" w:type="dxa"/>
                </w:tcMar>
                <w:hideMark/>
              </w:tcPr>
            </w:tcPrChange>
          </w:tcPr>
          <w:p w14:paraId="46079852" w14:textId="77777777" w:rsidR="003A6676" w:rsidRPr="003A6676" w:rsidRDefault="003A6676" w:rsidP="003A6676">
            <w:pPr>
              <w:rPr>
                <w:ins w:id="3768" w:author="Aishwarya Balan" w:date="2019-05-30T12:04:00Z"/>
                <w:color w:val="C00000"/>
                <w:lang w:val="en-IN"/>
              </w:rPr>
            </w:pPr>
            <w:ins w:id="3769" w:author="Aishwarya Balan" w:date="2019-05-30T12:04:00Z">
              <w:r w:rsidRPr="003A6676">
                <w:rPr>
                  <w:color w:val="C00000"/>
                </w:rPr>
                <w:t>Contract Management</w:t>
              </w:r>
            </w:ins>
          </w:p>
        </w:tc>
        <w:tc>
          <w:tcPr>
            <w:tcW w:w="2026" w:type="dxa"/>
            <w:tcBorders>
              <w:top w:val="nil"/>
              <w:left w:val="nil"/>
              <w:bottom w:val="nil"/>
              <w:right w:val="nil"/>
            </w:tcBorders>
            <w:shd w:val="clear" w:color="auto" w:fill="F0F0F0"/>
            <w:tcMar>
              <w:top w:w="15" w:type="dxa"/>
              <w:left w:w="15" w:type="dxa"/>
              <w:bottom w:w="0" w:type="dxa"/>
              <w:right w:w="15" w:type="dxa"/>
            </w:tcMar>
            <w:hideMark/>
            <w:tcPrChange w:id="3770" w:author="Aishwarya Balan" w:date="2019-05-30T12:04:00Z">
              <w:tcPr>
                <w:tcW w:w="2276" w:type="dxa"/>
                <w:tcBorders>
                  <w:top w:val="nil"/>
                  <w:left w:val="nil"/>
                  <w:bottom w:val="nil"/>
                  <w:right w:val="nil"/>
                </w:tcBorders>
                <w:shd w:val="clear" w:color="auto" w:fill="F0F0F0"/>
                <w:tcMar>
                  <w:top w:w="15" w:type="dxa"/>
                  <w:left w:w="15" w:type="dxa"/>
                  <w:bottom w:w="0" w:type="dxa"/>
                  <w:right w:w="15" w:type="dxa"/>
                </w:tcMar>
                <w:hideMark/>
              </w:tcPr>
            </w:tcPrChange>
          </w:tcPr>
          <w:p w14:paraId="2C6B6E83" w14:textId="77777777" w:rsidR="003A6676" w:rsidRPr="003A6676" w:rsidRDefault="003A6676" w:rsidP="003A6676">
            <w:pPr>
              <w:rPr>
                <w:ins w:id="3771" w:author="Aishwarya Balan" w:date="2019-05-30T12:04:00Z"/>
                <w:color w:val="C00000"/>
                <w:lang w:val="en-IN"/>
              </w:rPr>
            </w:pPr>
            <w:ins w:id="3772" w:author="Aishwarya Balan" w:date="2019-05-30T12:04:00Z">
              <w:r w:rsidRPr="003A6676">
                <w:rPr>
                  <w:color w:val="C00000"/>
                  <w:lang w:val="en-IN"/>
                </w:rPr>
                <w:t>Multiple Payment terms in an Invoice</w:t>
              </w:r>
            </w:ins>
          </w:p>
        </w:tc>
        <w:tc>
          <w:tcPr>
            <w:tcW w:w="6894" w:type="dxa"/>
            <w:tcBorders>
              <w:top w:val="nil"/>
              <w:left w:val="nil"/>
              <w:bottom w:val="nil"/>
              <w:right w:val="nil"/>
            </w:tcBorders>
            <w:shd w:val="clear" w:color="auto" w:fill="F0F0F0"/>
            <w:tcMar>
              <w:top w:w="15" w:type="dxa"/>
              <w:left w:w="15" w:type="dxa"/>
              <w:bottom w:w="0" w:type="dxa"/>
              <w:right w:w="15" w:type="dxa"/>
            </w:tcMar>
            <w:hideMark/>
            <w:tcPrChange w:id="3773" w:author="Aishwarya Balan" w:date="2019-05-30T12:04:00Z">
              <w:tcPr>
                <w:tcW w:w="7743" w:type="dxa"/>
                <w:tcBorders>
                  <w:top w:val="nil"/>
                  <w:left w:val="nil"/>
                  <w:bottom w:val="nil"/>
                  <w:right w:val="nil"/>
                </w:tcBorders>
                <w:shd w:val="clear" w:color="auto" w:fill="F0F0F0"/>
                <w:tcMar>
                  <w:top w:w="15" w:type="dxa"/>
                  <w:left w:w="15" w:type="dxa"/>
                  <w:bottom w:w="0" w:type="dxa"/>
                  <w:right w:w="15" w:type="dxa"/>
                </w:tcMar>
                <w:hideMark/>
              </w:tcPr>
            </w:tcPrChange>
          </w:tcPr>
          <w:p w14:paraId="307B6092" w14:textId="77777777" w:rsidR="003A6676" w:rsidRPr="003A6676" w:rsidRDefault="003A6676" w:rsidP="003A6676">
            <w:pPr>
              <w:rPr>
                <w:ins w:id="3774" w:author="Aishwarya Balan" w:date="2019-05-30T12:04:00Z"/>
                <w:color w:val="C00000"/>
                <w:lang w:val="en-IN"/>
              </w:rPr>
            </w:pPr>
            <w:ins w:id="3775" w:author="Aishwarya Balan" w:date="2019-05-30T12:04:00Z">
              <w:r w:rsidRPr="003A6676">
                <w:rPr>
                  <w:color w:val="C00000"/>
                  <w:lang w:val="en-IN"/>
                </w:rPr>
                <w:t xml:space="preserve">When a single contract may multiple payment terms, then the invoices for that contract will also have multiple payment terms and that will need to </w:t>
              </w:r>
              <w:proofErr w:type="spellStart"/>
              <w:proofErr w:type="gramStart"/>
              <w:r w:rsidRPr="003A6676">
                <w:rPr>
                  <w:color w:val="C00000"/>
                  <w:lang w:val="en-IN"/>
                </w:rPr>
                <w:t>sent</w:t>
              </w:r>
              <w:proofErr w:type="spellEnd"/>
              <w:proofErr w:type="gramEnd"/>
              <w:r w:rsidRPr="003A6676">
                <w:rPr>
                  <w:color w:val="C00000"/>
                  <w:lang w:val="en-IN"/>
                </w:rPr>
                <w:t xml:space="preserve"> across in invoice interface.</w:t>
              </w:r>
            </w:ins>
          </w:p>
        </w:tc>
      </w:tr>
    </w:tbl>
    <w:p w14:paraId="46CFA323" w14:textId="77777777" w:rsidR="003A6676" w:rsidRDefault="003A6676">
      <w:pPr>
        <w:rPr>
          <w:ins w:id="3776" w:author="Aishwarya Balan" w:date="2019-05-30T11:53:00Z"/>
          <w:color w:val="C00000"/>
        </w:rPr>
      </w:pPr>
    </w:p>
    <w:p w14:paraId="6AFBA0A7" w14:textId="770B42B1" w:rsidR="003A6676" w:rsidRDefault="00A53881">
      <w:pPr>
        <w:rPr>
          <w:ins w:id="3777" w:author="Aishwarya Balan" w:date="2019-05-30T11:53:00Z"/>
          <w:color w:val="C00000"/>
        </w:rPr>
      </w:pPr>
      <w:ins w:id="3778" w:author="Aishwarya Balan" w:date="2019-05-30T12:06:00Z">
        <w:r>
          <w:rPr>
            <w:color w:val="C00000"/>
          </w:rPr>
          <w:object w:dxaOrig="1508" w:dyaOrig="984" w14:anchorId="060A7545">
            <v:shape id="_x0000_i1029" type="#_x0000_t75" style="width:75.5pt;height:49pt" o:ole="">
              <v:imagedata r:id="rId17" o:title=""/>
            </v:shape>
            <o:OLEObject Type="Embed" ProgID="Excel.Sheet.12" ShapeID="_x0000_i1029" DrawAspect="Icon" ObjectID="_1620723683" r:id="rId18"/>
          </w:object>
        </w:r>
      </w:ins>
    </w:p>
    <w:p w14:paraId="3E2EF1D1" w14:textId="6C7877FD" w:rsidR="003A6676" w:rsidRPr="00A53881" w:rsidRDefault="003A6676" w:rsidP="00A53881">
      <w:pPr>
        <w:pStyle w:val="Heading3"/>
        <w:rPr>
          <w:ins w:id="3779" w:author="Aishwarya Balan" w:date="2019-05-30T11:53:00Z"/>
          <w:noProof/>
          <w:color w:val="C00000"/>
          <w:sz w:val="22"/>
          <w:szCs w:val="18"/>
          <w:rPrChange w:id="3780" w:author="Aishwarya Balan" w:date="2019-05-30T12:05:00Z">
            <w:rPr>
              <w:ins w:id="3781" w:author="Aishwarya Balan" w:date="2019-05-30T11:53:00Z"/>
              <w:color w:val="C00000"/>
            </w:rPr>
          </w:rPrChange>
        </w:rPr>
        <w:pPrChange w:id="3782" w:author="Aishwarya Balan" w:date="2019-05-30T12:05:00Z">
          <w:pPr/>
        </w:pPrChange>
      </w:pPr>
      <w:ins w:id="3783" w:author="Aishwarya Balan" w:date="2019-05-30T11:53:00Z">
        <w:r w:rsidRPr="00A53881">
          <w:rPr>
            <w:noProof/>
            <w:color w:val="C00000"/>
            <w:sz w:val="22"/>
            <w:szCs w:val="18"/>
            <w:rPrChange w:id="3784" w:author="Aishwarya Balan" w:date="2019-05-30T12:05:00Z">
              <w:rPr>
                <w:color w:val="C00000"/>
              </w:rPr>
            </w:rPrChange>
          </w:rPr>
          <w:t>Country</w:t>
        </w:r>
      </w:ins>
    </w:p>
    <w:p w14:paraId="64A00621" w14:textId="7B359770" w:rsidR="003A6676" w:rsidRDefault="003A6676">
      <w:pPr>
        <w:rPr>
          <w:ins w:id="3785" w:author="Aishwarya Balan" w:date="2019-05-30T11:58:00Z"/>
          <w:color w:val="C00000"/>
        </w:rPr>
      </w:pPr>
      <w:ins w:id="3786" w:author="Aishwarya Balan" w:date="2019-05-30T11:53:00Z">
        <w:r>
          <w:rPr>
            <w:color w:val="C00000"/>
          </w:rPr>
          <w:t>This field is fetched</w:t>
        </w:r>
      </w:ins>
      <w:ins w:id="3787" w:author="Aishwarya Balan" w:date="2019-05-30T11:54:00Z">
        <w:r>
          <w:rPr>
            <w:color w:val="C00000"/>
          </w:rPr>
          <w:t xml:space="preserve"> for Status </w:t>
        </w:r>
      </w:ins>
      <w:ins w:id="3788" w:author="Aishwarya Balan" w:date="2019-05-30T11:55:00Z">
        <w:r>
          <w:rPr>
            <w:color w:val="C00000"/>
          </w:rPr>
          <w:t>L</w:t>
        </w:r>
      </w:ins>
      <w:ins w:id="3789" w:author="Aishwarya Balan" w:date="2019-05-30T11:54:00Z">
        <w:r>
          <w:rPr>
            <w:color w:val="C00000"/>
          </w:rPr>
          <w:t>ogic Calculation</w:t>
        </w:r>
      </w:ins>
      <w:ins w:id="3790" w:author="Aishwarya Balan" w:date="2019-05-30T11:55:00Z">
        <w:r>
          <w:rPr>
            <w:color w:val="C00000"/>
          </w:rPr>
          <w:t xml:space="preserve"> </w:t>
        </w:r>
      </w:ins>
      <w:ins w:id="3791" w:author="Aishwarya Balan" w:date="2019-05-30T11:57:00Z">
        <w:r>
          <w:rPr>
            <w:color w:val="C00000"/>
          </w:rPr>
          <w:t xml:space="preserve">based on which the Active Status of Counterparty gets changed to the following sub status </w:t>
        </w:r>
      </w:ins>
      <w:ins w:id="3792" w:author="Aishwarya Balan" w:date="2019-05-30T11:58:00Z">
        <w:r>
          <w:rPr>
            <w:color w:val="C00000"/>
          </w:rPr>
          <w:t>accordingly: -</w:t>
        </w:r>
      </w:ins>
    </w:p>
    <w:p w14:paraId="51FF919B" w14:textId="77777777" w:rsidR="003A6676" w:rsidRDefault="003A6676">
      <w:pPr>
        <w:rPr>
          <w:ins w:id="3793" w:author="Aishwarya Balan" w:date="2019-05-30T11:57:00Z"/>
          <w:color w:val="C00000"/>
        </w:rPr>
      </w:pPr>
    </w:p>
    <w:p w14:paraId="2E042D31" w14:textId="77777777" w:rsidR="003A6676" w:rsidRPr="003A6676" w:rsidRDefault="003A6676" w:rsidP="003A6676">
      <w:pPr>
        <w:rPr>
          <w:ins w:id="3794" w:author="Aishwarya Balan" w:date="2019-05-30T11:59:00Z"/>
          <w:color w:val="C00000"/>
        </w:rPr>
      </w:pPr>
      <w:ins w:id="3795" w:author="Aishwarya Balan" w:date="2019-05-30T11:59:00Z">
        <w:r w:rsidRPr="003A6676">
          <w:rPr>
            <w:color w:val="C00000"/>
          </w:rPr>
          <w:t>a.</w:t>
        </w:r>
        <w:r w:rsidRPr="003A6676">
          <w:rPr>
            <w:color w:val="C00000"/>
          </w:rPr>
          <w:tab/>
          <w:t>Delivery Stop job</w:t>
        </w:r>
      </w:ins>
    </w:p>
    <w:p w14:paraId="71466C5E" w14:textId="77777777" w:rsidR="003A6676" w:rsidRPr="003A6676" w:rsidRDefault="003A6676" w:rsidP="003A6676">
      <w:pPr>
        <w:rPr>
          <w:ins w:id="3796" w:author="Aishwarya Balan" w:date="2019-05-30T11:59:00Z"/>
          <w:color w:val="C00000"/>
        </w:rPr>
      </w:pPr>
      <w:ins w:id="3797" w:author="Aishwarya Balan" w:date="2019-05-30T11:59:00Z">
        <w:r w:rsidRPr="003A6676">
          <w:rPr>
            <w:color w:val="C00000"/>
          </w:rPr>
          <w:t>b.</w:t>
        </w:r>
        <w:r w:rsidRPr="003A6676">
          <w:rPr>
            <w:color w:val="C00000"/>
          </w:rPr>
          <w:tab/>
          <w:t>Automatic Suspension job</w:t>
        </w:r>
      </w:ins>
    </w:p>
    <w:p w14:paraId="57C56919" w14:textId="5A417A02" w:rsidR="003A6676" w:rsidRDefault="003A6676" w:rsidP="003A6676">
      <w:pPr>
        <w:rPr>
          <w:ins w:id="3798" w:author="Aishwarya Balan" w:date="2019-05-30T12:06:00Z"/>
          <w:color w:val="C00000"/>
        </w:rPr>
      </w:pPr>
      <w:ins w:id="3799" w:author="Aishwarya Balan" w:date="2019-05-30T11:59:00Z">
        <w:r w:rsidRPr="003A6676">
          <w:rPr>
            <w:color w:val="C00000"/>
          </w:rPr>
          <w:t>c.</w:t>
        </w:r>
        <w:r w:rsidRPr="003A6676">
          <w:rPr>
            <w:color w:val="C00000"/>
          </w:rPr>
          <w:tab/>
        </w:r>
        <w:r w:rsidRPr="003A6676">
          <w:rPr>
            <w:color w:val="C00000"/>
          </w:rPr>
          <w:t>Pre-Payment</w:t>
        </w:r>
        <w:r w:rsidRPr="003A6676">
          <w:rPr>
            <w:color w:val="C00000"/>
          </w:rPr>
          <w:t xml:space="preserve"> Stop job</w:t>
        </w:r>
      </w:ins>
    </w:p>
    <w:p w14:paraId="1CF2836F" w14:textId="7E4FD80A" w:rsidR="00A53881" w:rsidRDefault="00A53881" w:rsidP="003A6676">
      <w:pPr>
        <w:rPr>
          <w:ins w:id="3800" w:author="Aishwarya Balan" w:date="2019-05-30T11:53:00Z"/>
          <w:color w:val="C00000"/>
        </w:rPr>
      </w:pPr>
      <w:ins w:id="3801" w:author="Aishwarya Balan" w:date="2019-05-30T12:08:00Z">
        <w:r>
          <w:rPr>
            <w:color w:val="C00000"/>
          </w:rPr>
          <w:object w:dxaOrig="1508" w:dyaOrig="984" w14:anchorId="581FF031">
            <v:shape id="_x0000_i1030" type="#_x0000_t75" style="width:75.5pt;height:49pt" o:ole="">
              <v:imagedata r:id="rId19" o:title=""/>
            </v:shape>
            <o:OLEObject Type="Embed" ProgID="Excel.Sheet.12" ShapeID="_x0000_i1030" DrawAspect="Icon" ObjectID="_1620723684" r:id="rId20"/>
          </w:object>
        </w:r>
      </w:ins>
    </w:p>
    <w:p w14:paraId="35E07FCA" w14:textId="77777777" w:rsidR="003A6676" w:rsidRPr="00111730" w:rsidRDefault="003A6676">
      <w:pPr>
        <w:rPr>
          <w:color w:val="C00000"/>
          <w:rPrChange w:id="3802" w:author="Aishwarya Balan" w:date="2019-05-29T13:04:00Z">
            <w:rPr>
              <w:noProof/>
            </w:rPr>
          </w:rPrChange>
        </w:rPr>
        <w:pPrChange w:id="3803" w:author="Aishwarya Balan" w:date="2019-05-29T12:43:00Z">
          <w:pPr>
            <w:pStyle w:val="BodyText"/>
          </w:pPr>
        </w:pPrChange>
      </w:pPr>
    </w:p>
    <w:p w14:paraId="47675E9F" w14:textId="6B63C64E" w:rsidR="0015025F" w:rsidRPr="00C04689" w:rsidDel="009769FC" w:rsidRDefault="0015025F">
      <w:pPr>
        <w:pStyle w:val="Heading2"/>
        <w:rPr>
          <w:del w:id="3804" w:author="Gaurav Shah" w:date="2019-04-07T10:43:00Z"/>
          <w:noProof/>
        </w:rPr>
        <w:pPrChange w:id="3805" w:author="Gaurav Shah" w:date="2019-04-07T09:53:00Z">
          <w:pPr>
            <w:pStyle w:val="Heading1"/>
          </w:pPr>
        </w:pPrChange>
      </w:pPr>
      <w:del w:id="3806" w:author="Gaurav Shah" w:date="2019-04-06T10:02:00Z">
        <w:r w:rsidRPr="005E79D0" w:rsidDel="00C601ED">
          <w:rPr>
            <w:noProof/>
          </w:rPr>
          <w:delText xml:space="preserve">Credit </w:delText>
        </w:r>
      </w:del>
      <w:del w:id="3807" w:author="Gaurav Shah" w:date="2019-04-07T10:43:00Z">
        <w:r w:rsidRPr="005E79D0" w:rsidDel="009769FC">
          <w:rPr>
            <w:noProof/>
          </w:rPr>
          <w:delText>Exposure</w:delText>
        </w:r>
      </w:del>
    </w:p>
    <w:p w14:paraId="1CBD9899" w14:textId="7C9462A8" w:rsidR="00C601ED" w:rsidRPr="00C601ED" w:rsidDel="00C601ED" w:rsidRDefault="00711232" w:rsidP="006F24A8">
      <w:pPr>
        <w:pStyle w:val="BodyText"/>
        <w:rPr>
          <w:del w:id="3808" w:author="Gaurav Shah" w:date="2019-04-06T10:05:00Z"/>
          <w:noProof/>
          <w:color w:val="FF0000"/>
          <w:sz w:val="18"/>
          <w:rPrChange w:id="3809" w:author="Gaurav Shah" w:date="2019-04-06T10:01:00Z">
            <w:rPr>
              <w:del w:id="3810" w:author="Gaurav Shah" w:date="2019-04-06T10:05:00Z"/>
              <w:noProof/>
            </w:rPr>
          </w:rPrChange>
        </w:rPr>
      </w:pPr>
      <w:del w:id="3811" w:author="Gaurav Shah" w:date="2019-04-07T10:43:00Z">
        <w:r w:rsidRPr="003277C6" w:rsidDel="009769FC">
          <w:rPr>
            <w:noProof/>
            <w:sz w:val="18"/>
            <w:rPrChange w:id="3812" w:author="Aishwarya Balan" w:date="2019-03-04T11:52:00Z">
              <w:rPr>
                <w:noProof/>
              </w:rPr>
            </w:rPrChange>
          </w:rPr>
          <w:delText xml:space="preserve">To arrive at the </w:delText>
        </w:r>
      </w:del>
      <w:del w:id="3813" w:author="Gaurav Shah" w:date="2019-04-06T10:02:00Z">
        <w:r w:rsidRPr="003277C6" w:rsidDel="00C601ED">
          <w:rPr>
            <w:noProof/>
            <w:sz w:val="18"/>
            <w:rPrChange w:id="3814" w:author="Aishwarya Balan" w:date="2019-03-04T11:52:00Z">
              <w:rPr>
                <w:noProof/>
              </w:rPr>
            </w:rPrChange>
          </w:rPr>
          <w:delText xml:space="preserve">Credit </w:delText>
        </w:r>
      </w:del>
      <w:del w:id="3815" w:author="Gaurav Shah" w:date="2019-04-07T10:43:00Z">
        <w:r w:rsidRPr="003277C6" w:rsidDel="009769FC">
          <w:rPr>
            <w:noProof/>
            <w:sz w:val="18"/>
            <w:rPrChange w:id="3816" w:author="Aishwarya Balan" w:date="2019-03-04T11:52:00Z">
              <w:rPr>
                <w:noProof/>
              </w:rPr>
            </w:rPrChange>
          </w:rPr>
          <w:delText xml:space="preserve">Exposure, the transaction details are </w:delText>
        </w:r>
        <w:r w:rsidR="0015025F" w:rsidRPr="003277C6" w:rsidDel="009769FC">
          <w:rPr>
            <w:noProof/>
            <w:sz w:val="18"/>
            <w:rPrChange w:id="3817" w:author="Aishwarya Balan" w:date="2019-03-04T11:52:00Z">
              <w:rPr>
                <w:noProof/>
              </w:rPr>
            </w:rPrChange>
          </w:rPr>
          <w:delText xml:space="preserve">fetched from the PTM (CTRM) </w:delText>
        </w:r>
        <w:r w:rsidRPr="003277C6" w:rsidDel="009769FC">
          <w:rPr>
            <w:noProof/>
            <w:sz w:val="18"/>
            <w:rPrChange w:id="3818" w:author="Aishwarya Balan" w:date="2019-03-04T11:52:00Z">
              <w:rPr>
                <w:noProof/>
              </w:rPr>
            </w:rPrChange>
          </w:rPr>
          <w:delText xml:space="preserve">App. </w:delText>
        </w:r>
        <w:r w:rsidRPr="00C601ED" w:rsidDel="009769FC">
          <w:rPr>
            <w:noProof/>
            <w:color w:val="FF0000"/>
            <w:sz w:val="18"/>
            <w:rPrChange w:id="3819" w:author="Gaurav Shah" w:date="2019-04-06T10:01:00Z">
              <w:rPr>
                <w:noProof/>
              </w:rPr>
            </w:rPrChange>
          </w:rPr>
          <w:delText xml:space="preserve">A backend connection will be setup that will fetch all the required </w:delText>
        </w:r>
      </w:del>
      <w:del w:id="3820" w:author="Gaurav Shah" w:date="2019-04-06T11:06:00Z">
        <w:r w:rsidRPr="00C601ED" w:rsidDel="00517651">
          <w:rPr>
            <w:noProof/>
            <w:color w:val="FF0000"/>
            <w:sz w:val="18"/>
            <w:rPrChange w:id="3821" w:author="Gaurav Shah" w:date="2019-04-06T10:01:00Z">
              <w:rPr>
                <w:noProof/>
              </w:rPr>
            </w:rPrChange>
          </w:rPr>
          <w:delText xml:space="preserve">transaction </w:delText>
        </w:r>
      </w:del>
      <w:del w:id="3822" w:author="Gaurav Shah" w:date="2019-04-07T10:43:00Z">
        <w:r w:rsidRPr="00C601ED" w:rsidDel="009769FC">
          <w:rPr>
            <w:noProof/>
            <w:color w:val="FF0000"/>
            <w:sz w:val="18"/>
            <w:rPrChange w:id="3823" w:author="Gaurav Shah" w:date="2019-04-06T10:01:00Z">
              <w:rPr>
                <w:noProof/>
              </w:rPr>
            </w:rPrChange>
          </w:rPr>
          <w:delText>details into the Credit Risk App</w:delText>
        </w:r>
      </w:del>
      <w:del w:id="3824" w:author="Gaurav Shah" w:date="2019-04-06T10:01:00Z">
        <w:r w:rsidRPr="00C601ED" w:rsidDel="00C601ED">
          <w:rPr>
            <w:noProof/>
            <w:color w:val="FF0000"/>
            <w:sz w:val="18"/>
            <w:rPrChange w:id="3825" w:author="Gaurav Shah" w:date="2019-04-06T10:01:00Z">
              <w:rPr>
                <w:noProof/>
              </w:rPr>
            </w:rPrChange>
          </w:rPr>
          <w:delText>.</w:delText>
        </w:r>
      </w:del>
    </w:p>
    <w:p w14:paraId="6AA558C6" w14:textId="08C89FAD" w:rsidR="009F1EF5" w:rsidRPr="003277C6" w:rsidDel="00C601ED" w:rsidRDefault="009F1EF5" w:rsidP="006F24A8">
      <w:pPr>
        <w:pStyle w:val="BodyText"/>
        <w:rPr>
          <w:del w:id="3826" w:author="Gaurav Shah" w:date="2019-04-06T10:05:00Z"/>
          <w:noProof/>
          <w:sz w:val="18"/>
          <w:rPrChange w:id="3827" w:author="Aishwarya Balan" w:date="2019-03-04T11:52:00Z">
            <w:rPr>
              <w:del w:id="3828" w:author="Gaurav Shah" w:date="2019-04-06T10:05:00Z"/>
              <w:noProof/>
            </w:rPr>
          </w:rPrChange>
        </w:rPr>
      </w:pPr>
      <w:del w:id="3829" w:author="Gaurav Shah" w:date="2019-04-06T10:05:00Z">
        <w:r w:rsidRPr="003277C6" w:rsidDel="00C601ED">
          <w:rPr>
            <w:noProof/>
            <w:sz w:val="18"/>
            <w:rPrChange w:id="3830" w:author="Aishwarya Balan" w:date="2019-03-04T11:52:00Z">
              <w:rPr>
                <w:noProof/>
              </w:rPr>
            </w:rPrChange>
          </w:rPr>
          <w:delText>The transaction are fetched into the Credit Risk App in near real-time. Hence, as and when transactions are recorded in the PTM (CTRM) App, the transactions will be fetched into the Credit Risk App.</w:delText>
        </w:r>
      </w:del>
    </w:p>
    <w:p w14:paraId="644B8110" w14:textId="6EDA7486" w:rsidR="00711232" w:rsidRPr="003277C6" w:rsidDel="009769FC" w:rsidRDefault="00711232" w:rsidP="006F24A8">
      <w:pPr>
        <w:pStyle w:val="BodyText"/>
        <w:rPr>
          <w:del w:id="3831" w:author="Gaurav Shah" w:date="2019-04-07T10:43:00Z"/>
          <w:noProof/>
          <w:sz w:val="18"/>
          <w:rPrChange w:id="3832" w:author="Aishwarya Balan" w:date="2019-03-04T11:52:00Z">
            <w:rPr>
              <w:del w:id="3833" w:author="Gaurav Shah" w:date="2019-04-07T10:43:00Z"/>
              <w:noProof/>
            </w:rPr>
          </w:rPrChange>
        </w:rPr>
      </w:pPr>
      <w:del w:id="3834" w:author="Gaurav Shah" w:date="2019-04-07T10:43:00Z">
        <w:r w:rsidRPr="003277C6" w:rsidDel="009769FC">
          <w:rPr>
            <w:noProof/>
            <w:sz w:val="18"/>
            <w:rPrChange w:id="3835" w:author="Aishwarya Balan" w:date="2019-03-04T11:52:00Z">
              <w:rPr>
                <w:noProof/>
              </w:rPr>
            </w:rPrChange>
          </w:rPr>
          <w:delText xml:space="preserve">The following categories of </w:delText>
        </w:r>
      </w:del>
      <w:del w:id="3836" w:author="Gaurav Shah" w:date="2019-04-06T11:03:00Z">
        <w:r w:rsidRPr="003277C6" w:rsidDel="00212AF0">
          <w:rPr>
            <w:noProof/>
            <w:sz w:val="18"/>
            <w:rPrChange w:id="3837" w:author="Aishwarya Balan" w:date="2019-03-04T11:52:00Z">
              <w:rPr>
                <w:noProof/>
              </w:rPr>
            </w:rPrChange>
          </w:rPr>
          <w:delText>transaction details will be fetched</w:delText>
        </w:r>
      </w:del>
      <w:del w:id="3838" w:author="Gaurav Shah" w:date="2019-04-07T10:43:00Z">
        <w:r w:rsidRPr="003277C6" w:rsidDel="009769FC">
          <w:rPr>
            <w:noProof/>
            <w:sz w:val="18"/>
            <w:rPrChange w:id="3839" w:author="Aishwarya Balan" w:date="2019-03-04T11:52:00Z">
              <w:rPr>
                <w:noProof/>
              </w:rPr>
            </w:rPrChange>
          </w:rPr>
          <w:delText>:</w:delText>
        </w:r>
      </w:del>
    </w:p>
    <w:p w14:paraId="3FA33A8C" w14:textId="20313D7B" w:rsidR="00711232" w:rsidRPr="003277C6" w:rsidDel="009769FC" w:rsidRDefault="00711232" w:rsidP="00546727">
      <w:pPr>
        <w:pStyle w:val="BodyText"/>
        <w:numPr>
          <w:ilvl w:val="0"/>
          <w:numId w:val="40"/>
        </w:numPr>
        <w:rPr>
          <w:del w:id="3840" w:author="Gaurav Shah" w:date="2019-04-07T10:43:00Z"/>
          <w:noProof/>
          <w:sz w:val="18"/>
          <w:rPrChange w:id="3841" w:author="Aishwarya Balan" w:date="2019-03-04T11:52:00Z">
            <w:rPr>
              <w:del w:id="3842" w:author="Gaurav Shah" w:date="2019-04-07T10:43:00Z"/>
              <w:noProof/>
            </w:rPr>
          </w:rPrChange>
        </w:rPr>
      </w:pPr>
      <w:del w:id="3843" w:author="Gaurav Shah" w:date="2019-04-07T10:43:00Z">
        <w:r w:rsidRPr="003277C6" w:rsidDel="009769FC">
          <w:rPr>
            <w:noProof/>
            <w:sz w:val="18"/>
            <w:rPrChange w:id="3844" w:author="Aishwarya Balan" w:date="2019-03-04T11:52:00Z">
              <w:rPr>
                <w:noProof/>
              </w:rPr>
            </w:rPrChange>
          </w:rPr>
          <w:delText xml:space="preserve">New Order – This is the Contract (Purchase/Sale) </w:delText>
        </w:r>
      </w:del>
      <w:del w:id="3845" w:author="Gaurav Shah" w:date="2019-04-06T10:06:00Z">
        <w:r w:rsidRPr="003277C6" w:rsidDel="00C601ED">
          <w:rPr>
            <w:noProof/>
            <w:sz w:val="18"/>
            <w:rPrChange w:id="3846" w:author="Aishwarya Balan" w:date="2019-03-04T11:52:00Z">
              <w:rPr>
                <w:noProof/>
              </w:rPr>
            </w:rPrChange>
          </w:rPr>
          <w:delText>details captured in the Contract capture screen in PTM (CTRM) App.</w:delText>
        </w:r>
      </w:del>
      <w:del w:id="3847" w:author="Gaurav Shah" w:date="2019-04-07T10:43:00Z">
        <w:r w:rsidRPr="003277C6" w:rsidDel="009769FC">
          <w:rPr>
            <w:noProof/>
            <w:sz w:val="18"/>
            <w:rPrChange w:id="3848" w:author="Aishwarya Balan" w:date="2019-03-04T11:52:00Z">
              <w:rPr>
                <w:noProof/>
              </w:rPr>
            </w:rPrChange>
          </w:rPr>
          <w:delText xml:space="preserve"> </w:delText>
        </w:r>
      </w:del>
    </w:p>
    <w:p w14:paraId="7409F0BC" w14:textId="18E468C8" w:rsidR="00546727" w:rsidRPr="003F2AD1" w:rsidDel="009769FC" w:rsidRDefault="00711232" w:rsidP="005E79D0">
      <w:pPr>
        <w:pStyle w:val="BodyText"/>
        <w:numPr>
          <w:ilvl w:val="0"/>
          <w:numId w:val="40"/>
        </w:numPr>
        <w:rPr>
          <w:del w:id="3849" w:author="Gaurav Shah" w:date="2019-04-07T10:43:00Z"/>
          <w:noProof/>
          <w:sz w:val="18"/>
          <w:rPrChange w:id="3850" w:author="Gaurav Shah" w:date="2019-04-06T10:37:00Z">
            <w:rPr>
              <w:del w:id="3851" w:author="Gaurav Shah" w:date="2019-04-07T10:43:00Z"/>
              <w:noProof/>
            </w:rPr>
          </w:rPrChange>
        </w:rPr>
      </w:pPr>
      <w:del w:id="3852" w:author="Gaurav Shah" w:date="2019-04-07T10:43:00Z">
        <w:r w:rsidRPr="003F2AD1" w:rsidDel="009769FC">
          <w:rPr>
            <w:noProof/>
            <w:sz w:val="18"/>
            <w:rPrChange w:id="3853" w:author="Gaurav Shah" w:date="2019-04-06T10:37:00Z">
              <w:rPr>
                <w:noProof/>
              </w:rPr>
            </w:rPrChange>
          </w:rPr>
          <w:delText>Pending for Shipments and Invoicing –</w:delText>
        </w:r>
        <w:r w:rsidR="00546727" w:rsidRPr="003F2AD1" w:rsidDel="009769FC">
          <w:rPr>
            <w:noProof/>
            <w:sz w:val="18"/>
            <w:rPrChange w:id="3854" w:author="Gaurav Shah" w:date="2019-04-06T10:37:00Z">
              <w:rPr>
                <w:noProof/>
              </w:rPr>
            </w:rPrChange>
          </w:rPr>
          <w:delText xml:space="preserve"> These are records that have been planned for but Shipment is pending.</w:delText>
        </w:r>
      </w:del>
    </w:p>
    <w:p w14:paraId="3C65615F" w14:textId="0BEE1A79" w:rsidR="00546727" w:rsidRPr="003277C6" w:rsidDel="009769FC" w:rsidRDefault="00C37059" w:rsidP="00546727">
      <w:pPr>
        <w:pStyle w:val="BodyText"/>
        <w:numPr>
          <w:ilvl w:val="0"/>
          <w:numId w:val="40"/>
        </w:numPr>
        <w:rPr>
          <w:del w:id="3855" w:author="Gaurav Shah" w:date="2019-04-07T10:43:00Z"/>
          <w:noProof/>
          <w:sz w:val="18"/>
          <w:rPrChange w:id="3856" w:author="Aishwarya Balan" w:date="2019-03-04T11:52:00Z">
            <w:rPr>
              <w:del w:id="3857" w:author="Gaurav Shah" w:date="2019-04-07T10:43:00Z"/>
              <w:noProof/>
            </w:rPr>
          </w:rPrChange>
        </w:rPr>
      </w:pPr>
      <w:del w:id="3858" w:author="Gaurav Shah" w:date="2019-04-07T10:43:00Z">
        <w:r w:rsidRPr="003277C6" w:rsidDel="009769FC">
          <w:rPr>
            <w:noProof/>
            <w:sz w:val="18"/>
            <w:rPrChange w:id="3859" w:author="Aishwarya Balan" w:date="2019-03-04T11:52:00Z">
              <w:rPr>
                <w:noProof/>
              </w:rPr>
            </w:rPrChange>
          </w:rPr>
          <w:delText>Pending Invoic</w:delText>
        </w:r>
        <w:r w:rsidR="00A800EC" w:rsidRPr="003277C6" w:rsidDel="009769FC">
          <w:rPr>
            <w:noProof/>
            <w:sz w:val="18"/>
            <w:rPrChange w:id="3860" w:author="Aishwarya Balan" w:date="2019-03-04T11:52:00Z">
              <w:rPr>
                <w:noProof/>
              </w:rPr>
            </w:rPrChange>
          </w:rPr>
          <w:delText>es</w:delText>
        </w:r>
        <w:r w:rsidRPr="003277C6" w:rsidDel="009769FC">
          <w:rPr>
            <w:noProof/>
            <w:sz w:val="18"/>
            <w:rPrChange w:id="3861" w:author="Aishwarya Balan" w:date="2019-03-04T11:52:00Z">
              <w:rPr>
                <w:noProof/>
              </w:rPr>
            </w:rPrChange>
          </w:rPr>
          <w:delText xml:space="preserve"> –</w:delText>
        </w:r>
        <w:r w:rsidR="00A800EC" w:rsidRPr="003277C6" w:rsidDel="009769FC">
          <w:rPr>
            <w:noProof/>
            <w:sz w:val="18"/>
            <w:rPrChange w:id="3862" w:author="Aishwarya Balan" w:date="2019-03-04T11:52:00Z">
              <w:rPr>
                <w:noProof/>
              </w:rPr>
            </w:rPrChange>
          </w:rPr>
          <w:delText xml:space="preserve"> </w:delText>
        </w:r>
        <w:r w:rsidR="00546727" w:rsidRPr="003277C6" w:rsidDel="009769FC">
          <w:rPr>
            <w:noProof/>
            <w:sz w:val="18"/>
            <w:rPrChange w:id="3863" w:author="Aishwarya Balan" w:date="2019-03-04T11:52:00Z">
              <w:rPr>
                <w:noProof/>
              </w:rPr>
            </w:rPrChange>
          </w:rPr>
          <w:delText xml:space="preserve">These are the Invoiceable Items (GMR’s that have been executed but not invoiced) </w:delText>
        </w:r>
      </w:del>
    </w:p>
    <w:p w14:paraId="54F7AC6C" w14:textId="1AFE11BC" w:rsidR="00212AF0" w:rsidRPr="003277C6" w:rsidDel="009769FC" w:rsidRDefault="00546727" w:rsidP="00546727">
      <w:pPr>
        <w:pStyle w:val="BodyText"/>
        <w:numPr>
          <w:ilvl w:val="0"/>
          <w:numId w:val="40"/>
        </w:numPr>
        <w:rPr>
          <w:del w:id="3864" w:author="Gaurav Shah" w:date="2019-04-07T10:43:00Z"/>
          <w:noProof/>
          <w:sz w:val="18"/>
          <w:rPrChange w:id="3865" w:author="Aishwarya Balan" w:date="2019-03-04T11:52:00Z">
            <w:rPr>
              <w:del w:id="3866" w:author="Gaurav Shah" w:date="2019-04-07T10:43:00Z"/>
              <w:noProof/>
            </w:rPr>
          </w:rPrChange>
        </w:rPr>
      </w:pPr>
      <w:del w:id="3867" w:author="Gaurav Shah" w:date="2019-04-07T10:43:00Z">
        <w:r w:rsidRPr="003277C6" w:rsidDel="009769FC">
          <w:rPr>
            <w:noProof/>
            <w:sz w:val="18"/>
            <w:rPrChange w:id="3868" w:author="Aishwarya Balan" w:date="2019-03-04T11:52:00Z">
              <w:rPr>
                <w:noProof/>
              </w:rPr>
            </w:rPrChange>
          </w:rPr>
          <w:delText xml:space="preserve">Pending Receivables/Payables - </w:delText>
        </w:r>
        <w:r w:rsidR="00A800EC" w:rsidRPr="003277C6" w:rsidDel="009769FC">
          <w:rPr>
            <w:noProof/>
            <w:sz w:val="18"/>
            <w:rPrChange w:id="3869" w:author="Aishwarya Balan" w:date="2019-03-04T11:52:00Z">
              <w:rPr>
                <w:noProof/>
              </w:rPr>
            </w:rPrChange>
          </w:rPr>
          <w:delText>These are open invoices that have not yet been fully/partially been paid for</w:delText>
        </w:r>
      </w:del>
      <w:del w:id="3870" w:author="Gaurav Shah" w:date="2019-04-06T11:04:00Z">
        <w:r w:rsidR="00A800EC" w:rsidRPr="003277C6" w:rsidDel="00212AF0">
          <w:rPr>
            <w:noProof/>
            <w:sz w:val="18"/>
            <w:rPrChange w:id="3871" w:author="Aishwarya Balan" w:date="2019-03-04T11:52:00Z">
              <w:rPr>
                <w:noProof/>
              </w:rPr>
            </w:rPrChange>
          </w:rPr>
          <w:delText>.</w:delText>
        </w:r>
      </w:del>
    </w:p>
    <w:p w14:paraId="1A159045" w14:textId="7C87C0B6" w:rsidR="00C37059" w:rsidRPr="003277C6" w:rsidDel="009769FC" w:rsidRDefault="003A0E20" w:rsidP="00C37059">
      <w:pPr>
        <w:pStyle w:val="Heading3"/>
        <w:rPr>
          <w:del w:id="3872" w:author="Gaurav Shah" w:date="2019-04-07T10:43:00Z"/>
          <w:noProof/>
          <w:sz w:val="18"/>
          <w:szCs w:val="18"/>
          <w:rPrChange w:id="3873" w:author="Aishwarya Balan" w:date="2019-03-04T11:52:00Z">
            <w:rPr>
              <w:del w:id="3874" w:author="Gaurav Shah" w:date="2019-04-07T10:43:00Z"/>
              <w:noProof/>
            </w:rPr>
          </w:rPrChange>
        </w:rPr>
      </w:pPr>
      <w:del w:id="3875" w:author="Gaurav Shah" w:date="2019-04-07T10:43:00Z">
        <w:r w:rsidRPr="003277C6" w:rsidDel="009769FC">
          <w:rPr>
            <w:b w:val="0"/>
            <w:bCs w:val="0"/>
            <w:noProof/>
            <w:sz w:val="18"/>
            <w:szCs w:val="18"/>
            <w:rPrChange w:id="3876" w:author="Aishwarya Balan" w:date="2019-03-04T11:52:00Z">
              <w:rPr>
                <w:b w:val="0"/>
                <w:bCs w:val="0"/>
                <w:noProof/>
              </w:rPr>
            </w:rPrChange>
          </w:rPr>
          <w:delText xml:space="preserve">Template </w:delText>
        </w:r>
        <w:r w:rsidR="00C37059" w:rsidRPr="003277C6" w:rsidDel="009769FC">
          <w:rPr>
            <w:b w:val="0"/>
            <w:bCs w:val="0"/>
            <w:noProof/>
            <w:sz w:val="18"/>
            <w:szCs w:val="18"/>
            <w:rPrChange w:id="3877" w:author="Aishwarya Balan" w:date="2019-03-04T11:52:00Z">
              <w:rPr>
                <w:b w:val="0"/>
                <w:bCs w:val="0"/>
                <w:noProof/>
              </w:rPr>
            </w:rPrChange>
          </w:rPr>
          <w:delText>Fields</w:delText>
        </w:r>
      </w:del>
    </w:p>
    <w:tbl>
      <w:tblPr>
        <w:tblStyle w:val="GridTable4-Accent1"/>
        <w:tblW w:w="3759" w:type="pct"/>
        <w:tblInd w:w="-5" w:type="dxa"/>
        <w:tblLayout w:type="fixed"/>
        <w:tblLook w:val="04A0" w:firstRow="1" w:lastRow="0" w:firstColumn="1" w:lastColumn="0" w:noHBand="0" w:noVBand="1"/>
      </w:tblPr>
      <w:tblGrid>
        <w:gridCol w:w="1440"/>
        <w:gridCol w:w="1356"/>
        <w:gridCol w:w="4493"/>
      </w:tblGrid>
      <w:tr w:rsidR="00C37059" w:rsidRPr="003277C6" w:rsidDel="009769FC" w14:paraId="3BA5DAC9" w14:textId="1953841C" w:rsidTr="00546727">
        <w:trPr>
          <w:cnfStyle w:val="100000000000" w:firstRow="1" w:lastRow="0" w:firstColumn="0" w:lastColumn="0" w:oddVBand="0" w:evenVBand="0" w:oddHBand="0" w:evenHBand="0" w:firstRowFirstColumn="0" w:firstRowLastColumn="0" w:lastRowFirstColumn="0" w:lastRowLastColumn="0"/>
          <w:trHeight w:val="412"/>
          <w:del w:id="3878" w:author="Gaurav Shah" w:date="2019-04-07T10:43:00Z"/>
        </w:trPr>
        <w:tc>
          <w:tcPr>
            <w:cnfStyle w:val="001000000000" w:firstRow="0" w:lastRow="0" w:firstColumn="1" w:lastColumn="0" w:oddVBand="0" w:evenVBand="0" w:oddHBand="0" w:evenHBand="0" w:firstRowFirstColumn="0" w:firstRowLastColumn="0" w:lastRowFirstColumn="0" w:lastRowLastColumn="0"/>
            <w:tcW w:w="988" w:type="pct"/>
          </w:tcPr>
          <w:p w14:paraId="484C6748" w14:textId="7EF90258" w:rsidR="00C37059" w:rsidRPr="003277C6" w:rsidDel="009769FC" w:rsidRDefault="00C37059" w:rsidP="00BC6D8C">
            <w:pPr>
              <w:pStyle w:val="BodyText"/>
              <w:rPr>
                <w:del w:id="3879" w:author="Gaurav Shah" w:date="2019-04-07T10:43:00Z"/>
                <w:sz w:val="18"/>
                <w:rPrChange w:id="3880" w:author="Aishwarya Balan" w:date="2019-03-04T11:52:00Z">
                  <w:rPr>
                    <w:del w:id="3881" w:author="Gaurav Shah" w:date="2019-04-07T10:43:00Z"/>
                  </w:rPr>
                </w:rPrChange>
              </w:rPr>
            </w:pPr>
            <w:del w:id="3882" w:author="Gaurav Shah" w:date="2019-04-07T10:43:00Z">
              <w:r w:rsidRPr="003277C6" w:rsidDel="009769FC">
                <w:rPr>
                  <w:sz w:val="18"/>
                  <w:rPrChange w:id="3883" w:author="Aishwarya Balan" w:date="2019-03-04T11:52:00Z">
                    <w:rPr/>
                  </w:rPrChange>
                </w:rPr>
                <w:delText>Field</w:delText>
              </w:r>
            </w:del>
          </w:p>
        </w:tc>
        <w:tc>
          <w:tcPr>
            <w:tcW w:w="930" w:type="pct"/>
          </w:tcPr>
          <w:p w14:paraId="3623022F" w14:textId="31DBF077" w:rsidR="00C37059" w:rsidRPr="003277C6" w:rsidDel="009769FC" w:rsidRDefault="00C37059" w:rsidP="00BC6D8C">
            <w:pPr>
              <w:pStyle w:val="BodyText"/>
              <w:cnfStyle w:val="100000000000" w:firstRow="1" w:lastRow="0" w:firstColumn="0" w:lastColumn="0" w:oddVBand="0" w:evenVBand="0" w:oddHBand="0" w:evenHBand="0" w:firstRowFirstColumn="0" w:firstRowLastColumn="0" w:lastRowFirstColumn="0" w:lastRowLastColumn="0"/>
              <w:rPr>
                <w:del w:id="3884" w:author="Gaurav Shah" w:date="2019-04-07T10:43:00Z"/>
                <w:sz w:val="18"/>
                <w:rPrChange w:id="3885" w:author="Aishwarya Balan" w:date="2019-03-04T11:52:00Z">
                  <w:rPr>
                    <w:del w:id="3886" w:author="Gaurav Shah" w:date="2019-04-07T10:43:00Z"/>
                  </w:rPr>
                </w:rPrChange>
              </w:rPr>
            </w:pPr>
            <w:del w:id="3887" w:author="Gaurav Shah" w:date="2019-04-07T10:43:00Z">
              <w:r w:rsidRPr="003277C6" w:rsidDel="009769FC">
                <w:rPr>
                  <w:sz w:val="18"/>
                  <w:rPrChange w:id="3888" w:author="Aishwarya Balan" w:date="2019-03-04T11:52:00Z">
                    <w:rPr/>
                  </w:rPrChange>
                </w:rPr>
                <w:delText>Type</w:delText>
              </w:r>
            </w:del>
          </w:p>
        </w:tc>
        <w:tc>
          <w:tcPr>
            <w:tcW w:w="3082" w:type="pct"/>
          </w:tcPr>
          <w:p w14:paraId="7817946C" w14:textId="5DA4E0DE" w:rsidR="00C37059" w:rsidRPr="003277C6" w:rsidDel="009769FC" w:rsidRDefault="00C37059" w:rsidP="00BC6D8C">
            <w:pPr>
              <w:pStyle w:val="BodyText"/>
              <w:cnfStyle w:val="100000000000" w:firstRow="1" w:lastRow="0" w:firstColumn="0" w:lastColumn="0" w:oddVBand="0" w:evenVBand="0" w:oddHBand="0" w:evenHBand="0" w:firstRowFirstColumn="0" w:firstRowLastColumn="0" w:lastRowFirstColumn="0" w:lastRowLastColumn="0"/>
              <w:rPr>
                <w:del w:id="3889" w:author="Gaurav Shah" w:date="2019-04-07T10:43:00Z"/>
                <w:sz w:val="18"/>
                <w:rPrChange w:id="3890" w:author="Aishwarya Balan" w:date="2019-03-04T11:52:00Z">
                  <w:rPr>
                    <w:del w:id="3891" w:author="Gaurav Shah" w:date="2019-04-07T10:43:00Z"/>
                  </w:rPr>
                </w:rPrChange>
              </w:rPr>
            </w:pPr>
            <w:del w:id="3892" w:author="Gaurav Shah" w:date="2019-04-07T10:43:00Z">
              <w:r w:rsidRPr="003277C6" w:rsidDel="009769FC">
                <w:rPr>
                  <w:sz w:val="18"/>
                  <w:rPrChange w:id="3893" w:author="Aishwarya Balan" w:date="2019-03-04T11:52:00Z">
                    <w:rPr/>
                  </w:rPrChange>
                </w:rPr>
                <w:delText>Accepted Values</w:delText>
              </w:r>
            </w:del>
          </w:p>
        </w:tc>
      </w:tr>
      <w:tr w:rsidR="00C37059" w:rsidRPr="003277C6" w:rsidDel="009769FC" w14:paraId="3FA5F524" w14:textId="52313C06" w:rsidTr="00546727">
        <w:trPr>
          <w:cnfStyle w:val="000000100000" w:firstRow="0" w:lastRow="0" w:firstColumn="0" w:lastColumn="0" w:oddVBand="0" w:evenVBand="0" w:oddHBand="1" w:evenHBand="0" w:firstRowFirstColumn="0" w:firstRowLastColumn="0" w:lastRowFirstColumn="0" w:lastRowLastColumn="0"/>
          <w:trHeight w:val="412"/>
          <w:del w:id="3894" w:author="Gaurav Shah" w:date="2019-04-07T10:43:00Z"/>
        </w:trPr>
        <w:tc>
          <w:tcPr>
            <w:cnfStyle w:val="001000000000" w:firstRow="0" w:lastRow="0" w:firstColumn="1" w:lastColumn="0" w:oddVBand="0" w:evenVBand="0" w:oddHBand="0" w:evenHBand="0" w:firstRowFirstColumn="0" w:firstRowLastColumn="0" w:lastRowFirstColumn="0" w:lastRowLastColumn="0"/>
            <w:tcW w:w="988" w:type="pct"/>
          </w:tcPr>
          <w:p w14:paraId="64C72C0E" w14:textId="1493F33F" w:rsidR="00C37059" w:rsidRPr="003277C6" w:rsidDel="009769FC" w:rsidRDefault="00C37059" w:rsidP="00BC6D8C">
            <w:pPr>
              <w:pStyle w:val="BodyText"/>
              <w:rPr>
                <w:del w:id="3895" w:author="Gaurav Shah" w:date="2019-04-07T10:43:00Z"/>
                <w:sz w:val="18"/>
                <w:rPrChange w:id="3896" w:author="Aishwarya Balan" w:date="2019-03-04T11:52:00Z">
                  <w:rPr>
                    <w:del w:id="3897" w:author="Gaurav Shah" w:date="2019-04-07T10:43:00Z"/>
                  </w:rPr>
                </w:rPrChange>
              </w:rPr>
            </w:pPr>
            <w:del w:id="3898" w:author="Gaurav Shah" w:date="2019-04-07T10:43:00Z">
              <w:r w:rsidRPr="003277C6" w:rsidDel="009769FC">
                <w:rPr>
                  <w:sz w:val="18"/>
                  <w:rPrChange w:id="3899" w:author="Aishwarya Balan" w:date="2019-03-04T11:52:00Z">
                    <w:rPr/>
                  </w:rPrChange>
                </w:rPr>
                <w:delText>Counterparty Name</w:delText>
              </w:r>
            </w:del>
          </w:p>
        </w:tc>
        <w:tc>
          <w:tcPr>
            <w:tcW w:w="930" w:type="pct"/>
          </w:tcPr>
          <w:p w14:paraId="47F20986" w14:textId="0AE77A5A" w:rsidR="00C37059" w:rsidRPr="003277C6" w:rsidDel="009769FC" w:rsidRDefault="00C37059" w:rsidP="00BC6D8C">
            <w:pPr>
              <w:pStyle w:val="BodyText"/>
              <w:cnfStyle w:val="000000100000" w:firstRow="0" w:lastRow="0" w:firstColumn="0" w:lastColumn="0" w:oddVBand="0" w:evenVBand="0" w:oddHBand="1" w:evenHBand="0" w:firstRowFirstColumn="0" w:firstRowLastColumn="0" w:lastRowFirstColumn="0" w:lastRowLastColumn="0"/>
              <w:rPr>
                <w:del w:id="3900" w:author="Gaurav Shah" w:date="2019-04-07T10:43:00Z"/>
                <w:sz w:val="18"/>
                <w:rPrChange w:id="3901" w:author="Aishwarya Balan" w:date="2019-03-04T11:52:00Z">
                  <w:rPr>
                    <w:del w:id="3902" w:author="Gaurav Shah" w:date="2019-04-07T10:43:00Z"/>
                  </w:rPr>
                </w:rPrChange>
              </w:rPr>
            </w:pPr>
            <w:del w:id="3903" w:author="Gaurav Shah" w:date="2019-04-07T10:43:00Z">
              <w:r w:rsidRPr="003277C6" w:rsidDel="009769FC">
                <w:rPr>
                  <w:sz w:val="18"/>
                  <w:rPrChange w:id="3904" w:author="Aishwarya Balan" w:date="2019-03-04T11:52:00Z">
                    <w:rPr/>
                  </w:rPrChange>
                </w:rPr>
                <w:delText>String</w:delText>
              </w:r>
            </w:del>
          </w:p>
        </w:tc>
        <w:tc>
          <w:tcPr>
            <w:tcW w:w="3082" w:type="pct"/>
          </w:tcPr>
          <w:p w14:paraId="2B643DDC" w14:textId="6D4D8697" w:rsidR="00C37059" w:rsidRPr="003277C6" w:rsidDel="009769FC" w:rsidRDefault="00C37059" w:rsidP="00BC6D8C">
            <w:pPr>
              <w:pStyle w:val="BodyText"/>
              <w:cnfStyle w:val="000000100000" w:firstRow="0" w:lastRow="0" w:firstColumn="0" w:lastColumn="0" w:oddVBand="0" w:evenVBand="0" w:oddHBand="1" w:evenHBand="0" w:firstRowFirstColumn="0" w:firstRowLastColumn="0" w:lastRowFirstColumn="0" w:lastRowLastColumn="0"/>
              <w:rPr>
                <w:del w:id="3905" w:author="Gaurav Shah" w:date="2019-04-07T10:43:00Z"/>
                <w:sz w:val="18"/>
                <w:rPrChange w:id="3906" w:author="Aishwarya Balan" w:date="2019-03-04T11:52:00Z">
                  <w:rPr>
                    <w:del w:id="3907" w:author="Gaurav Shah" w:date="2019-04-07T10:43:00Z"/>
                  </w:rPr>
                </w:rPrChange>
              </w:rPr>
            </w:pPr>
          </w:p>
        </w:tc>
      </w:tr>
      <w:tr w:rsidR="00C37059" w:rsidRPr="003277C6" w:rsidDel="009769FC" w14:paraId="6D249372" w14:textId="6C7B7C7A" w:rsidTr="00546727">
        <w:trPr>
          <w:trHeight w:val="412"/>
          <w:del w:id="3908" w:author="Gaurav Shah" w:date="2019-04-07T10:43:00Z"/>
        </w:trPr>
        <w:tc>
          <w:tcPr>
            <w:cnfStyle w:val="001000000000" w:firstRow="0" w:lastRow="0" w:firstColumn="1" w:lastColumn="0" w:oddVBand="0" w:evenVBand="0" w:oddHBand="0" w:evenHBand="0" w:firstRowFirstColumn="0" w:firstRowLastColumn="0" w:lastRowFirstColumn="0" w:lastRowLastColumn="0"/>
            <w:tcW w:w="988" w:type="pct"/>
          </w:tcPr>
          <w:p w14:paraId="5CBA4636" w14:textId="45D8A50B" w:rsidR="00C37059" w:rsidRPr="003277C6" w:rsidDel="009769FC" w:rsidRDefault="00C37059" w:rsidP="00BC6D8C">
            <w:pPr>
              <w:pStyle w:val="BodyText"/>
              <w:rPr>
                <w:del w:id="3909" w:author="Gaurav Shah" w:date="2019-04-07T10:43:00Z"/>
                <w:sz w:val="18"/>
                <w:rPrChange w:id="3910" w:author="Aishwarya Balan" w:date="2019-03-04T11:52:00Z">
                  <w:rPr>
                    <w:del w:id="3911" w:author="Gaurav Shah" w:date="2019-04-07T10:43:00Z"/>
                  </w:rPr>
                </w:rPrChange>
              </w:rPr>
            </w:pPr>
            <w:del w:id="3912" w:author="Gaurav Shah" w:date="2019-04-07T10:43:00Z">
              <w:r w:rsidRPr="003277C6" w:rsidDel="009769FC">
                <w:rPr>
                  <w:sz w:val="18"/>
                  <w:rPrChange w:id="3913" w:author="Aishwarya Balan" w:date="2019-03-04T11:52:00Z">
                    <w:rPr/>
                  </w:rPrChange>
                </w:rPr>
                <w:delText>Exposure Type</w:delText>
              </w:r>
            </w:del>
          </w:p>
        </w:tc>
        <w:tc>
          <w:tcPr>
            <w:tcW w:w="930" w:type="pct"/>
          </w:tcPr>
          <w:p w14:paraId="7124612D" w14:textId="2340824C" w:rsidR="00C37059" w:rsidRPr="003277C6" w:rsidDel="009769FC" w:rsidRDefault="00C37059" w:rsidP="00BC6D8C">
            <w:pPr>
              <w:pStyle w:val="BodyText"/>
              <w:cnfStyle w:val="000000000000" w:firstRow="0" w:lastRow="0" w:firstColumn="0" w:lastColumn="0" w:oddVBand="0" w:evenVBand="0" w:oddHBand="0" w:evenHBand="0" w:firstRowFirstColumn="0" w:firstRowLastColumn="0" w:lastRowFirstColumn="0" w:lastRowLastColumn="0"/>
              <w:rPr>
                <w:del w:id="3914" w:author="Gaurav Shah" w:date="2019-04-07T10:43:00Z"/>
                <w:sz w:val="18"/>
                <w:rPrChange w:id="3915" w:author="Aishwarya Balan" w:date="2019-03-04T11:52:00Z">
                  <w:rPr>
                    <w:del w:id="3916" w:author="Gaurav Shah" w:date="2019-04-07T10:43:00Z"/>
                  </w:rPr>
                </w:rPrChange>
              </w:rPr>
            </w:pPr>
            <w:del w:id="3917" w:author="Gaurav Shah" w:date="2019-04-07T10:43:00Z">
              <w:r w:rsidRPr="003277C6" w:rsidDel="009769FC">
                <w:rPr>
                  <w:sz w:val="18"/>
                  <w:rPrChange w:id="3918" w:author="Aishwarya Balan" w:date="2019-03-04T11:52:00Z">
                    <w:rPr/>
                  </w:rPrChange>
                </w:rPr>
                <w:delText>String</w:delText>
              </w:r>
            </w:del>
          </w:p>
        </w:tc>
        <w:tc>
          <w:tcPr>
            <w:tcW w:w="3082" w:type="pct"/>
          </w:tcPr>
          <w:p w14:paraId="1BB0FA34" w14:textId="676D9F2C" w:rsidR="00546727" w:rsidRPr="003277C6" w:rsidDel="009769FC" w:rsidRDefault="00546727" w:rsidP="00C91323">
            <w:pPr>
              <w:pStyle w:val="BodyText"/>
              <w:numPr>
                <w:ilvl w:val="0"/>
                <w:numId w:val="21"/>
              </w:numPr>
              <w:spacing w:after="0"/>
              <w:cnfStyle w:val="000000000000" w:firstRow="0" w:lastRow="0" w:firstColumn="0" w:lastColumn="0" w:oddVBand="0" w:evenVBand="0" w:oddHBand="0" w:evenHBand="0" w:firstRowFirstColumn="0" w:firstRowLastColumn="0" w:lastRowFirstColumn="0" w:lastRowLastColumn="0"/>
              <w:rPr>
                <w:del w:id="3919" w:author="Gaurav Shah" w:date="2019-04-07T10:43:00Z"/>
                <w:sz w:val="18"/>
                <w:rPrChange w:id="3920" w:author="Aishwarya Balan" w:date="2019-03-04T11:52:00Z">
                  <w:rPr>
                    <w:del w:id="3921" w:author="Gaurav Shah" w:date="2019-04-07T10:43:00Z"/>
                  </w:rPr>
                </w:rPrChange>
              </w:rPr>
            </w:pPr>
            <w:del w:id="3922" w:author="Gaurav Shah" w:date="2019-04-07T10:43:00Z">
              <w:r w:rsidRPr="003277C6" w:rsidDel="009769FC">
                <w:rPr>
                  <w:sz w:val="18"/>
                  <w:rPrChange w:id="3923" w:author="Aishwarya Balan" w:date="2019-03-04T11:52:00Z">
                    <w:rPr/>
                  </w:rPrChange>
                </w:rPr>
                <w:delText xml:space="preserve">New Orders </w:delText>
              </w:r>
            </w:del>
          </w:p>
          <w:p w14:paraId="6F7B644B" w14:textId="73804C20" w:rsidR="00546727" w:rsidRPr="003277C6" w:rsidDel="009769FC" w:rsidRDefault="00546727" w:rsidP="00546727">
            <w:pPr>
              <w:pStyle w:val="BodyText"/>
              <w:numPr>
                <w:ilvl w:val="0"/>
                <w:numId w:val="21"/>
              </w:numPr>
              <w:spacing w:after="0"/>
              <w:cnfStyle w:val="000000000000" w:firstRow="0" w:lastRow="0" w:firstColumn="0" w:lastColumn="0" w:oddVBand="0" w:evenVBand="0" w:oddHBand="0" w:evenHBand="0" w:firstRowFirstColumn="0" w:firstRowLastColumn="0" w:lastRowFirstColumn="0" w:lastRowLastColumn="0"/>
              <w:rPr>
                <w:del w:id="3924" w:author="Gaurav Shah" w:date="2019-04-07T10:43:00Z"/>
                <w:sz w:val="18"/>
                <w:rPrChange w:id="3925" w:author="Aishwarya Balan" w:date="2019-03-04T11:52:00Z">
                  <w:rPr>
                    <w:del w:id="3926" w:author="Gaurav Shah" w:date="2019-04-07T10:43:00Z"/>
                  </w:rPr>
                </w:rPrChange>
              </w:rPr>
            </w:pPr>
            <w:del w:id="3927" w:author="Gaurav Shah" w:date="2019-04-07T10:43:00Z">
              <w:r w:rsidRPr="003277C6" w:rsidDel="009769FC">
                <w:rPr>
                  <w:sz w:val="18"/>
                  <w:rPrChange w:id="3928" w:author="Aishwarya Balan" w:date="2019-03-04T11:52:00Z">
                    <w:rPr/>
                  </w:rPrChange>
                </w:rPr>
                <w:delText>Pending for Shipment and Invoicing</w:delText>
              </w:r>
            </w:del>
          </w:p>
          <w:p w14:paraId="6BC3956B" w14:textId="1BF54C1B" w:rsidR="00546727" w:rsidRPr="003277C6" w:rsidDel="009769FC" w:rsidRDefault="00546727" w:rsidP="00546727">
            <w:pPr>
              <w:pStyle w:val="BodyText"/>
              <w:numPr>
                <w:ilvl w:val="0"/>
                <w:numId w:val="21"/>
              </w:numPr>
              <w:spacing w:after="0"/>
              <w:cnfStyle w:val="000000000000" w:firstRow="0" w:lastRow="0" w:firstColumn="0" w:lastColumn="0" w:oddVBand="0" w:evenVBand="0" w:oddHBand="0" w:evenHBand="0" w:firstRowFirstColumn="0" w:firstRowLastColumn="0" w:lastRowFirstColumn="0" w:lastRowLastColumn="0"/>
              <w:rPr>
                <w:del w:id="3929" w:author="Gaurav Shah" w:date="2019-04-07T10:43:00Z"/>
                <w:sz w:val="18"/>
                <w:rPrChange w:id="3930" w:author="Aishwarya Balan" w:date="2019-03-04T11:52:00Z">
                  <w:rPr>
                    <w:del w:id="3931" w:author="Gaurav Shah" w:date="2019-04-07T10:43:00Z"/>
                  </w:rPr>
                </w:rPrChange>
              </w:rPr>
            </w:pPr>
            <w:del w:id="3932" w:author="Gaurav Shah" w:date="2019-04-07T10:43:00Z">
              <w:r w:rsidRPr="003277C6" w:rsidDel="009769FC">
                <w:rPr>
                  <w:sz w:val="18"/>
                  <w:rPrChange w:id="3933" w:author="Aishwarya Balan" w:date="2019-03-04T11:52:00Z">
                    <w:rPr/>
                  </w:rPrChange>
                </w:rPr>
                <w:delText>Pending Invoices</w:delText>
              </w:r>
            </w:del>
          </w:p>
          <w:p w14:paraId="49481398" w14:textId="3C88F067" w:rsidR="00517651" w:rsidRPr="003277C6" w:rsidDel="009769FC" w:rsidRDefault="00546727" w:rsidP="00546727">
            <w:pPr>
              <w:pStyle w:val="BodyText"/>
              <w:numPr>
                <w:ilvl w:val="0"/>
                <w:numId w:val="21"/>
              </w:numPr>
              <w:spacing w:after="0"/>
              <w:cnfStyle w:val="000000000000" w:firstRow="0" w:lastRow="0" w:firstColumn="0" w:lastColumn="0" w:oddVBand="0" w:evenVBand="0" w:oddHBand="0" w:evenHBand="0" w:firstRowFirstColumn="0" w:firstRowLastColumn="0" w:lastRowFirstColumn="0" w:lastRowLastColumn="0"/>
              <w:rPr>
                <w:del w:id="3934" w:author="Gaurav Shah" w:date="2019-04-07T10:43:00Z"/>
                <w:sz w:val="18"/>
                <w:rPrChange w:id="3935" w:author="Aishwarya Balan" w:date="2019-03-04T11:52:00Z">
                  <w:rPr>
                    <w:del w:id="3936" w:author="Gaurav Shah" w:date="2019-04-07T10:43:00Z"/>
                  </w:rPr>
                </w:rPrChange>
              </w:rPr>
            </w:pPr>
            <w:del w:id="3937" w:author="Gaurav Shah" w:date="2019-04-07T10:43:00Z">
              <w:r w:rsidRPr="003277C6" w:rsidDel="009769FC">
                <w:rPr>
                  <w:sz w:val="18"/>
                  <w:rPrChange w:id="3938" w:author="Aishwarya Balan" w:date="2019-03-04T11:52:00Z">
                    <w:rPr/>
                  </w:rPrChange>
                </w:rPr>
                <w:delText>Pending Receivables/Payables</w:delText>
              </w:r>
            </w:del>
          </w:p>
        </w:tc>
      </w:tr>
      <w:tr w:rsidR="00517651" w:rsidRPr="003277C6" w:rsidDel="009769FC" w14:paraId="2B521FD0" w14:textId="60CEB4B4" w:rsidTr="00546727">
        <w:trPr>
          <w:cnfStyle w:val="000000100000" w:firstRow="0" w:lastRow="0" w:firstColumn="0" w:lastColumn="0" w:oddVBand="0" w:evenVBand="0" w:oddHBand="1" w:evenHBand="0" w:firstRowFirstColumn="0" w:firstRowLastColumn="0" w:lastRowFirstColumn="0" w:lastRowLastColumn="0"/>
          <w:trHeight w:val="396"/>
          <w:del w:id="3939" w:author="Gaurav Shah" w:date="2019-04-07T10:43:00Z"/>
        </w:trPr>
        <w:tc>
          <w:tcPr>
            <w:cnfStyle w:val="001000000000" w:firstRow="0" w:lastRow="0" w:firstColumn="1" w:lastColumn="0" w:oddVBand="0" w:evenVBand="0" w:oddHBand="0" w:evenHBand="0" w:firstRowFirstColumn="0" w:firstRowLastColumn="0" w:lastRowFirstColumn="0" w:lastRowLastColumn="0"/>
            <w:tcW w:w="988" w:type="pct"/>
          </w:tcPr>
          <w:p w14:paraId="2F396577" w14:textId="735E4511" w:rsidR="00517651" w:rsidRPr="003277C6" w:rsidDel="009769FC" w:rsidRDefault="00517651" w:rsidP="00517651">
            <w:pPr>
              <w:pStyle w:val="BodyText"/>
              <w:rPr>
                <w:del w:id="3940" w:author="Gaurav Shah" w:date="2019-04-07T10:43:00Z"/>
                <w:sz w:val="18"/>
                <w:rPrChange w:id="3941" w:author="Aishwarya Balan" w:date="2019-03-04T11:52:00Z">
                  <w:rPr>
                    <w:del w:id="3942" w:author="Gaurav Shah" w:date="2019-04-07T10:43:00Z"/>
                  </w:rPr>
                </w:rPrChange>
              </w:rPr>
            </w:pPr>
            <w:del w:id="3943" w:author="Gaurav Shah" w:date="2019-04-06T11:09:00Z">
              <w:r w:rsidRPr="003277C6" w:rsidDel="00384391">
                <w:rPr>
                  <w:sz w:val="18"/>
                  <w:rPrChange w:id="3944" w:author="Aishwarya Balan" w:date="2019-03-04T11:52:00Z">
                    <w:rPr/>
                  </w:rPrChange>
                </w:rPr>
                <w:delText>Ref. No.</w:delText>
              </w:r>
            </w:del>
          </w:p>
        </w:tc>
        <w:tc>
          <w:tcPr>
            <w:tcW w:w="930" w:type="pct"/>
          </w:tcPr>
          <w:p w14:paraId="47F6532F" w14:textId="63767256" w:rsidR="00517651" w:rsidRPr="003277C6" w:rsidDel="009769FC" w:rsidRDefault="00517651" w:rsidP="00517651">
            <w:pPr>
              <w:pStyle w:val="BodyText"/>
              <w:cnfStyle w:val="000000100000" w:firstRow="0" w:lastRow="0" w:firstColumn="0" w:lastColumn="0" w:oddVBand="0" w:evenVBand="0" w:oddHBand="1" w:evenHBand="0" w:firstRowFirstColumn="0" w:firstRowLastColumn="0" w:lastRowFirstColumn="0" w:lastRowLastColumn="0"/>
              <w:rPr>
                <w:del w:id="3945" w:author="Gaurav Shah" w:date="2019-04-07T10:43:00Z"/>
                <w:sz w:val="18"/>
                <w:rPrChange w:id="3946" w:author="Aishwarya Balan" w:date="2019-03-04T11:52:00Z">
                  <w:rPr>
                    <w:del w:id="3947" w:author="Gaurav Shah" w:date="2019-04-07T10:43:00Z"/>
                  </w:rPr>
                </w:rPrChange>
              </w:rPr>
            </w:pPr>
            <w:del w:id="3948" w:author="Gaurav Shah" w:date="2019-04-06T11:09:00Z">
              <w:r w:rsidRPr="003277C6" w:rsidDel="00384391">
                <w:rPr>
                  <w:sz w:val="18"/>
                  <w:rPrChange w:id="3949" w:author="Aishwarya Balan" w:date="2019-03-04T11:52:00Z">
                    <w:rPr/>
                  </w:rPrChange>
                </w:rPr>
                <w:delText>String</w:delText>
              </w:r>
            </w:del>
          </w:p>
        </w:tc>
        <w:tc>
          <w:tcPr>
            <w:tcW w:w="3082" w:type="pct"/>
          </w:tcPr>
          <w:p w14:paraId="4FE1FA74" w14:textId="520D3C4A" w:rsidR="00517651" w:rsidRPr="003277C6" w:rsidDel="009769FC" w:rsidRDefault="00517651" w:rsidP="00517651">
            <w:pPr>
              <w:pStyle w:val="BodyText"/>
              <w:spacing w:after="0"/>
              <w:cnfStyle w:val="000000100000" w:firstRow="0" w:lastRow="0" w:firstColumn="0" w:lastColumn="0" w:oddVBand="0" w:evenVBand="0" w:oddHBand="1" w:evenHBand="0" w:firstRowFirstColumn="0" w:firstRowLastColumn="0" w:lastRowFirstColumn="0" w:lastRowLastColumn="0"/>
              <w:rPr>
                <w:del w:id="3950" w:author="Gaurav Shah" w:date="2019-04-07T10:43:00Z"/>
                <w:sz w:val="18"/>
                <w:rPrChange w:id="3951" w:author="Aishwarya Balan" w:date="2019-03-04T11:52:00Z">
                  <w:rPr>
                    <w:del w:id="3952" w:author="Gaurav Shah" w:date="2019-04-07T10:43:00Z"/>
                  </w:rPr>
                </w:rPrChange>
              </w:rPr>
            </w:pPr>
          </w:p>
        </w:tc>
      </w:tr>
      <w:tr w:rsidR="00517651" w:rsidRPr="003277C6" w:rsidDel="009769FC" w14:paraId="5011FB2A" w14:textId="26631631" w:rsidTr="00546727">
        <w:trPr>
          <w:trHeight w:val="396"/>
          <w:del w:id="3953" w:author="Gaurav Shah" w:date="2019-04-07T10:43:00Z"/>
        </w:trPr>
        <w:tc>
          <w:tcPr>
            <w:cnfStyle w:val="001000000000" w:firstRow="0" w:lastRow="0" w:firstColumn="1" w:lastColumn="0" w:oddVBand="0" w:evenVBand="0" w:oddHBand="0" w:evenHBand="0" w:firstRowFirstColumn="0" w:firstRowLastColumn="0" w:lastRowFirstColumn="0" w:lastRowLastColumn="0"/>
            <w:tcW w:w="988" w:type="pct"/>
          </w:tcPr>
          <w:p w14:paraId="089B4914" w14:textId="4D140CD4" w:rsidR="00517651" w:rsidRPr="003277C6" w:rsidDel="009769FC" w:rsidRDefault="00517651" w:rsidP="00517651">
            <w:pPr>
              <w:pStyle w:val="BodyText"/>
              <w:rPr>
                <w:del w:id="3954" w:author="Gaurav Shah" w:date="2019-04-07T10:43:00Z"/>
                <w:sz w:val="18"/>
                <w:rPrChange w:id="3955" w:author="Aishwarya Balan" w:date="2019-03-04T11:52:00Z">
                  <w:rPr>
                    <w:del w:id="3956" w:author="Gaurav Shah" w:date="2019-04-07T10:43:00Z"/>
                  </w:rPr>
                </w:rPrChange>
              </w:rPr>
            </w:pPr>
            <w:del w:id="3957" w:author="Gaurav Shah" w:date="2019-04-06T11:09:00Z">
              <w:r w:rsidRPr="003277C6" w:rsidDel="00517651">
                <w:rPr>
                  <w:sz w:val="18"/>
                  <w:rPrChange w:id="3958" w:author="Aishwarya Balan" w:date="2019-03-04T11:52:00Z">
                    <w:rPr/>
                  </w:rPrChange>
                </w:rPr>
                <w:delText>Amount</w:delText>
              </w:r>
            </w:del>
          </w:p>
        </w:tc>
        <w:tc>
          <w:tcPr>
            <w:tcW w:w="930" w:type="pct"/>
          </w:tcPr>
          <w:p w14:paraId="484F47ED" w14:textId="5D768BFE" w:rsidR="00517651" w:rsidRPr="003277C6" w:rsidDel="009769FC" w:rsidRDefault="00517651" w:rsidP="00517651">
            <w:pPr>
              <w:pStyle w:val="BodyText"/>
              <w:cnfStyle w:val="000000000000" w:firstRow="0" w:lastRow="0" w:firstColumn="0" w:lastColumn="0" w:oddVBand="0" w:evenVBand="0" w:oddHBand="0" w:evenHBand="0" w:firstRowFirstColumn="0" w:firstRowLastColumn="0" w:lastRowFirstColumn="0" w:lastRowLastColumn="0"/>
              <w:rPr>
                <w:del w:id="3959" w:author="Gaurav Shah" w:date="2019-04-07T10:43:00Z"/>
                <w:sz w:val="18"/>
                <w:rPrChange w:id="3960" w:author="Aishwarya Balan" w:date="2019-03-04T11:52:00Z">
                  <w:rPr>
                    <w:del w:id="3961" w:author="Gaurav Shah" w:date="2019-04-07T10:43:00Z"/>
                  </w:rPr>
                </w:rPrChange>
              </w:rPr>
            </w:pPr>
            <w:del w:id="3962" w:author="Gaurav Shah" w:date="2019-04-06T11:09:00Z">
              <w:r w:rsidRPr="003277C6" w:rsidDel="00517651">
                <w:rPr>
                  <w:sz w:val="18"/>
                  <w:rPrChange w:id="3963" w:author="Aishwarya Balan" w:date="2019-03-04T11:52:00Z">
                    <w:rPr/>
                  </w:rPrChange>
                </w:rPr>
                <w:delText>Number</w:delText>
              </w:r>
            </w:del>
          </w:p>
        </w:tc>
        <w:tc>
          <w:tcPr>
            <w:tcW w:w="3082" w:type="pct"/>
          </w:tcPr>
          <w:p w14:paraId="248729C3" w14:textId="1E164E13" w:rsidR="00517651" w:rsidRPr="003277C6" w:rsidDel="00517651" w:rsidRDefault="00517651">
            <w:pPr>
              <w:pStyle w:val="BodyText"/>
              <w:spacing w:after="0"/>
              <w:cnfStyle w:val="000000000000" w:firstRow="0" w:lastRow="0" w:firstColumn="0" w:lastColumn="0" w:oddVBand="0" w:evenVBand="0" w:oddHBand="0" w:evenHBand="0" w:firstRowFirstColumn="0" w:firstRowLastColumn="0" w:lastRowFirstColumn="0" w:lastRowLastColumn="0"/>
              <w:rPr>
                <w:del w:id="3964" w:author="Gaurav Shah" w:date="2019-04-06T11:09:00Z"/>
                <w:sz w:val="18"/>
                <w:rPrChange w:id="3965" w:author="Aishwarya Balan" w:date="2019-03-04T11:52:00Z">
                  <w:rPr>
                    <w:del w:id="3966" w:author="Gaurav Shah" w:date="2019-04-06T11:09:00Z"/>
                  </w:rPr>
                </w:rPrChange>
              </w:rPr>
              <w:pPrChange w:id="3967" w:author="Gaurav Shah" w:date="2019-04-06T11:09:00Z">
                <w:pPr>
                  <w:pStyle w:val="BodyText"/>
                  <w:numPr>
                    <w:numId w:val="24"/>
                  </w:numPr>
                  <w:spacing w:after="0"/>
                  <w:ind w:left="360" w:hanging="360"/>
                  <w:cnfStyle w:val="000000000000" w:firstRow="0" w:lastRow="0" w:firstColumn="0" w:lastColumn="0" w:oddVBand="0" w:evenVBand="0" w:oddHBand="0" w:evenHBand="0" w:firstRowFirstColumn="0" w:firstRowLastColumn="0" w:lastRowFirstColumn="0" w:lastRowLastColumn="0"/>
                </w:pPr>
              </w:pPrChange>
            </w:pPr>
            <w:del w:id="3968" w:author="Gaurav Shah" w:date="2019-04-06T11:09:00Z">
              <w:r w:rsidRPr="003277C6" w:rsidDel="00517651">
                <w:rPr>
                  <w:sz w:val="18"/>
                  <w:rPrChange w:id="3969" w:author="Aishwarya Balan" w:date="2019-03-04T11:52:00Z">
                    <w:rPr/>
                  </w:rPrChange>
                </w:rPr>
                <w:delText>For New Orders: This will be the Contract value of Orders and excludes the Estimates</w:delText>
              </w:r>
            </w:del>
          </w:p>
          <w:p w14:paraId="7059EF6F" w14:textId="0B59EA1B" w:rsidR="00517651" w:rsidRPr="003277C6" w:rsidDel="00517651" w:rsidRDefault="00517651">
            <w:pPr>
              <w:pStyle w:val="BodyText"/>
              <w:spacing w:after="0"/>
              <w:cnfStyle w:val="000000000000" w:firstRow="0" w:lastRow="0" w:firstColumn="0" w:lastColumn="0" w:oddVBand="0" w:evenVBand="0" w:oddHBand="0" w:evenHBand="0" w:firstRowFirstColumn="0" w:firstRowLastColumn="0" w:lastRowFirstColumn="0" w:lastRowLastColumn="0"/>
              <w:rPr>
                <w:del w:id="3970" w:author="Gaurav Shah" w:date="2019-04-06T11:09:00Z"/>
                <w:sz w:val="18"/>
                <w:rPrChange w:id="3971" w:author="Aishwarya Balan" w:date="2019-03-04T11:52:00Z">
                  <w:rPr>
                    <w:del w:id="3972" w:author="Gaurav Shah" w:date="2019-04-06T11:09:00Z"/>
                  </w:rPr>
                </w:rPrChange>
              </w:rPr>
              <w:pPrChange w:id="3973" w:author="Gaurav Shah" w:date="2019-04-06T11:09:00Z">
                <w:pPr>
                  <w:pStyle w:val="BodyText"/>
                  <w:numPr>
                    <w:numId w:val="24"/>
                  </w:numPr>
                  <w:spacing w:after="0"/>
                  <w:ind w:left="360" w:hanging="360"/>
                  <w:cnfStyle w:val="000000000000" w:firstRow="0" w:lastRow="0" w:firstColumn="0" w:lastColumn="0" w:oddVBand="0" w:evenVBand="0" w:oddHBand="0" w:evenHBand="0" w:firstRowFirstColumn="0" w:firstRowLastColumn="0" w:lastRowFirstColumn="0" w:lastRowLastColumn="0"/>
                </w:pPr>
              </w:pPrChange>
            </w:pPr>
            <w:del w:id="3974" w:author="Gaurav Shah" w:date="2019-04-06T11:09:00Z">
              <w:r w:rsidRPr="003277C6" w:rsidDel="00517651">
                <w:rPr>
                  <w:sz w:val="18"/>
                  <w:rPrChange w:id="3975" w:author="Aishwarya Balan" w:date="2019-03-04T11:52:00Z">
                    <w:rPr/>
                  </w:rPrChange>
                </w:rPr>
                <w:delText xml:space="preserve">For Pending for Shipment and Invoicing: </w:delText>
              </w:r>
            </w:del>
          </w:p>
          <w:p w14:paraId="45436E1C" w14:textId="1376D1D9" w:rsidR="00517651" w:rsidRPr="003277C6" w:rsidDel="00517651" w:rsidRDefault="00517651">
            <w:pPr>
              <w:pStyle w:val="BodyText"/>
              <w:spacing w:after="0"/>
              <w:cnfStyle w:val="000000000000" w:firstRow="0" w:lastRow="0" w:firstColumn="0" w:lastColumn="0" w:oddVBand="0" w:evenVBand="0" w:oddHBand="0" w:evenHBand="0" w:firstRowFirstColumn="0" w:firstRowLastColumn="0" w:lastRowFirstColumn="0" w:lastRowLastColumn="0"/>
              <w:rPr>
                <w:del w:id="3976" w:author="Gaurav Shah" w:date="2019-04-06T11:09:00Z"/>
                <w:sz w:val="18"/>
                <w:rPrChange w:id="3977" w:author="Aishwarya Balan" w:date="2019-03-04T11:52:00Z">
                  <w:rPr>
                    <w:del w:id="3978" w:author="Gaurav Shah" w:date="2019-04-06T11:09:00Z"/>
                  </w:rPr>
                </w:rPrChange>
              </w:rPr>
              <w:pPrChange w:id="3979" w:author="Gaurav Shah" w:date="2019-04-06T11:09:00Z">
                <w:pPr>
                  <w:pStyle w:val="BodyText"/>
                  <w:spacing w:after="0"/>
                  <w:ind w:left="360"/>
                  <w:cnfStyle w:val="000000000000" w:firstRow="0" w:lastRow="0" w:firstColumn="0" w:lastColumn="0" w:oddVBand="0" w:evenVBand="0" w:oddHBand="0" w:evenHBand="0" w:firstRowFirstColumn="0" w:firstRowLastColumn="0" w:lastRowFirstColumn="0" w:lastRowLastColumn="0"/>
                </w:pPr>
              </w:pPrChange>
            </w:pPr>
            <w:del w:id="3980" w:author="Gaurav Shah" w:date="2019-04-06T11:09:00Z">
              <w:r w:rsidRPr="003277C6" w:rsidDel="00517651">
                <w:rPr>
                  <w:sz w:val="18"/>
                  <w:rPrChange w:id="3981" w:author="Aishwarya Balan" w:date="2019-03-04T11:52:00Z">
                    <w:rPr/>
                  </w:rPrChange>
                </w:rPr>
                <w:delText>This is the planned shipments</w:delText>
              </w:r>
            </w:del>
          </w:p>
          <w:p w14:paraId="46E3FA85" w14:textId="128C46D7" w:rsidR="00517651" w:rsidRPr="003277C6" w:rsidDel="00517651" w:rsidRDefault="00517651">
            <w:pPr>
              <w:pStyle w:val="BodyText"/>
              <w:spacing w:after="0"/>
              <w:cnfStyle w:val="000000000000" w:firstRow="0" w:lastRow="0" w:firstColumn="0" w:lastColumn="0" w:oddVBand="0" w:evenVBand="0" w:oddHBand="0" w:evenHBand="0" w:firstRowFirstColumn="0" w:firstRowLastColumn="0" w:lastRowFirstColumn="0" w:lastRowLastColumn="0"/>
              <w:rPr>
                <w:del w:id="3982" w:author="Gaurav Shah" w:date="2019-04-06T11:09:00Z"/>
                <w:sz w:val="18"/>
                <w:rPrChange w:id="3983" w:author="Aishwarya Balan" w:date="2019-03-04T11:52:00Z">
                  <w:rPr>
                    <w:del w:id="3984" w:author="Gaurav Shah" w:date="2019-04-06T11:09:00Z"/>
                  </w:rPr>
                </w:rPrChange>
              </w:rPr>
              <w:pPrChange w:id="3985" w:author="Gaurav Shah" w:date="2019-04-06T11:09:00Z">
                <w:pPr>
                  <w:pStyle w:val="BodyText"/>
                  <w:numPr>
                    <w:numId w:val="24"/>
                  </w:numPr>
                  <w:spacing w:after="0"/>
                  <w:ind w:left="360" w:hanging="360"/>
                  <w:cnfStyle w:val="000000000000" w:firstRow="0" w:lastRow="0" w:firstColumn="0" w:lastColumn="0" w:oddVBand="0" w:evenVBand="0" w:oddHBand="0" w:evenHBand="0" w:firstRowFirstColumn="0" w:firstRowLastColumn="0" w:lastRowFirstColumn="0" w:lastRowLastColumn="0"/>
                </w:pPr>
              </w:pPrChange>
            </w:pPr>
            <w:del w:id="3986" w:author="Gaurav Shah" w:date="2019-04-06T11:09:00Z">
              <w:r w:rsidRPr="003277C6" w:rsidDel="00517651">
                <w:rPr>
                  <w:sz w:val="18"/>
                  <w:rPrChange w:id="3987" w:author="Aishwarya Balan" w:date="2019-03-04T11:52:00Z">
                    <w:rPr/>
                  </w:rPrChange>
                </w:rPr>
                <w:delText>For Pending Invoices: This will be the invoiceable item amount</w:delText>
              </w:r>
            </w:del>
          </w:p>
          <w:p w14:paraId="330E8BB2" w14:textId="27E56511" w:rsidR="00517651" w:rsidRPr="003277C6" w:rsidDel="009769FC" w:rsidRDefault="00517651">
            <w:pPr>
              <w:pStyle w:val="BodyText"/>
              <w:spacing w:after="0"/>
              <w:cnfStyle w:val="000000000000" w:firstRow="0" w:lastRow="0" w:firstColumn="0" w:lastColumn="0" w:oddVBand="0" w:evenVBand="0" w:oddHBand="0" w:evenHBand="0" w:firstRowFirstColumn="0" w:firstRowLastColumn="0" w:lastRowFirstColumn="0" w:lastRowLastColumn="0"/>
              <w:rPr>
                <w:del w:id="3988" w:author="Gaurav Shah" w:date="2019-04-07T10:43:00Z"/>
                <w:sz w:val="18"/>
                <w:rPrChange w:id="3989" w:author="Aishwarya Balan" w:date="2019-03-04T11:52:00Z">
                  <w:rPr>
                    <w:del w:id="3990" w:author="Gaurav Shah" w:date="2019-04-07T10:43:00Z"/>
                  </w:rPr>
                </w:rPrChange>
              </w:rPr>
              <w:pPrChange w:id="3991" w:author="Gaurav Shah" w:date="2019-04-06T11:09:00Z">
                <w:pPr>
                  <w:pStyle w:val="BodyText"/>
                  <w:numPr>
                    <w:numId w:val="24"/>
                  </w:numPr>
                  <w:spacing w:after="0"/>
                  <w:ind w:left="360" w:hanging="360"/>
                  <w:cnfStyle w:val="000000000000" w:firstRow="0" w:lastRow="0" w:firstColumn="0" w:lastColumn="0" w:oddVBand="0" w:evenVBand="0" w:oddHBand="0" w:evenHBand="0" w:firstRowFirstColumn="0" w:firstRowLastColumn="0" w:lastRowFirstColumn="0" w:lastRowLastColumn="0"/>
                </w:pPr>
              </w:pPrChange>
            </w:pPr>
            <w:del w:id="3992" w:author="Gaurav Shah" w:date="2019-04-06T11:09:00Z">
              <w:r w:rsidRPr="003277C6" w:rsidDel="00517651">
                <w:rPr>
                  <w:sz w:val="18"/>
                  <w:rPrChange w:id="3993" w:author="Aishwarya Balan" w:date="2019-03-04T11:52:00Z">
                    <w:rPr/>
                  </w:rPrChange>
                </w:rPr>
                <w:delText>For Receivables/Payables: This will be Balance Amount remaining for payment/receipt</w:delText>
              </w:r>
            </w:del>
          </w:p>
        </w:tc>
      </w:tr>
      <w:tr w:rsidR="00517651" w:rsidRPr="003277C6" w:rsidDel="009769FC" w14:paraId="352D9B18" w14:textId="1E2DBE2B" w:rsidTr="00546727">
        <w:trPr>
          <w:cnfStyle w:val="000000100000" w:firstRow="0" w:lastRow="0" w:firstColumn="0" w:lastColumn="0" w:oddVBand="0" w:evenVBand="0" w:oddHBand="1" w:evenHBand="0" w:firstRowFirstColumn="0" w:firstRowLastColumn="0" w:lastRowFirstColumn="0" w:lastRowLastColumn="0"/>
          <w:trHeight w:val="396"/>
          <w:del w:id="3994" w:author="Gaurav Shah" w:date="2019-04-07T10:43:00Z"/>
        </w:trPr>
        <w:tc>
          <w:tcPr>
            <w:cnfStyle w:val="001000000000" w:firstRow="0" w:lastRow="0" w:firstColumn="1" w:lastColumn="0" w:oddVBand="0" w:evenVBand="0" w:oddHBand="0" w:evenHBand="0" w:firstRowFirstColumn="0" w:firstRowLastColumn="0" w:lastRowFirstColumn="0" w:lastRowLastColumn="0"/>
            <w:tcW w:w="988" w:type="pct"/>
          </w:tcPr>
          <w:p w14:paraId="5CDD4961" w14:textId="24950638" w:rsidR="00517651" w:rsidRPr="00AC3F1D" w:rsidDel="009769FC" w:rsidRDefault="00517651" w:rsidP="00517651">
            <w:pPr>
              <w:pStyle w:val="BodyText"/>
              <w:rPr>
                <w:del w:id="3995" w:author="Gaurav Shah" w:date="2019-04-07T10:43:00Z"/>
                <w:color w:val="FF0000"/>
                <w:sz w:val="18"/>
                <w:rPrChange w:id="3996" w:author="Gaurav Shah" w:date="2019-04-06T13:25:00Z">
                  <w:rPr>
                    <w:del w:id="3997" w:author="Gaurav Shah" w:date="2019-04-07T10:43:00Z"/>
                  </w:rPr>
                </w:rPrChange>
              </w:rPr>
            </w:pPr>
            <w:del w:id="3998" w:author="Gaurav Shah" w:date="2019-04-06T11:09:00Z">
              <w:r w:rsidRPr="00AC3F1D" w:rsidDel="00517651">
                <w:rPr>
                  <w:color w:val="FF0000"/>
                  <w:sz w:val="18"/>
                  <w:rPrChange w:id="3999" w:author="Gaurav Shah" w:date="2019-04-06T13:25:00Z">
                    <w:rPr/>
                  </w:rPrChange>
                </w:rPr>
                <w:delText>Currency</w:delText>
              </w:r>
            </w:del>
          </w:p>
        </w:tc>
        <w:tc>
          <w:tcPr>
            <w:tcW w:w="930" w:type="pct"/>
          </w:tcPr>
          <w:p w14:paraId="30550740" w14:textId="4F1373E7" w:rsidR="00517651" w:rsidRPr="00AC3F1D" w:rsidDel="009769FC" w:rsidRDefault="00517651" w:rsidP="00517651">
            <w:pPr>
              <w:pStyle w:val="BodyText"/>
              <w:cnfStyle w:val="000000100000" w:firstRow="0" w:lastRow="0" w:firstColumn="0" w:lastColumn="0" w:oddVBand="0" w:evenVBand="0" w:oddHBand="1" w:evenHBand="0" w:firstRowFirstColumn="0" w:firstRowLastColumn="0" w:lastRowFirstColumn="0" w:lastRowLastColumn="0"/>
              <w:rPr>
                <w:del w:id="4000" w:author="Gaurav Shah" w:date="2019-04-07T10:43:00Z"/>
                <w:color w:val="FF0000"/>
                <w:sz w:val="18"/>
                <w:rPrChange w:id="4001" w:author="Gaurav Shah" w:date="2019-04-06T13:25:00Z">
                  <w:rPr>
                    <w:del w:id="4002" w:author="Gaurav Shah" w:date="2019-04-07T10:43:00Z"/>
                  </w:rPr>
                </w:rPrChange>
              </w:rPr>
            </w:pPr>
            <w:del w:id="4003" w:author="Gaurav Shah" w:date="2019-04-06T11:09:00Z">
              <w:r w:rsidRPr="00AC3F1D" w:rsidDel="00517651">
                <w:rPr>
                  <w:color w:val="FF0000"/>
                  <w:sz w:val="18"/>
                  <w:rPrChange w:id="4004" w:author="Gaurav Shah" w:date="2019-04-06T13:25:00Z">
                    <w:rPr/>
                  </w:rPrChange>
                </w:rPr>
                <w:delText>String</w:delText>
              </w:r>
            </w:del>
          </w:p>
        </w:tc>
        <w:tc>
          <w:tcPr>
            <w:tcW w:w="3082" w:type="pct"/>
          </w:tcPr>
          <w:p w14:paraId="4903E323" w14:textId="007EDE96" w:rsidR="00517651" w:rsidRPr="00AC3F1D" w:rsidDel="009769FC" w:rsidRDefault="00517651" w:rsidP="00517651">
            <w:pPr>
              <w:pStyle w:val="BodyText"/>
              <w:spacing w:after="0"/>
              <w:cnfStyle w:val="000000100000" w:firstRow="0" w:lastRow="0" w:firstColumn="0" w:lastColumn="0" w:oddVBand="0" w:evenVBand="0" w:oddHBand="1" w:evenHBand="0" w:firstRowFirstColumn="0" w:firstRowLastColumn="0" w:lastRowFirstColumn="0" w:lastRowLastColumn="0"/>
              <w:rPr>
                <w:del w:id="4005" w:author="Gaurav Shah" w:date="2019-04-07T10:43:00Z"/>
                <w:color w:val="FF0000"/>
                <w:sz w:val="18"/>
                <w:rPrChange w:id="4006" w:author="Gaurav Shah" w:date="2019-04-06T13:25:00Z">
                  <w:rPr>
                    <w:del w:id="4007" w:author="Gaurav Shah" w:date="2019-04-07T10:43:00Z"/>
                  </w:rPr>
                </w:rPrChange>
              </w:rPr>
            </w:pPr>
          </w:p>
        </w:tc>
      </w:tr>
      <w:tr w:rsidR="00517651" w:rsidRPr="003277C6" w:rsidDel="00517651" w14:paraId="64CA329A" w14:textId="64B7E225" w:rsidTr="00546727">
        <w:trPr>
          <w:trHeight w:val="396"/>
          <w:del w:id="4008" w:author="Gaurav Shah" w:date="2019-04-06T11:09:00Z"/>
        </w:trPr>
        <w:tc>
          <w:tcPr>
            <w:cnfStyle w:val="001000000000" w:firstRow="0" w:lastRow="0" w:firstColumn="1" w:lastColumn="0" w:oddVBand="0" w:evenVBand="0" w:oddHBand="0" w:evenHBand="0" w:firstRowFirstColumn="0" w:firstRowLastColumn="0" w:lastRowFirstColumn="0" w:lastRowLastColumn="0"/>
            <w:tcW w:w="988" w:type="pct"/>
          </w:tcPr>
          <w:p w14:paraId="31A3B858" w14:textId="0884A4A3" w:rsidR="00517651" w:rsidRPr="003277C6" w:rsidDel="00517651" w:rsidRDefault="00517651" w:rsidP="00517651">
            <w:pPr>
              <w:pStyle w:val="BodyText"/>
              <w:rPr>
                <w:del w:id="4009" w:author="Gaurav Shah" w:date="2019-04-06T11:09:00Z"/>
                <w:sz w:val="18"/>
                <w:rPrChange w:id="4010" w:author="Aishwarya Balan" w:date="2019-03-04T11:52:00Z">
                  <w:rPr>
                    <w:del w:id="4011" w:author="Gaurav Shah" w:date="2019-04-06T11:09:00Z"/>
                  </w:rPr>
                </w:rPrChange>
              </w:rPr>
            </w:pPr>
            <w:del w:id="4012" w:author="Gaurav Shah" w:date="2019-04-06T11:09:00Z">
              <w:r w:rsidRPr="003277C6" w:rsidDel="00517651">
                <w:rPr>
                  <w:sz w:val="18"/>
                  <w:rPrChange w:id="4013" w:author="Aishwarya Balan" w:date="2019-03-04T11:52:00Z">
                    <w:rPr/>
                  </w:rPrChange>
                </w:rPr>
                <w:delText>Shipment Date</w:delText>
              </w:r>
            </w:del>
          </w:p>
        </w:tc>
        <w:tc>
          <w:tcPr>
            <w:tcW w:w="930" w:type="pct"/>
          </w:tcPr>
          <w:p w14:paraId="70E3CC87" w14:textId="63ACB7E9" w:rsidR="00517651" w:rsidRPr="003277C6" w:rsidDel="00517651" w:rsidRDefault="00517651" w:rsidP="00517651">
            <w:pPr>
              <w:pStyle w:val="BodyText"/>
              <w:cnfStyle w:val="000000000000" w:firstRow="0" w:lastRow="0" w:firstColumn="0" w:lastColumn="0" w:oddVBand="0" w:evenVBand="0" w:oddHBand="0" w:evenHBand="0" w:firstRowFirstColumn="0" w:firstRowLastColumn="0" w:lastRowFirstColumn="0" w:lastRowLastColumn="0"/>
              <w:rPr>
                <w:del w:id="4014" w:author="Gaurav Shah" w:date="2019-04-06T11:09:00Z"/>
                <w:sz w:val="18"/>
                <w:rPrChange w:id="4015" w:author="Aishwarya Balan" w:date="2019-03-04T11:52:00Z">
                  <w:rPr>
                    <w:del w:id="4016" w:author="Gaurav Shah" w:date="2019-04-06T11:09:00Z"/>
                  </w:rPr>
                </w:rPrChange>
              </w:rPr>
            </w:pPr>
            <w:del w:id="4017" w:author="Gaurav Shah" w:date="2019-04-06T11:09:00Z">
              <w:r w:rsidRPr="003277C6" w:rsidDel="00517651">
                <w:rPr>
                  <w:sz w:val="18"/>
                  <w:rPrChange w:id="4018" w:author="Aishwarya Balan" w:date="2019-03-04T11:52:00Z">
                    <w:rPr/>
                  </w:rPrChange>
                </w:rPr>
                <w:delText>Date</w:delText>
              </w:r>
            </w:del>
          </w:p>
        </w:tc>
        <w:tc>
          <w:tcPr>
            <w:tcW w:w="3082" w:type="pct"/>
          </w:tcPr>
          <w:p w14:paraId="6E2A3899" w14:textId="74185669" w:rsidR="00517651" w:rsidRPr="003277C6" w:rsidDel="00517651" w:rsidRDefault="00517651" w:rsidP="00517651">
            <w:pPr>
              <w:pStyle w:val="BodyText"/>
              <w:spacing w:after="0"/>
              <w:cnfStyle w:val="000000000000" w:firstRow="0" w:lastRow="0" w:firstColumn="0" w:lastColumn="0" w:oddVBand="0" w:evenVBand="0" w:oddHBand="0" w:evenHBand="0" w:firstRowFirstColumn="0" w:firstRowLastColumn="0" w:lastRowFirstColumn="0" w:lastRowLastColumn="0"/>
              <w:rPr>
                <w:del w:id="4019" w:author="Gaurav Shah" w:date="2019-04-06T11:09:00Z"/>
                <w:sz w:val="18"/>
                <w:rPrChange w:id="4020" w:author="Aishwarya Balan" w:date="2019-03-04T11:52:00Z">
                  <w:rPr>
                    <w:del w:id="4021" w:author="Gaurav Shah" w:date="2019-04-06T11:09:00Z"/>
                  </w:rPr>
                </w:rPrChange>
              </w:rPr>
            </w:pPr>
            <w:del w:id="4022" w:author="Gaurav Shah" w:date="2019-04-06T11:09:00Z">
              <w:r w:rsidRPr="003277C6" w:rsidDel="00517651">
                <w:rPr>
                  <w:sz w:val="18"/>
                  <w:rPrChange w:id="4023" w:author="Aishwarya Balan" w:date="2019-03-04T11:52:00Z">
                    <w:rPr/>
                  </w:rPrChange>
                </w:rPr>
                <w:delText>This is the Shipment/Delivery Date</w:delText>
              </w:r>
            </w:del>
          </w:p>
        </w:tc>
      </w:tr>
    </w:tbl>
    <w:p w14:paraId="3C0422E0" w14:textId="5BE52866" w:rsidR="00722062" w:rsidRPr="003277C6" w:rsidDel="009769FC" w:rsidRDefault="00722062" w:rsidP="006F24A8">
      <w:pPr>
        <w:pStyle w:val="BodyText"/>
        <w:rPr>
          <w:del w:id="4024" w:author="Gaurav Shah" w:date="2019-04-07T10:43:00Z"/>
          <w:noProof/>
          <w:sz w:val="18"/>
          <w:rPrChange w:id="4025" w:author="Aishwarya Balan" w:date="2019-03-04T11:52:00Z">
            <w:rPr>
              <w:del w:id="4026" w:author="Gaurav Shah" w:date="2019-04-07T10:43:00Z"/>
              <w:noProof/>
            </w:rPr>
          </w:rPrChange>
        </w:rPr>
      </w:pPr>
    </w:p>
    <w:p w14:paraId="05BAB88E" w14:textId="014BBFEA" w:rsidR="003A0E20" w:rsidRPr="003277C6" w:rsidDel="009769FC" w:rsidRDefault="003A0E20" w:rsidP="003A0E20">
      <w:pPr>
        <w:pStyle w:val="Heading5"/>
        <w:rPr>
          <w:del w:id="4027" w:author="Gaurav Shah" w:date="2019-04-07T10:43:00Z"/>
          <w:noProof/>
          <w:sz w:val="18"/>
          <w:szCs w:val="18"/>
          <w:rPrChange w:id="4028" w:author="Aishwarya Balan" w:date="2019-03-04T11:52:00Z">
            <w:rPr>
              <w:del w:id="4029" w:author="Gaurav Shah" w:date="2019-04-07T10:43:00Z"/>
              <w:noProof/>
            </w:rPr>
          </w:rPrChange>
        </w:rPr>
      </w:pPr>
      <w:del w:id="4030" w:author="Gaurav Shah" w:date="2019-04-07T10:43:00Z">
        <w:r w:rsidRPr="003277C6" w:rsidDel="009769FC">
          <w:rPr>
            <w:b w:val="0"/>
            <w:bCs w:val="0"/>
            <w:i w:val="0"/>
            <w:iCs w:val="0"/>
            <w:noProof/>
            <w:sz w:val="18"/>
            <w:szCs w:val="18"/>
            <w:rPrChange w:id="4031" w:author="Aishwarya Balan" w:date="2019-03-04T11:52:00Z">
              <w:rPr>
                <w:b w:val="0"/>
                <w:bCs w:val="0"/>
                <w:i w:val="0"/>
                <w:iCs w:val="0"/>
                <w:noProof/>
              </w:rPr>
            </w:rPrChange>
          </w:rPr>
          <w:delText>Sample Data:</w:delText>
        </w:r>
      </w:del>
    </w:p>
    <w:p w14:paraId="6746D682" w14:textId="520E308D" w:rsidR="003A0E20" w:rsidRPr="003277C6" w:rsidDel="009769FC" w:rsidRDefault="003A0E20" w:rsidP="006F24A8">
      <w:pPr>
        <w:pStyle w:val="BodyText"/>
        <w:rPr>
          <w:del w:id="4032" w:author="Gaurav Shah" w:date="2019-04-07T10:43:00Z"/>
          <w:noProof/>
          <w:sz w:val="18"/>
          <w:rPrChange w:id="4033" w:author="Aishwarya Balan" w:date="2019-03-04T11:52:00Z">
            <w:rPr>
              <w:del w:id="4034" w:author="Gaurav Shah" w:date="2019-04-07T10:43:00Z"/>
              <w:noProof/>
            </w:rPr>
          </w:rPrChange>
        </w:rPr>
      </w:pPr>
    </w:p>
    <w:tbl>
      <w:tblPr>
        <w:tblStyle w:val="GridTable4-Accent4"/>
        <w:tblW w:w="10165" w:type="dxa"/>
        <w:tblLook w:val="04A0" w:firstRow="1" w:lastRow="0" w:firstColumn="1" w:lastColumn="0" w:noHBand="0" w:noVBand="1"/>
      </w:tblPr>
      <w:tblGrid>
        <w:gridCol w:w="2155"/>
        <w:gridCol w:w="2589"/>
        <w:gridCol w:w="1279"/>
        <w:gridCol w:w="1353"/>
        <w:gridCol w:w="1032"/>
        <w:gridCol w:w="1757"/>
      </w:tblGrid>
      <w:tr w:rsidR="003A0E20" w:rsidRPr="003277C6" w:rsidDel="009769FC" w14:paraId="30F8EA13" w14:textId="3B15D0DA" w:rsidTr="009F1EF5">
        <w:trPr>
          <w:cnfStyle w:val="100000000000" w:firstRow="1" w:lastRow="0" w:firstColumn="0" w:lastColumn="0" w:oddVBand="0" w:evenVBand="0" w:oddHBand="0" w:evenHBand="0" w:firstRowFirstColumn="0" w:firstRowLastColumn="0" w:lastRowFirstColumn="0" w:lastRowLastColumn="0"/>
          <w:trHeight w:val="300"/>
          <w:del w:id="4035" w:author="Gaurav Shah" w:date="2019-04-07T10:43:00Z"/>
        </w:trPr>
        <w:tc>
          <w:tcPr>
            <w:cnfStyle w:val="001000000000" w:firstRow="0" w:lastRow="0" w:firstColumn="1" w:lastColumn="0" w:oddVBand="0" w:evenVBand="0" w:oddHBand="0" w:evenHBand="0" w:firstRowFirstColumn="0" w:firstRowLastColumn="0" w:lastRowFirstColumn="0" w:lastRowLastColumn="0"/>
            <w:tcW w:w="2155" w:type="dxa"/>
            <w:noWrap/>
            <w:hideMark/>
          </w:tcPr>
          <w:p w14:paraId="23A0188A" w14:textId="05696213" w:rsidR="003A0E20" w:rsidRPr="003277C6" w:rsidDel="009769FC" w:rsidRDefault="003A0E20" w:rsidP="003A0E20">
            <w:pPr>
              <w:pStyle w:val="BodyText"/>
              <w:rPr>
                <w:del w:id="4036" w:author="Gaurav Shah" w:date="2019-04-07T10:43:00Z"/>
                <w:noProof/>
                <w:sz w:val="18"/>
                <w:rPrChange w:id="4037" w:author="Aishwarya Balan" w:date="2019-03-04T11:52:00Z">
                  <w:rPr>
                    <w:del w:id="4038" w:author="Gaurav Shah" w:date="2019-04-07T10:43:00Z"/>
                    <w:noProof/>
                  </w:rPr>
                </w:rPrChange>
              </w:rPr>
            </w:pPr>
            <w:del w:id="4039" w:author="Gaurav Shah" w:date="2019-04-07T10:43:00Z">
              <w:r w:rsidRPr="003277C6" w:rsidDel="009769FC">
                <w:rPr>
                  <w:noProof/>
                  <w:sz w:val="18"/>
                  <w:rPrChange w:id="4040" w:author="Aishwarya Balan" w:date="2019-03-04T11:52:00Z">
                    <w:rPr>
                      <w:noProof/>
                    </w:rPr>
                  </w:rPrChange>
                </w:rPr>
                <w:delText>Counteryparty Name</w:delText>
              </w:r>
            </w:del>
          </w:p>
        </w:tc>
        <w:tc>
          <w:tcPr>
            <w:tcW w:w="2589" w:type="dxa"/>
            <w:noWrap/>
            <w:hideMark/>
          </w:tcPr>
          <w:p w14:paraId="4FDA1B68" w14:textId="36E43178" w:rsidR="003A0E20" w:rsidRPr="003277C6" w:rsidDel="009769FC" w:rsidRDefault="003A0E20" w:rsidP="003A0E20">
            <w:pPr>
              <w:pStyle w:val="BodyText"/>
              <w:cnfStyle w:val="100000000000" w:firstRow="1" w:lastRow="0" w:firstColumn="0" w:lastColumn="0" w:oddVBand="0" w:evenVBand="0" w:oddHBand="0" w:evenHBand="0" w:firstRowFirstColumn="0" w:firstRowLastColumn="0" w:lastRowFirstColumn="0" w:lastRowLastColumn="0"/>
              <w:rPr>
                <w:del w:id="4041" w:author="Gaurav Shah" w:date="2019-04-07T10:43:00Z"/>
                <w:noProof/>
                <w:sz w:val="18"/>
                <w:rPrChange w:id="4042" w:author="Aishwarya Balan" w:date="2019-03-04T11:52:00Z">
                  <w:rPr>
                    <w:del w:id="4043" w:author="Gaurav Shah" w:date="2019-04-07T10:43:00Z"/>
                    <w:noProof/>
                  </w:rPr>
                </w:rPrChange>
              </w:rPr>
            </w:pPr>
            <w:del w:id="4044" w:author="Gaurav Shah" w:date="2019-04-07T10:43:00Z">
              <w:r w:rsidRPr="003277C6" w:rsidDel="009769FC">
                <w:rPr>
                  <w:noProof/>
                  <w:sz w:val="18"/>
                  <w:rPrChange w:id="4045" w:author="Aishwarya Balan" w:date="2019-03-04T11:52:00Z">
                    <w:rPr>
                      <w:noProof/>
                    </w:rPr>
                  </w:rPrChange>
                </w:rPr>
                <w:delText>Exposure Type</w:delText>
              </w:r>
            </w:del>
          </w:p>
        </w:tc>
        <w:tc>
          <w:tcPr>
            <w:tcW w:w="1279" w:type="dxa"/>
            <w:noWrap/>
            <w:hideMark/>
          </w:tcPr>
          <w:p w14:paraId="7D5A443D" w14:textId="6B4A95C4" w:rsidR="003A0E20" w:rsidRPr="003277C6" w:rsidDel="009769FC" w:rsidRDefault="003A0E20" w:rsidP="003A0E20">
            <w:pPr>
              <w:pStyle w:val="BodyText"/>
              <w:cnfStyle w:val="100000000000" w:firstRow="1" w:lastRow="0" w:firstColumn="0" w:lastColumn="0" w:oddVBand="0" w:evenVBand="0" w:oddHBand="0" w:evenHBand="0" w:firstRowFirstColumn="0" w:firstRowLastColumn="0" w:lastRowFirstColumn="0" w:lastRowLastColumn="0"/>
              <w:rPr>
                <w:del w:id="4046" w:author="Gaurav Shah" w:date="2019-04-07T10:43:00Z"/>
                <w:noProof/>
                <w:sz w:val="18"/>
                <w:rPrChange w:id="4047" w:author="Aishwarya Balan" w:date="2019-03-04T11:52:00Z">
                  <w:rPr>
                    <w:del w:id="4048" w:author="Gaurav Shah" w:date="2019-04-07T10:43:00Z"/>
                    <w:noProof/>
                  </w:rPr>
                </w:rPrChange>
              </w:rPr>
            </w:pPr>
            <w:del w:id="4049" w:author="Gaurav Shah" w:date="2019-04-07T10:43:00Z">
              <w:r w:rsidRPr="003277C6" w:rsidDel="009769FC">
                <w:rPr>
                  <w:noProof/>
                  <w:sz w:val="18"/>
                  <w:rPrChange w:id="4050" w:author="Aishwarya Balan" w:date="2019-03-04T11:52:00Z">
                    <w:rPr>
                      <w:noProof/>
                    </w:rPr>
                  </w:rPrChange>
                </w:rPr>
                <w:delText>Ref. No.</w:delText>
              </w:r>
            </w:del>
          </w:p>
        </w:tc>
        <w:tc>
          <w:tcPr>
            <w:tcW w:w="1353" w:type="dxa"/>
            <w:noWrap/>
            <w:hideMark/>
          </w:tcPr>
          <w:p w14:paraId="0AF8C1BD" w14:textId="276083DB" w:rsidR="003A0E20" w:rsidRPr="003277C6" w:rsidDel="009769FC" w:rsidRDefault="003A0E20" w:rsidP="003A0E20">
            <w:pPr>
              <w:pStyle w:val="BodyText"/>
              <w:cnfStyle w:val="100000000000" w:firstRow="1" w:lastRow="0" w:firstColumn="0" w:lastColumn="0" w:oddVBand="0" w:evenVBand="0" w:oddHBand="0" w:evenHBand="0" w:firstRowFirstColumn="0" w:firstRowLastColumn="0" w:lastRowFirstColumn="0" w:lastRowLastColumn="0"/>
              <w:rPr>
                <w:del w:id="4051" w:author="Gaurav Shah" w:date="2019-04-07T10:43:00Z"/>
                <w:noProof/>
                <w:sz w:val="18"/>
                <w:rPrChange w:id="4052" w:author="Aishwarya Balan" w:date="2019-03-04T11:52:00Z">
                  <w:rPr>
                    <w:del w:id="4053" w:author="Gaurav Shah" w:date="2019-04-07T10:43:00Z"/>
                    <w:noProof/>
                  </w:rPr>
                </w:rPrChange>
              </w:rPr>
            </w:pPr>
            <w:del w:id="4054" w:author="Gaurav Shah" w:date="2019-04-07T10:43:00Z">
              <w:r w:rsidRPr="003277C6" w:rsidDel="009769FC">
                <w:rPr>
                  <w:noProof/>
                  <w:sz w:val="18"/>
                  <w:rPrChange w:id="4055" w:author="Aishwarya Balan" w:date="2019-03-04T11:52:00Z">
                    <w:rPr>
                      <w:noProof/>
                    </w:rPr>
                  </w:rPrChange>
                </w:rPr>
                <w:delText>Amount</w:delText>
              </w:r>
            </w:del>
          </w:p>
        </w:tc>
        <w:tc>
          <w:tcPr>
            <w:tcW w:w="1032" w:type="dxa"/>
            <w:noWrap/>
            <w:hideMark/>
          </w:tcPr>
          <w:p w14:paraId="042D2098" w14:textId="3CAF2194" w:rsidR="003A0E20" w:rsidRPr="003277C6" w:rsidDel="009769FC" w:rsidRDefault="003A0E20" w:rsidP="003A0E20">
            <w:pPr>
              <w:pStyle w:val="BodyText"/>
              <w:cnfStyle w:val="100000000000" w:firstRow="1" w:lastRow="0" w:firstColumn="0" w:lastColumn="0" w:oddVBand="0" w:evenVBand="0" w:oddHBand="0" w:evenHBand="0" w:firstRowFirstColumn="0" w:firstRowLastColumn="0" w:lastRowFirstColumn="0" w:lastRowLastColumn="0"/>
              <w:rPr>
                <w:del w:id="4056" w:author="Gaurav Shah" w:date="2019-04-07T10:43:00Z"/>
                <w:noProof/>
                <w:sz w:val="18"/>
                <w:rPrChange w:id="4057" w:author="Aishwarya Balan" w:date="2019-03-04T11:52:00Z">
                  <w:rPr>
                    <w:del w:id="4058" w:author="Gaurav Shah" w:date="2019-04-07T10:43:00Z"/>
                    <w:noProof/>
                  </w:rPr>
                </w:rPrChange>
              </w:rPr>
            </w:pPr>
            <w:del w:id="4059" w:author="Gaurav Shah" w:date="2019-04-07T10:43:00Z">
              <w:r w:rsidRPr="003277C6" w:rsidDel="009769FC">
                <w:rPr>
                  <w:noProof/>
                  <w:sz w:val="18"/>
                  <w:rPrChange w:id="4060" w:author="Aishwarya Balan" w:date="2019-03-04T11:52:00Z">
                    <w:rPr>
                      <w:noProof/>
                    </w:rPr>
                  </w:rPrChange>
                </w:rPr>
                <w:delText>Currency</w:delText>
              </w:r>
            </w:del>
          </w:p>
        </w:tc>
        <w:tc>
          <w:tcPr>
            <w:tcW w:w="1757" w:type="dxa"/>
            <w:noWrap/>
            <w:hideMark/>
          </w:tcPr>
          <w:p w14:paraId="52480BC8" w14:textId="25A80D60" w:rsidR="003A0E20" w:rsidRPr="003277C6" w:rsidDel="009769FC" w:rsidRDefault="003A0E20" w:rsidP="003A0E20">
            <w:pPr>
              <w:pStyle w:val="BodyText"/>
              <w:cnfStyle w:val="100000000000" w:firstRow="1" w:lastRow="0" w:firstColumn="0" w:lastColumn="0" w:oddVBand="0" w:evenVBand="0" w:oddHBand="0" w:evenHBand="0" w:firstRowFirstColumn="0" w:firstRowLastColumn="0" w:lastRowFirstColumn="0" w:lastRowLastColumn="0"/>
              <w:rPr>
                <w:del w:id="4061" w:author="Gaurav Shah" w:date="2019-04-07T10:43:00Z"/>
                <w:noProof/>
                <w:sz w:val="18"/>
                <w:rPrChange w:id="4062" w:author="Aishwarya Balan" w:date="2019-03-04T11:52:00Z">
                  <w:rPr>
                    <w:del w:id="4063" w:author="Gaurav Shah" w:date="2019-04-07T10:43:00Z"/>
                    <w:noProof/>
                  </w:rPr>
                </w:rPrChange>
              </w:rPr>
            </w:pPr>
            <w:del w:id="4064" w:author="Gaurav Shah" w:date="2019-04-07T10:43:00Z">
              <w:r w:rsidRPr="003277C6" w:rsidDel="009769FC">
                <w:rPr>
                  <w:noProof/>
                  <w:sz w:val="18"/>
                  <w:rPrChange w:id="4065" w:author="Aishwarya Balan" w:date="2019-03-04T11:52:00Z">
                    <w:rPr>
                      <w:noProof/>
                    </w:rPr>
                  </w:rPrChange>
                </w:rPr>
                <w:delText>Shipment Date</w:delText>
              </w:r>
            </w:del>
          </w:p>
        </w:tc>
      </w:tr>
      <w:tr w:rsidR="003A0E20" w:rsidRPr="003277C6" w:rsidDel="009769FC" w14:paraId="69951C99" w14:textId="3E6BFD21" w:rsidTr="009F1EF5">
        <w:trPr>
          <w:cnfStyle w:val="000000100000" w:firstRow="0" w:lastRow="0" w:firstColumn="0" w:lastColumn="0" w:oddVBand="0" w:evenVBand="0" w:oddHBand="1" w:evenHBand="0" w:firstRowFirstColumn="0" w:firstRowLastColumn="0" w:lastRowFirstColumn="0" w:lastRowLastColumn="0"/>
          <w:trHeight w:val="300"/>
          <w:del w:id="4066" w:author="Gaurav Shah" w:date="2019-04-07T10:43:00Z"/>
        </w:trPr>
        <w:tc>
          <w:tcPr>
            <w:cnfStyle w:val="001000000000" w:firstRow="0" w:lastRow="0" w:firstColumn="1" w:lastColumn="0" w:oddVBand="0" w:evenVBand="0" w:oddHBand="0" w:evenHBand="0" w:firstRowFirstColumn="0" w:firstRowLastColumn="0" w:lastRowFirstColumn="0" w:lastRowLastColumn="0"/>
            <w:tcW w:w="2155" w:type="dxa"/>
            <w:noWrap/>
            <w:hideMark/>
          </w:tcPr>
          <w:p w14:paraId="58389C63" w14:textId="4EF9FEC8" w:rsidR="003A0E20" w:rsidRPr="003277C6" w:rsidDel="009769FC" w:rsidRDefault="003A0E20" w:rsidP="003A0E20">
            <w:pPr>
              <w:pStyle w:val="BodyText"/>
              <w:rPr>
                <w:del w:id="4067" w:author="Gaurav Shah" w:date="2019-04-07T10:43:00Z"/>
                <w:noProof/>
                <w:sz w:val="18"/>
                <w:rPrChange w:id="4068" w:author="Aishwarya Balan" w:date="2019-03-04T11:52:00Z">
                  <w:rPr>
                    <w:del w:id="4069" w:author="Gaurav Shah" w:date="2019-04-07T10:43:00Z"/>
                    <w:noProof/>
                  </w:rPr>
                </w:rPrChange>
              </w:rPr>
            </w:pPr>
            <w:del w:id="4070" w:author="Gaurav Shah" w:date="2019-04-07T10:43:00Z">
              <w:r w:rsidRPr="003277C6" w:rsidDel="009769FC">
                <w:rPr>
                  <w:noProof/>
                  <w:sz w:val="18"/>
                  <w:rPrChange w:id="4071" w:author="Aishwarya Balan" w:date="2019-03-04T11:52:00Z">
                    <w:rPr>
                      <w:noProof/>
                    </w:rPr>
                  </w:rPrChange>
                </w:rPr>
                <w:delText>SEZ New Metals</w:delText>
              </w:r>
            </w:del>
          </w:p>
        </w:tc>
        <w:tc>
          <w:tcPr>
            <w:tcW w:w="2589" w:type="dxa"/>
            <w:noWrap/>
            <w:hideMark/>
          </w:tcPr>
          <w:p w14:paraId="0ED478BB" w14:textId="3060A08E" w:rsidR="003A0E20" w:rsidRPr="003277C6" w:rsidDel="009769FC" w:rsidRDefault="003A0E20" w:rsidP="003A0E20">
            <w:pPr>
              <w:pStyle w:val="BodyText"/>
              <w:cnfStyle w:val="000000100000" w:firstRow="0" w:lastRow="0" w:firstColumn="0" w:lastColumn="0" w:oddVBand="0" w:evenVBand="0" w:oddHBand="1" w:evenHBand="0" w:firstRowFirstColumn="0" w:firstRowLastColumn="0" w:lastRowFirstColumn="0" w:lastRowLastColumn="0"/>
              <w:rPr>
                <w:del w:id="4072" w:author="Gaurav Shah" w:date="2019-04-07T10:43:00Z"/>
                <w:noProof/>
                <w:sz w:val="18"/>
                <w:rPrChange w:id="4073" w:author="Aishwarya Balan" w:date="2019-03-04T11:52:00Z">
                  <w:rPr>
                    <w:del w:id="4074" w:author="Gaurav Shah" w:date="2019-04-07T10:43:00Z"/>
                    <w:noProof/>
                  </w:rPr>
                </w:rPrChange>
              </w:rPr>
            </w:pPr>
            <w:del w:id="4075" w:author="Gaurav Shah" w:date="2019-04-07T10:43:00Z">
              <w:r w:rsidRPr="003277C6" w:rsidDel="009769FC">
                <w:rPr>
                  <w:noProof/>
                  <w:sz w:val="18"/>
                  <w:rPrChange w:id="4076" w:author="Aishwarya Balan" w:date="2019-03-04T11:52:00Z">
                    <w:rPr>
                      <w:noProof/>
                    </w:rPr>
                  </w:rPrChange>
                </w:rPr>
                <w:delText xml:space="preserve">Pending </w:delText>
              </w:r>
              <w:r w:rsidR="00C91323" w:rsidRPr="003277C6" w:rsidDel="009769FC">
                <w:rPr>
                  <w:noProof/>
                  <w:sz w:val="18"/>
                  <w:rPrChange w:id="4077" w:author="Aishwarya Balan" w:date="2019-03-04T11:52:00Z">
                    <w:rPr>
                      <w:noProof/>
                    </w:rPr>
                  </w:rPrChange>
                </w:rPr>
                <w:delText>Invoices</w:delText>
              </w:r>
            </w:del>
          </w:p>
        </w:tc>
        <w:tc>
          <w:tcPr>
            <w:tcW w:w="1279" w:type="dxa"/>
            <w:noWrap/>
            <w:hideMark/>
          </w:tcPr>
          <w:p w14:paraId="08284D97" w14:textId="05FC3D75" w:rsidR="003A0E20" w:rsidRPr="003277C6" w:rsidDel="009769FC" w:rsidRDefault="003A0E20" w:rsidP="003A0E20">
            <w:pPr>
              <w:pStyle w:val="BodyText"/>
              <w:cnfStyle w:val="000000100000" w:firstRow="0" w:lastRow="0" w:firstColumn="0" w:lastColumn="0" w:oddVBand="0" w:evenVBand="0" w:oddHBand="1" w:evenHBand="0" w:firstRowFirstColumn="0" w:firstRowLastColumn="0" w:lastRowFirstColumn="0" w:lastRowLastColumn="0"/>
              <w:rPr>
                <w:del w:id="4078" w:author="Gaurav Shah" w:date="2019-04-07T10:43:00Z"/>
                <w:noProof/>
                <w:sz w:val="18"/>
                <w:rPrChange w:id="4079" w:author="Aishwarya Balan" w:date="2019-03-04T11:52:00Z">
                  <w:rPr>
                    <w:del w:id="4080" w:author="Gaurav Shah" w:date="2019-04-07T10:43:00Z"/>
                    <w:noProof/>
                  </w:rPr>
                </w:rPrChange>
              </w:rPr>
            </w:pPr>
            <w:del w:id="4081" w:author="Gaurav Shah" w:date="2019-04-07T10:43:00Z">
              <w:r w:rsidRPr="003277C6" w:rsidDel="009769FC">
                <w:rPr>
                  <w:noProof/>
                  <w:sz w:val="18"/>
                  <w:rPrChange w:id="4082" w:author="Aishwarya Balan" w:date="2019-03-04T11:52:00Z">
                    <w:rPr>
                      <w:noProof/>
                    </w:rPr>
                  </w:rPrChange>
                </w:rPr>
                <w:delText>INV-1</w:delText>
              </w:r>
            </w:del>
          </w:p>
        </w:tc>
        <w:tc>
          <w:tcPr>
            <w:tcW w:w="1353" w:type="dxa"/>
            <w:noWrap/>
            <w:hideMark/>
          </w:tcPr>
          <w:p w14:paraId="0D35616A" w14:textId="38CE6B20" w:rsidR="003A0E20" w:rsidRPr="003277C6" w:rsidDel="009769FC" w:rsidRDefault="003A0E20" w:rsidP="003A0E20">
            <w:pPr>
              <w:pStyle w:val="BodyText"/>
              <w:cnfStyle w:val="000000100000" w:firstRow="0" w:lastRow="0" w:firstColumn="0" w:lastColumn="0" w:oddVBand="0" w:evenVBand="0" w:oddHBand="1" w:evenHBand="0" w:firstRowFirstColumn="0" w:firstRowLastColumn="0" w:lastRowFirstColumn="0" w:lastRowLastColumn="0"/>
              <w:rPr>
                <w:del w:id="4083" w:author="Gaurav Shah" w:date="2019-04-07T10:43:00Z"/>
                <w:noProof/>
                <w:sz w:val="18"/>
                <w:rPrChange w:id="4084" w:author="Aishwarya Balan" w:date="2019-03-04T11:52:00Z">
                  <w:rPr>
                    <w:del w:id="4085" w:author="Gaurav Shah" w:date="2019-04-07T10:43:00Z"/>
                    <w:noProof/>
                  </w:rPr>
                </w:rPrChange>
              </w:rPr>
            </w:pPr>
            <w:del w:id="4086" w:author="Gaurav Shah" w:date="2019-04-07T10:43:00Z">
              <w:r w:rsidRPr="003277C6" w:rsidDel="009769FC">
                <w:rPr>
                  <w:noProof/>
                  <w:sz w:val="18"/>
                  <w:rPrChange w:id="4087" w:author="Aishwarya Balan" w:date="2019-03-04T11:52:00Z">
                    <w:rPr>
                      <w:noProof/>
                    </w:rPr>
                  </w:rPrChange>
                </w:rPr>
                <w:delText>150000</w:delText>
              </w:r>
            </w:del>
          </w:p>
        </w:tc>
        <w:tc>
          <w:tcPr>
            <w:tcW w:w="1032" w:type="dxa"/>
            <w:noWrap/>
            <w:hideMark/>
          </w:tcPr>
          <w:p w14:paraId="53E6E4E4" w14:textId="61F07840" w:rsidR="003A0E20" w:rsidRPr="003277C6" w:rsidDel="009769FC" w:rsidRDefault="003A0E20" w:rsidP="003A0E20">
            <w:pPr>
              <w:pStyle w:val="BodyText"/>
              <w:cnfStyle w:val="000000100000" w:firstRow="0" w:lastRow="0" w:firstColumn="0" w:lastColumn="0" w:oddVBand="0" w:evenVBand="0" w:oddHBand="1" w:evenHBand="0" w:firstRowFirstColumn="0" w:firstRowLastColumn="0" w:lastRowFirstColumn="0" w:lastRowLastColumn="0"/>
              <w:rPr>
                <w:del w:id="4088" w:author="Gaurav Shah" w:date="2019-04-07T10:43:00Z"/>
                <w:noProof/>
                <w:sz w:val="18"/>
                <w:rPrChange w:id="4089" w:author="Aishwarya Balan" w:date="2019-03-04T11:52:00Z">
                  <w:rPr>
                    <w:del w:id="4090" w:author="Gaurav Shah" w:date="2019-04-07T10:43:00Z"/>
                    <w:noProof/>
                  </w:rPr>
                </w:rPrChange>
              </w:rPr>
            </w:pPr>
            <w:del w:id="4091" w:author="Gaurav Shah" w:date="2019-04-07T10:43:00Z">
              <w:r w:rsidRPr="003277C6" w:rsidDel="009769FC">
                <w:rPr>
                  <w:noProof/>
                  <w:sz w:val="18"/>
                  <w:rPrChange w:id="4092" w:author="Aishwarya Balan" w:date="2019-03-04T11:52:00Z">
                    <w:rPr>
                      <w:noProof/>
                    </w:rPr>
                  </w:rPrChange>
                </w:rPr>
                <w:delText>EUR</w:delText>
              </w:r>
            </w:del>
          </w:p>
        </w:tc>
        <w:tc>
          <w:tcPr>
            <w:tcW w:w="1757" w:type="dxa"/>
            <w:noWrap/>
            <w:hideMark/>
          </w:tcPr>
          <w:p w14:paraId="5BE7E04F" w14:textId="61420FFB" w:rsidR="003A0E20" w:rsidRPr="003277C6" w:rsidDel="009769FC" w:rsidRDefault="003A0E20" w:rsidP="003A0E20">
            <w:pPr>
              <w:pStyle w:val="BodyText"/>
              <w:cnfStyle w:val="000000100000" w:firstRow="0" w:lastRow="0" w:firstColumn="0" w:lastColumn="0" w:oddVBand="0" w:evenVBand="0" w:oddHBand="1" w:evenHBand="0" w:firstRowFirstColumn="0" w:firstRowLastColumn="0" w:lastRowFirstColumn="0" w:lastRowLastColumn="0"/>
              <w:rPr>
                <w:del w:id="4093" w:author="Gaurav Shah" w:date="2019-04-07T10:43:00Z"/>
                <w:noProof/>
                <w:sz w:val="18"/>
                <w:rPrChange w:id="4094" w:author="Aishwarya Balan" w:date="2019-03-04T11:52:00Z">
                  <w:rPr>
                    <w:del w:id="4095" w:author="Gaurav Shah" w:date="2019-04-07T10:43:00Z"/>
                    <w:noProof/>
                  </w:rPr>
                </w:rPrChange>
              </w:rPr>
            </w:pPr>
            <w:del w:id="4096" w:author="Gaurav Shah" w:date="2019-04-07T10:43:00Z">
              <w:r w:rsidRPr="003277C6" w:rsidDel="009769FC">
                <w:rPr>
                  <w:noProof/>
                  <w:sz w:val="18"/>
                  <w:rPrChange w:id="4097" w:author="Aishwarya Balan" w:date="2019-03-04T11:52:00Z">
                    <w:rPr>
                      <w:noProof/>
                    </w:rPr>
                  </w:rPrChange>
                </w:rPr>
                <w:delText> </w:delText>
              </w:r>
            </w:del>
          </w:p>
        </w:tc>
      </w:tr>
      <w:tr w:rsidR="003A0E20" w:rsidRPr="003277C6" w:rsidDel="009769FC" w14:paraId="1720DF59" w14:textId="0643528A" w:rsidTr="009F1EF5">
        <w:trPr>
          <w:trHeight w:val="300"/>
          <w:del w:id="4098" w:author="Gaurav Shah" w:date="2019-04-07T10:43:00Z"/>
        </w:trPr>
        <w:tc>
          <w:tcPr>
            <w:cnfStyle w:val="001000000000" w:firstRow="0" w:lastRow="0" w:firstColumn="1" w:lastColumn="0" w:oddVBand="0" w:evenVBand="0" w:oddHBand="0" w:evenHBand="0" w:firstRowFirstColumn="0" w:firstRowLastColumn="0" w:lastRowFirstColumn="0" w:lastRowLastColumn="0"/>
            <w:tcW w:w="2155" w:type="dxa"/>
            <w:noWrap/>
            <w:hideMark/>
          </w:tcPr>
          <w:p w14:paraId="18771AFC" w14:textId="4FDAB8DF" w:rsidR="003A0E20" w:rsidRPr="003277C6" w:rsidDel="009769FC" w:rsidRDefault="003A0E20" w:rsidP="003A0E20">
            <w:pPr>
              <w:pStyle w:val="BodyText"/>
              <w:rPr>
                <w:del w:id="4099" w:author="Gaurav Shah" w:date="2019-04-07T10:43:00Z"/>
                <w:noProof/>
                <w:sz w:val="18"/>
                <w:rPrChange w:id="4100" w:author="Aishwarya Balan" w:date="2019-03-04T11:52:00Z">
                  <w:rPr>
                    <w:del w:id="4101" w:author="Gaurav Shah" w:date="2019-04-07T10:43:00Z"/>
                    <w:noProof/>
                  </w:rPr>
                </w:rPrChange>
              </w:rPr>
            </w:pPr>
            <w:del w:id="4102" w:author="Gaurav Shah" w:date="2019-04-07T10:43:00Z">
              <w:r w:rsidRPr="003277C6" w:rsidDel="009769FC">
                <w:rPr>
                  <w:noProof/>
                  <w:sz w:val="18"/>
                  <w:rPrChange w:id="4103" w:author="Aishwarya Balan" w:date="2019-03-04T11:52:00Z">
                    <w:rPr>
                      <w:noProof/>
                    </w:rPr>
                  </w:rPrChange>
                </w:rPr>
                <w:delText>SEZ New Metals</w:delText>
              </w:r>
            </w:del>
          </w:p>
        </w:tc>
        <w:tc>
          <w:tcPr>
            <w:tcW w:w="2589" w:type="dxa"/>
            <w:noWrap/>
            <w:hideMark/>
          </w:tcPr>
          <w:p w14:paraId="2C5303A0" w14:textId="5113616C" w:rsidR="003A0E20" w:rsidRPr="003277C6" w:rsidDel="009769FC" w:rsidRDefault="00C91323" w:rsidP="003A0E20">
            <w:pPr>
              <w:pStyle w:val="BodyText"/>
              <w:cnfStyle w:val="000000000000" w:firstRow="0" w:lastRow="0" w:firstColumn="0" w:lastColumn="0" w:oddVBand="0" w:evenVBand="0" w:oddHBand="0" w:evenHBand="0" w:firstRowFirstColumn="0" w:firstRowLastColumn="0" w:lastRowFirstColumn="0" w:lastRowLastColumn="0"/>
              <w:rPr>
                <w:del w:id="4104" w:author="Gaurav Shah" w:date="2019-04-07T10:43:00Z"/>
                <w:noProof/>
                <w:sz w:val="18"/>
                <w:rPrChange w:id="4105" w:author="Aishwarya Balan" w:date="2019-03-04T11:52:00Z">
                  <w:rPr>
                    <w:del w:id="4106" w:author="Gaurav Shah" w:date="2019-04-07T10:43:00Z"/>
                    <w:noProof/>
                  </w:rPr>
                </w:rPrChange>
              </w:rPr>
            </w:pPr>
            <w:del w:id="4107" w:author="Gaurav Shah" w:date="2019-04-07T10:43:00Z">
              <w:r w:rsidRPr="003277C6" w:rsidDel="009769FC">
                <w:rPr>
                  <w:noProof/>
                  <w:sz w:val="18"/>
                  <w:rPrChange w:id="4108" w:author="Aishwarya Balan" w:date="2019-03-04T11:52:00Z">
                    <w:rPr>
                      <w:noProof/>
                    </w:rPr>
                  </w:rPrChange>
                </w:rPr>
                <w:delText>Pending Invoices</w:delText>
              </w:r>
            </w:del>
          </w:p>
        </w:tc>
        <w:tc>
          <w:tcPr>
            <w:tcW w:w="1279" w:type="dxa"/>
            <w:noWrap/>
            <w:hideMark/>
          </w:tcPr>
          <w:p w14:paraId="07BECEF2" w14:textId="6F8D4EB0" w:rsidR="003A0E20" w:rsidRPr="003277C6" w:rsidDel="009769FC" w:rsidRDefault="003A0E20" w:rsidP="003A0E20">
            <w:pPr>
              <w:pStyle w:val="BodyText"/>
              <w:cnfStyle w:val="000000000000" w:firstRow="0" w:lastRow="0" w:firstColumn="0" w:lastColumn="0" w:oddVBand="0" w:evenVBand="0" w:oddHBand="0" w:evenHBand="0" w:firstRowFirstColumn="0" w:firstRowLastColumn="0" w:lastRowFirstColumn="0" w:lastRowLastColumn="0"/>
              <w:rPr>
                <w:del w:id="4109" w:author="Gaurav Shah" w:date="2019-04-07T10:43:00Z"/>
                <w:noProof/>
                <w:sz w:val="18"/>
                <w:rPrChange w:id="4110" w:author="Aishwarya Balan" w:date="2019-03-04T11:52:00Z">
                  <w:rPr>
                    <w:del w:id="4111" w:author="Gaurav Shah" w:date="2019-04-07T10:43:00Z"/>
                    <w:noProof/>
                  </w:rPr>
                </w:rPrChange>
              </w:rPr>
            </w:pPr>
            <w:del w:id="4112" w:author="Gaurav Shah" w:date="2019-04-07T10:43:00Z">
              <w:r w:rsidRPr="003277C6" w:rsidDel="009769FC">
                <w:rPr>
                  <w:noProof/>
                  <w:sz w:val="18"/>
                  <w:rPrChange w:id="4113" w:author="Aishwarya Balan" w:date="2019-03-04T11:52:00Z">
                    <w:rPr>
                      <w:noProof/>
                    </w:rPr>
                  </w:rPrChange>
                </w:rPr>
                <w:delText>INV-2</w:delText>
              </w:r>
            </w:del>
          </w:p>
        </w:tc>
        <w:tc>
          <w:tcPr>
            <w:tcW w:w="1353" w:type="dxa"/>
            <w:noWrap/>
            <w:hideMark/>
          </w:tcPr>
          <w:p w14:paraId="3E15C7C5" w14:textId="1B10A9B4" w:rsidR="003A0E20" w:rsidRPr="003277C6" w:rsidDel="009769FC" w:rsidRDefault="003A0E20" w:rsidP="003A0E20">
            <w:pPr>
              <w:pStyle w:val="BodyText"/>
              <w:cnfStyle w:val="000000000000" w:firstRow="0" w:lastRow="0" w:firstColumn="0" w:lastColumn="0" w:oddVBand="0" w:evenVBand="0" w:oddHBand="0" w:evenHBand="0" w:firstRowFirstColumn="0" w:firstRowLastColumn="0" w:lastRowFirstColumn="0" w:lastRowLastColumn="0"/>
              <w:rPr>
                <w:del w:id="4114" w:author="Gaurav Shah" w:date="2019-04-07T10:43:00Z"/>
                <w:noProof/>
                <w:sz w:val="18"/>
                <w:rPrChange w:id="4115" w:author="Aishwarya Balan" w:date="2019-03-04T11:52:00Z">
                  <w:rPr>
                    <w:del w:id="4116" w:author="Gaurav Shah" w:date="2019-04-07T10:43:00Z"/>
                    <w:noProof/>
                  </w:rPr>
                </w:rPrChange>
              </w:rPr>
            </w:pPr>
            <w:del w:id="4117" w:author="Gaurav Shah" w:date="2019-04-07T10:43:00Z">
              <w:r w:rsidRPr="003277C6" w:rsidDel="009769FC">
                <w:rPr>
                  <w:noProof/>
                  <w:sz w:val="18"/>
                  <w:rPrChange w:id="4118" w:author="Aishwarya Balan" w:date="2019-03-04T11:52:00Z">
                    <w:rPr>
                      <w:noProof/>
                    </w:rPr>
                  </w:rPrChange>
                </w:rPr>
                <w:delText>180000</w:delText>
              </w:r>
            </w:del>
          </w:p>
        </w:tc>
        <w:tc>
          <w:tcPr>
            <w:tcW w:w="1032" w:type="dxa"/>
            <w:noWrap/>
            <w:hideMark/>
          </w:tcPr>
          <w:p w14:paraId="649DB0B3" w14:textId="694B2A4A" w:rsidR="003A0E20" w:rsidRPr="003277C6" w:rsidDel="009769FC" w:rsidRDefault="003A0E20" w:rsidP="003A0E20">
            <w:pPr>
              <w:pStyle w:val="BodyText"/>
              <w:cnfStyle w:val="000000000000" w:firstRow="0" w:lastRow="0" w:firstColumn="0" w:lastColumn="0" w:oddVBand="0" w:evenVBand="0" w:oddHBand="0" w:evenHBand="0" w:firstRowFirstColumn="0" w:firstRowLastColumn="0" w:lastRowFirstColumn="0" w:lastRowLastColumn="0"/>
              <w:rPr>
                <w:del w:id="4119" w:author="Gaurav Shah" w:date="2019-04-07T10:43:00Z"/>
                <w:noProof/>
                <w:sz w:val="18"/>
                <w:rPrChange w:id="4120" w:author="Aishwarya Balan" w:date="2019-03-04T11:52:00Z">
                  <w:rPr>
                    <w:del w:id="4121" w:author="Gaurav Shah" w:date="2019-04-07T10:43:00Z"/>
                    <w:noProof/>
                  </w:rPr>
                </w:rPrChange>
              </w:rPr>
            </w:pPr>
            <w:del w:id="4122" w:author="Gaurav Shah" w:date="2019-04-07T10:43:00Z">
              <w:r w:rsidRPr="003277C6" w:rsidDel="009769FC">
                <w:rPr>
                  <w:noProof/>
                  <w:sz w:val="18"/>
                  <w:rPrChange w:id="4123" w:author="Aishwarya Balan" w:date="2019-03-04T11:52:00Z">
                    <w:rPr>
                      <w:noProof/>
                    </w:rPr>
                  </w:rPrChange>
                </w:rPr>
                <w:delText>EUR</w:delText>
              </w:r>
            </w:del>
          </w:p>
        </w:tc>
        <w:tc>
          <w:tcPr>
            <w:tcW w:w="1757" w:type="dxa"/>
            <w:noWrap/>
            <w:hideMark/>
          </w:tcPr>
          <w:p w14:paraId="10909E98" w14:textId="03A2592A" w:rsidR="003A0E20" w:rsidRPr="003277C6" w:rsidDel="009769FC" w:rsidRDefault="003A0E20" w:rsidP="003A0E20">
            <w:pPr>
              <w:pStyle w:val="BodyText"/>
              <w:cnfStyle w:val="000000000000" w:firstRow="0" w:lastRow="0" w:firstColumn="0" w:lastColumn="0" w:oddVBand="0" w:evenVBand="0" w:oddHBand="0" w:evenHBand="0" w:firstRowFirstColumn="0" w:firstRowLastColumn="0" w:lastRowFirstColumn="0" w:lastRowLastColumn="0"/>
              <w:rPr>
                <w:del w:id="4124" w:author="Gaurav Shah" w:date="2019-04-07T10:43:00Z"/>
                <w:noProof/>
                <w:sz w:val="18"/>
                <w:rPrChange w:id="4125" w:author="Aishwarya Balan" w:date="2019-03-04T11:52:00Z">
                  <w:rPr>
                    <w:del w:id="4126" w:author="Gaurav Shah" w:date="2019-04-07T10:43:00Z"/>
                    <w:noProof/>
                  </w:rPr>
                </w:rPrChange>
              </w:rPr>
            </w:pPr>
            <w:del w:id="4127" w:author="Gaurav Shah" w:date="2019-04-07T10:43:00Z">
              <w:r w:rsidRPr="003277C6" w:rsidDel="009769FC">
                <w:rPr>
                  <w:noProof/>
                  <w:sz w:val="18"/>
                  <w:rPrChange w:id="4128" w:author="Aishwarya Balan" w:date="2019-03-04T11:52:00Z">
                    <w:rPr>
                      <w:noProof/>
                    </w:rPr>
                  </w:rPrChange>
                </w:rPr>
                <w:delText> </w:delText>
              </w:r>
            </w:del>
          </w:p>
        </w:tc>
      </w:tr>
      <w:tr w:rsidR="003A0E20" w:rsidRPr="003277C6" w:rsidDel="009769FC" w14:paraId="78DF6163" w14:textId="0796B0E6" w:rsidTr="009F1EF5">
        <w:trPr>
          <w:cnfStyle w:val="000000100000" w:firstRow="0" w:lastRow="0" w:firstColumn="0" w:lastColumn="0" w:oddVBand="0" w:evenVBand="0" w:oddHBand="1" w:evenHBand="0" w:firstRowFirstColumn="0" w:firstRowLastColumn="0" w:lastRowFirstColumn="0" w:lastRowLastColumn="0"/>
          <w:trHeight w:val="300"/>
          <w:del w:id="4129" w:author="Gaurav Shah" w:date="2019-04-07T10:43:00Z"/>
        </w:trPr>
        <w:tc>
          <w:tcPr>
            <w:cnfStyle w:val="001000000000" w:firstRow="0" w:lastRow="0" w:firstColumn="1" w:lastColumn="0" w:oddVBand="0" w:evenVBand="0" w:oddHBand="0" w:evenHBand="0" w:firstRowFirstColumn="0" w:firstRowLastColumn="0" w:lastRowFirstColumn="0" w:lastRowLastColumn="0"/>
            <w:tcW w:w="2155" w:type="dxa"/>
            <w:noWrap/>
            <w:hideMark/>
          </w:tcPr>
          <w:p w14:paraId="632520A9" w14:textId="5FC22709" w:rsidR="003A0E20" w:rsidRPr="003277C6" w:rsidDel="009769FC" w:rsidRDefault="003A0E20" w:rsidP="003A0E20">
            <w:pPr>
              <w:pStyle w:val="BodyText"/>
              <w:rPr>
                <w:del w:id="4130" w:author="Gaurav Shah" w:date="2019-04-07T10:43:00Z"/>
                <w:noProof/>
                <w:sz w:val="18"/>
                <w:rPrChange w:id="4131" w:author="Aishwarya Balan" w:date="2019-03-04T11:52:00Z">
                  <w:rPr>
                    <w:del w:id="4132" w:author="Gaurav Shah" w:date="2019-04-07T10:43:00Z"/>
                    <w:noProof/>
                  </w:rPr>
                </w:rPrChange>
              </w:rPr>
            </w:pPr>
            <w:del w:id="4133" w:author="Gaurav Shah" w:date="2019-04-07T10:43:00Z">
              <w:r w:rsidRPr="003277C6" w:rsidDel="009769FC">
                <w:rPr>
                  <w:noProof/>
                  <w:sz w:val="18"/>
                  <w:rPrChange w:id="4134" w:author="Aishwarya Balan" w:date="2019-03-04T11:52:00Z">
                    <w:rPr>
                      <w:noProof/>
                    </w:rPr>
                  </w:rPrChange>
                </w:rPr>
                <w:delText>SEZ New Metals</w:delText>
              </w:r>
            </w:del>
          </w:p>
        </w:tc>
        <w:tc>
          <w:tcPr>
            <w:tcW w:w="2589" w:type="dxa"/>
            <w:noWrap/>
            <w:hideMark/>
          </w:tcPr>
          <w:p w14:paraId="2262F09A" w14:textId="2E17BB07" w:rsidR="003A0E20" w:rsidRPr="003277C6" w:rsidDel="009769FC" w:rsidRDefault="003A0E20" w:rsidP="003A0E20">
            <w:pPr>
              <w:pStyle w:val="BodyText"/>
              <w:cnfStyle w:val="000000100000" w:firstRow="0" w:lastRow="0" w:firstColumn="0" w:lastColumn="0" w:oddVBand="0" w:evenVBand="0" w:oddHBand="1" w:evenHBand="0" w:firstRowFirstColumn="0" w:firstRowLastColumn="0" w:lastRowFirstColumn="0" w:lastRowLastColumn="0"/>
              <w:rPr>
                <w:del w:id="4135" w:author="Gaurav Shah" w:date="2019-04-07T10:43:00Z"/>
                <w:noProof/>
                <w:sz w:val="18"/>
                <w:rPrChange w:id="4136" w:author="Aishwarya Balan" w:date="2019-03-04T11:52:00Z">
                  <w:rPr>
                    <w:del w:id="4137" w:author="Gaurav Shah" w:date="2019-04-07T10:43:00Z"/>
                    <w:noProof/>
                  </w:rPr>
                </w:rPrChange>
              </w:rPr>
            </w:pPr>
            <w:del w:id="4138" w:author="Gaurav Shah" w:date="2019-04-07T10:43:00Z">
              <w:r w:rsidRPr="003277C6" w:rsidDel="009769FC">
                <w:rPr>
                  <w:noProof/>
                  <w:sz w:val="18"/>
                  <w:rPrChange w:id="4139" w:author="Aishwarya Balan" w:date="2019-03-04T11:52:00Z">
                    <w:rPr>
                      <w:noProof/>
                    </w:rPr>
                  </w:rPrChange>
                </w:rPr>
                <w:delText>Pending For Shipments and Invoicing</w:delText>
              </w:r>
            </w:del>
          </w:p>
        </w:tc>
        <w:tc>
          <w:tcPr>
            <w:tcW w:w="1279" w:type="dxa"/>
            <w:noWrap/>
            <w:hideMark/>
          </w:tcPr>
          <w:p w14:paraId="48B50B6D" w14:textId="5F6ED947" w:rsidR="003A0E20" w:rsidRPr="003277C6" w:rsidDel="009769FC" w:rsidRDefault="003A0E20" w:rsidP="003A0E20">
            <w:pPr>
              <w:pStyle w:val="BodyText"/>
              <w:cnfStyle w:val="000000100000" w:firstRow="0" w:lastRow="0" w:firstColumn="0" w:lastColumn="0" w:oddVBand="0" w:evenVBand="0" w:oddHBand="1" w:evenHBand="0" w:firstRowFirstColumn="0" w:firstRowLastColumn="0" w:lastRowFirstColumn="0" w:lastRowLastColumn="0"/>
              <w:rPr>
                <w:del w:id="4140" w:author="Gaurav Shah" w:date="2019-04-07T10:43:00Z"/>
                <w:noProof/>
                <w:sz w:val="18"/>
                <w:rPrChange w:id="4141" w:author="Aishwarya Balan" w:date="2019-03-04T11:52:00Z">
                  <w:rPr>
                    <w:del w:id="4142" w:author="Gaurav Shah" w:date="2019-04-07T10:43:00Z"/>
                    <w:noProof/>
                  </w:rPr>
                </w:rPrChange>
              </w:rPr>
            </w:pPr>
            <w:del w:id="4143" w:author="Gaurav Shah" w:date="2019-04-07T10:43:00Z">
              <w:r w:rsidRPr="003277C6" w:rsidDel="009769FC">
                <w:rPr>
                  <w:noProof/>
                  <w:sz w:val="18"/>
                  <w:rPrChange w:id="4144" w:author="Aishwarya Balan" w:date="2019-03-04T11:52:00Z">
                    <w:rPr>
                      <w:noProof/>
                    </w:rPr>
                  </w:rPrChange>
                </w:rPr>
                <w:delText>SHP-1</w:delText>
              </w:r>
            </w:del>
          </w:p>
        </w:tc>
        <w:tc>
          <w:tcPr>
            <w:tcW w:w="1353" w:type="dxa"/>
            <w:noWrap/>
            <w:hideMark/>
          </w:tcPr>
          <w:p w14:paraId="64843960" w14:textId="3A925B8D" w:rsidR="003A0E20" w:rsidRPr="003277C6" w:rsidDel="009769FC" w:rsidRDefault="003A0E20" w:rsidP="003A0E20">
            <w:pPr>
              <w:pStyle w:val="BodyText"/>
              <w:cnfStyle w:val="000000100000" w:firstRow="0" w:lastRow="0" w:firstColumn="0" w:lastColumn="0" w:oddVBand="0" w:evenVBand="0" w:oddHBand="1" w:evenHBand="0" w:firstRowFirstColumn="0" w:firstRowLastColumn="0" w:lastRowFirstColumn="0" w:lastRowLastColumn="0"/>
              <w:rPr>
                <w:del w:id="4145" w:author="Gaurav Shah" w:date="2019-04-07T10:43:00Z"/>
                <w:noProof/>
                <w:sz w:val="18"/>
                <w:rPrChange w:id="4146" w:author="Aishwarya Balan" w:date="2019-03-04T11:52:00Z">
                  <w:rPr>
                    <w:del w:id="4147" w:author="Gaurav Shah" w:date="2019-04-07T10:43:00Z"/>
                    <w:noProof/>
                  </w:rPr>
                </w:rPrChange>
              </w:rPr>
            </w:pPr>
            <w:del w:id="4148" w:author="Gaurav Shah" w:date="2019-04-07T10:43:00Z">
              <w:r w:rsidRPr="003277C6" w:rsidDel="009769FC">
                <w:rPr>
                  <w:noProof/>
                  <w:sz w:val="18"/>
                  <w:rPrChange w:id="4149" w:author="Aishwarya Balan" w:date="2019-03-04T11:52:00Z">
                    <w:rPr>
                      <w:noProof/>
                    </w:rPr>
                  </w:rPrChange>
                </w:rPr>
                <w:delText>40000</w:delText>
              </w:r>
            </w:del>
          </w:p>
        </w:tc>
        <w:tc>
          <w:tcPr>
            <w:tcW w:w="1032" w:type="dxa"/>
            <w:noWrap/>
            <w:hideMark/>
          </w:tcPr>
          <w:p w14:paraId="3F99FD7A" w14:textId="1BCEF323" w:rsidR="003A0E20" w:rsidRPr="003277C6" w:rsidDel="009769FC" w:rsidRDefault="003A0E20" w:rsidP="003A0E20">
            <w:pPr>
              <w:pStyle w:val="BodyText"/>
              <w:cnfStyle w:val="000000100000" w:firstRow="0" w:lastRow="0" w:firstColumn="0" w:lastColumn="0" w:oddVBand="0" w:evenVBand="0" w:oddHBand="1" w:evenHBand="0" w:firstRowFirstColumn="0" w:firstRowLastColumn="0" w:lastRowFirstColumn="0" w:lastRowLastColumn="0"/>
              <w:rPr>
                <w:del w:id="4150" w:author="Gaurav Shah" w:date="2019-04-07T10:43:00Z"/>
                <w:noProof/>
                <w:sz w:val="18"/>
                <w:rPrChange w:id="4151" w:author="Aishwarya Balan" w:date="2019-03-04T11:52:00Z">
                  <w:rPr>
                    <w:del w:id="4152" w:author="Gaurav Shah" w:date="2019-04-07T10:43:00Z"/>
                    <w:noProof/>
                  </w:rPr>
                </w:rPrChange>
              </w:rPr>
            </w:pPr>
            <w:del w:id="4153" w:author="Gaurav Shah" w:date="2019-04-07T10:43:00Z">
              <w:r w:rsidRPr="003277C6" w:rsidDel="009769FC">
                <w:rPr>
                  <w:noProof/>
                  <w:sz w:val="18"/>
                  <w:rPrChange w:id="4154" w:author="Aishwarya Balan" w:date="2019-03-04T11:52:00Z">
                    <w:rPr>
                      <w:noProof/>
                    </w:rPr>
                  </w:rPrChange>
                </w:rPr>
                <w:delText>EUR</w:delText>
              </w:r>
            </w:del>
          </w:p>
        </w:tc>
        <w:tc>
          <w:tcPr>
            <w:tcW w:w="1757" w:type="dxa"/>
            <w:noWrap/>
            <w:hideMark/>
          </w:tcPr>
          <w:p w14:paraId="119E16DA" w14:textId="6D52410E" w:rsidR="003A0E20" w:rsidRPr="003277C6" w:rsidDel="009769FC" w:rsidRDefault="003A0E20" w:rsidP="003A0E20">
            <w:pPr>
              <w:pStyle w:val="BodyText"/>
              <w:cnfStyle w:val="000000100000" w:firstRow="0" w:lastRow="0" w:firstColumn="0" w:lastColumn="0" w:oddVBand="0" w:evenVBand="0" w:oddHBand="1" w:evenHBand="0" w:firstRowFirstColumn="0" w:firstRowLastColumn="0" w:lastRowFirstColumn="0" w:lastRowLastColumn="0"/>
              <w:rPr>
                <w:del w:id="4155" w:author="Gaurav Shah" w:date="2019-04-07T10:43:00Z"/>
                <w:noProof/>
                <w:sz w:val="18"/>
                <w:rPrChange w:id="4156" w:author="Aishwarya Balan" w:date="2019-03-04T11:52:00Z">
                  <w:rPr>
                    <w:del w:id="4157" w:author="Gaurav Shah" w:date="2019-04-07T10:43:00Z"/>
                    <w:noProof/>
                  </w:rPr>
                </w:rPrChange>
              </w:rPr>
            </w:pPr>
            <w:del w:id="4158" w:author="Gaurav Shah" w:date="2019-04-07T10:43:00Z">
              <w:r w:rsidRPr="003277C6" w:rsidDel="009769FC">
                <w:rPr>
                  <w:noProof/>
                  <w:sz w:val="18"/>
                  <w:rPrChange w:id="4159" w:author="Aishwarya Balan" w:date="2019-03-04T11:52:00Z">
                    <w:rPr>
                      <w:noProof/>
                    </w:rPr>
                  </w:rPrChange>
                </w:rPr>
                <w:delText> </w:delText>
              </w:r>
            </w:del>
          </w:p>
        </w:tc>
      </w:tr>
      <w:tr w:rsidR="003A0E20" w:rsidRPr="003277C6" w:rsidDel="009769FC" w14:paraId="43641678" w14:textId="4ACFAF35" w:rsidTr="009F1EF5">
        <w:trPr>
          <w:trHeight w:val="300"/>
          <w:del w:id="4160" w:author="Gaurav Shah" w:date="2019-04-07T10:43:00Z"/>
        </w:trPr>
        <w:tc>
          <w:tcPr>
            <w:cnfStyle w:val="001000000000" w:firstRow="0" w:lastRow="0" w:firstColumn="1" w:lastColumn="0" w:oddVBand="0" w:evenVBand="0" w:oddHBand="0" w:evenHBand="0" w:firstRowFirstColumn="0" w:firstRowLastColumn="0" w:lastRowFirstColumn="0" w:lastRowLastColumn="0"/>
            <w:tcW w:w="2155" w:type="dxa"/>
            <w:noWrap/>
            <w:hideMark/>
          </w:tcPr>
          <w:p w14:paraId="2CA81C03" w14:textId="3B0D0FF1" w:rsidR="003A0E20" w:rsidRPr="003277C6" w:rsidDel="009769FC" w:rsidRDefault="003A0E20" w:rsidP="003A0E20">
            <w:pPr>
              <w:pStyle w:val="BodyText"/>
              <w:rPr>
                <w:del w:id="4161" w:author="Gaurav Shah" w:date="2019-04-07T10:43:00Z"/>
                <w:noProof/>
                <w:sz w:val="18"/>
                <w:rPrChange w:id="4162" w:author="Aishwarya Balan" w:date="2019-03-04T11:52:00Z">
                  <w:rPr>
                    <w:del w:id="4163" w:author="Gaurav Shah" w:date="2019-04-07T10:43:00Z"/>
                    <w:noProof/>
                  </w:rPr>
                </w:rPrChange>
              </w:rPr>
            </w:pPr>
            <w:del w:id="4164" w:author="Gaurav Shah" w:date="2019-04-07T10:43:00Z">
              <w:r w:rsidRPr="003277C6" w:rsidDel="009769FC">
                <w:rPr>
                  <w:noProof/>
                  <w:sz w:val="18"/>
                  <w:rPrChange w:id="4165" w:author="Aishwarya Balan" w:date="2019-03-04T11:52:00Z">
                    <w:rPr>
                      <w:noProof/>
                    </w:rPr>
                  </w:rPrChange>
                </w:rPr>
                <w:delText>SEZ New Metals</w:delText>
              </w:r>
            </w:del>
          </w:p>
        </w:tc>
        <w:tc>
          <w:tcPr>
            <w:tcW w:w="2589" w:type="dxa"/>
            <w:noWrap/>
            <w:hideMark/>
          </w:tcPr>
          <w:p w14:paraId="48475B1B" w14:textId="7F2966B7" w:rsidR="003A0E20" w:rsidRPr="003277C6" w:rsidDel="009769FC" w:rsidRDefault="003A0E20" w:rsidP="003A0E20">
            <w:pPr>
              <w:pStyle w:val="BodyText"/>
              <w:cnfStyle w:val="000000000000" w:firstRow="0" w:lastRow="0" w:firstColumn="0" w:lastColumn="0" w:oddVBand="0" w:evenVBand="0" w:oddHBand="0" w:evenHBand="0" w:firstRowFirstColumn="0" w:firstRowLastColumn="0" w:lastRowFirstColumn="0" w:lastRowLastColumn="0"/>
              <w:rPr>
                <w:del w:id="4166" w:author="Gaurav Shah" w:date="2019-04-07T10:43:00Z"/>
                <w:noProof/>
                <w:sz w:val="18"/>
                <w:rPrChange w:id="4167" w:author="Aishwarya Balan" w:date="2019-03-04T11:52:00Z">
                  <w:rPr>
                    <w:del w:id="4168" w:author="Gaurav Shah" w:date="2019-04-07T10:43:00Z"/>
                    <w:noProof/>
                  </w:rPr>
                </w:rPrChange>
              </w:rPr>
            </w:pPr>
            <w:del w:id="4169" w:author="Gaurav Shah" w:date="2019-04-07T10:43:00Z">
              <w:r w:rsidRPr="003277C6" w:rsidDel="009769FC">
                <w:rPr>
                  <w:noProof/>
                  <w:sz w:val="18"/>
                  <w:rPrChange w:id="4170" w:author="Aishwarya Balan" w:date="2019-03-04T11:52:00Z">
                    <w:rPr>
                      <w:noProof/>
                    </w:rPr>
                  </w:rPrChange>
                </w:rPr>
                <w:delText>New Orders</w:delText>
              </w:r>
            </w:del>
          </w:p>
        </w:tc>
        <w:tc>
          <w:tcPr>
            <w:tcW w:w="1279" w:type="dxa"/>
            <w:noWrap/>
            <w:hideMark/>
          </w:tcPr>
          <w:p w14:paraId="747F079A" w14:textId="72567656" w:rsidR="003A0E20" w:rsidRPr="003277C6" w:rsidDel="009769FC" w:rsidRDefault="003A0E20" w:rsidP="003A0E20">
            <w:pPr>
              <w:pStyle w:val="BodyText"/>
              <w:cnfStyle w:val="000000000000" w:firstRow="0" w:lastRow="0" w:firstColumn="0" w:lastColumn="0" w:oddVBand="0" w:evenVBand="0" w:oddHBand="0" w:evenHBand="0" w:firstRowFirstColumn="0" w:firstRowLastColumn="0" w:lastRowFirstColumn="0" w:lastRowLastColumn="0"/>
              <w:rPr>
                <w:del w:id="4171" w:author="Gaurav Shah" w:date="2019-04-07T10:43:00Z"/>
                <w:noProof/>
                <w:sz w:val="18"/>
                <w:rPrChange w:id="4172" w:author="Aishwarya Balan" w:date="2019-03-04T11:52:00Z">
                  <w:rPr>
                    <w:del w:id="4173" w:author="Gaurav Shah" w:date="2019-04-07T10:43:00Z"/>
                    <w:noProof/>
                  </w:rPr>
                </w:rPrChange>
              </w:rPr>
            </w:pPr>
            <w:del w:id="4174" w:author="Gaurav Shah" w:date="2019-04-07T10:43:00Z">
              <w:r w:rsidRPr="003277C6" w:rsidDel="009769FC">
                <w:rPr>
                  <w:noProof/>
                  <w:sz w:val="18"/>
                  <w:rPrChange w:id="4175" w:author="Aishwarya Balan" w:date="2019-03-04T11:52:00Z">
                    <w:rPr>
                      <w:noProof/>
                    </w:rPr>
                  </w:rPrChange>
                </w:rPr>
                <w:delText>SC-2</w:delText>
              </w:r>
            </w:del>
          </w:p>
        </w:tc>
        <w:tc>
          <w:tcPr>
            <w:tcW w:w="1353" w:type="dxa"/>
            <w:noWrap/>
            <w:hideMark/>
          </w:tcPr>
          <w:p w14:paraId="48539542" w14:textId="7A06A4D2" w:rsidR="003A0E20" w:rsidRPr="003277C6" w:rsidDel="009769FC" w:rsidRDefault="003A0E20" w:rsidP="003A0E20">
            <w:pPr>
              <w:pStyle w:val="BodyText"/>
              <w:cnfStyle w:val="000000000000" w:firstRow="0" w:lastRow="0" w:firstColumn="0" w:lastColumn="0" w:oddVBand="0" w:evenVBand="0" w:oddHBand="0" w:evenHBand="0" w:firstRowFirstColumn="0" w:firstRowLastColumn="0" w:lastRowFirstColumn="0" w:lastRowLastColumn="0"/>
              <w:rPr>
                <w:del w:id="4176" w:author="Gaurav Shah" w:date="2019-04-07T10:43:00Z"/>
                <w:noProof/>
                <w:sz w:val="18"/>
                <w:rPrChange w:id="4177" w:author="Aishwarya Balan" w:date="2019-03-04T11:52:00Z">
                  <w:rPr>
                    <w:del w:id="4178" w:author="Gaurav Shah" w:date="2019-04-07T10:43:00Z"/>
                    <w:noProof/>
                  </w:rPr>
                </w:rPrChange>
              </w:rPr>
            </w:pPr>
            <w:del w:id="4179" w:author="Gaurav Shah" w:date="2019-04-07T10:43:00Z">
              <w:r w:rsidRPr="003277C6" w:rsidDel="009769FC">
                <w:rPr>
                  <w:noProof/>
                  <w:sz w:val="18"/>
                  <w:rPrChange w:id="4180" w:author="Aishwarya Balan" w:date="2019-03-04T11:52:00Z">
                    <w:rPr>
                      <w:noProof/>
                    </w:rPr>
                  </w:rPrChange>
                </w:rPr>
                <w:delText>30000</w:delText>
              </w:r>
            </w:del>
          </w:p>
        </w:tc>
        <w:tc>
          <w:tcPr>
            <w:tcW w:w="1032" w:type="dxa"/>
            <w:noWrap/>
            <w:hideMark/>
          </w:tcPr>
          <w:p w14:paraId="4991D79F" w14:textId="6BEDF590" w:rsidR="003A0E20" w:rsidRPr="003277C6" w:rsidDel="009769FC" w:rsidRDefault="003A0E20" w:rsidP="003A0E20">
            <w:pPr>
              <w:pStyle w:val="BodyText"/>
              <w:cnfStyle w:val="000000000000" w:firstRow="0" w:lastRow="0" w:firstColumn="0" w:lastColumn="0" w:oddVBand="0" w:evenVBand="0" w:oddHBand="0" w:evenHBand="0" w:firstRowFirstColumn="0" w:firstRowLastColumn="0" w:lastRowFirstColumn="0" w:lastRowLastColumn="0"/>
              <w:rPr>
                <w:del w:id="4181" w:author="Gaurav Shah" w:date="2019-04-07T10:43:00Z"/>
                <w:noProof/>
                <w:sz w:val="18"/>
                <w:rPrChange w:id="4182" w:author="Aishwarya Balan" w:date="2019-03-04T11:52:00Z">
                  <w:rPr>
                    <w:del w:id="4183" w:author="Gaurav Shah" w:date="2019-04-07T10:43:00Z"/>
                    <w:noProof/>
                  </w:rPr>
                </w:rPrChange>
              </w:rPr>
            </w:pPr>
            <w:del w:id="4184" w:author="Gaurav Shah" w:date="2019-04-07T10:43:00Z">
              <w:r w:rsidRPr="003277C6" w:rsidDel="009769FC">
                <w:rPr>
                  <w:noProof/>
                  <w:sz w:val="18"/>
                  <w:rPrChange w:id="4185" w:author="Aishwarya Balan" w:date="2019-03-04T11:52:00Z">
                    <w:rPr>
                      <w:noProof/>
                    </w:rPr>
                  </w:rPrChange>
                </w:rPr>
                <w:delText>EUR</w:delText>
              </w:r>
            </w:del>
          </w:p>
        </w:tc>
        <w:tc>
          <w:tcPr>
            <w:tcW w:w="1757" w:type="dxa"/>
            <w:noWrap/>
            <w:hideMark/>
          </w:tcPr>
          <w:p w14:paraId="7B09D602" w14:textId="22F27719" w:rsidR="003A0E20" w:rsidRPr="003277C6" w:rsidDel="009769FC" w:rsidRDefault="003A0E20" w:rsidP="003A0E20">
            <w:pPr>
              <w:pStyle w:val="BodyText"/>
              <w:cnfStyle w:val="000000000000" w:firstRow="0" w:lastRow="0" w:firstColumn="0" w:lastColumn="0" w:oddVBand="0" w:evenVBand="0" w:oddHBand="0" w:evenHBand="0" w:firstRowFirstColumn="0" w:firstRowLastColumn="0" w:lastRowFirstColumn="0" w:lastRowLastColumn="0"/>
              <w:rPr>
                <w:del w:id="4186" w:author="Gaurav Shah" w:date="2019-04-07T10:43:00Z"/>
                <w:noProof/>
                <w:sz w:val="18"/>
                <w:rPrChange w:id="4187" w:author="Aishwarya Balan" w:date="2019-03-04T11:52:00Z">
                  <w:rPr>
                    <w:del w:id="4188" w:author="Gaurav Shah" w:date="2019-04-07T10:43:00Z"/>
                    <w:noProof/>
                  </w:rPr>
                </w:rPrChange>
              </w:rPr>
            </w:pPr>
            <w:del w:id="4189" w:author="Gaurav Shah" w:date="2019-04-07T10:43:00Z">
              <w:r w:rsidRPr="003277C6" w:rsidDel="009769FC">
                <w:rPr>
                  <w:noProof/>
                  <w:sz w:val="18"/>
                  <w:rPrChange w:id="4190" w:author="Aishwarya Balan" w:date="2019-03-04T11:52:00Z">
                    <w:rPr>
                      <w:noProof/>
                    </w:rPr>
                  </w:rPrChange>
                </w:rPr>
                <w:delText>15-Jan-19</w:delText>
              </w:r>
            </w:del>
          </w:p>
        </w:tc>
      </w:tr>
      <w:tr w:rsidR="003A0E20" w:rsidRPr="003277C6" w:rsidDel="009769FC" w14:paraId="78074B3D" w14:textId="35616772" w:rsidTr="009F1EF5">
        <w:trPr>
          <w:cnfStyle w:val="000000100000" w:firstRow="0" w:lastRow="0" w:firstColumn="0" w:lastColumn="0" w:oddVBand="0" w:evenVBand="0" w:oddHBand="1" w:evenHBand="0" w:firstRowFirstColumn="0" w:firstRowLastColumn="0" w:lastRowFirstColumn="0" w:lastRowLastColumn="0"/>
          <w:trHeight w:val="300"/>
          <w:del w:id="4191" w:author="Gaurav Shah" w:date="2019-04-07T10:43:00Z"/>
        </w:trPr>
        <w:tc>
          <w:tcPr>
            <w:cnfStyle w:val="001000000000" w:firstRow="0" w:lastRow="0" w:firstColumn="1" w:lastColumn="0" w:oddVBand="0" w:evenVBand="0" w:oddHBand="0" w:evenHBand="0" w:firstRowFirstColumn="0" w:firstRowLastColumn="0" w:lastRowFirstColumn="0" w:lastRowLastColumn="0"/>
            <w:tcW w:w="2155" w:type="dxa"/>
            <w:noWrap/>
            <w:hideMark/>
          </w:tcPr>
          <w:p w14:paraId="71BECA4A" w14:textId="1C8155C7" w:rsidR="003A0E20" w:rsidRPr="003277C6" w:rsidDel="009769FC" w:rsidRDefault="003A0E20" w:rsidP="003A0E20">
            <w:pPr>
              <w:pStyle w:val="BodyText"/>
              <w:rPr>
                <w:del w:id="4192" w:author="Gaurav Shah" w:date="2019-04-07T10:43:00Z"/>
                <w:noProof/>
                <w:sz w:val="18"/>
                <w:rPrChange w:id="4193" w:author="Aishwarya Balan" w:date="2019-03-04T11:52:00Z">
                  <w:rPr>
                    <w:del w:id="4194" w:author="Gaurav Shah" w:date="2019-04-07T10:43:00Z"/>
                    <w:noProof/>
                  </w:rPr>
                </w:rPrChange>
              </w:rPr>
            </w:pPr>
            <w:del w:id="4195" w:author="Gaurav Shah" w:date="2019-04-07T10:43:00Z">
              <w:r w:rsidRPr="003277C6" w:rsidDel="009769FC">
                <w:rPr>
                  <w:noProof/>
                  <w:sz w:val="18"/>
                  <w:rPrChange w:id="4196" w:author="Aishwarya Balan" w:date="2019-03-04T11:52:00Z">
                    <w:rPr>
                      <w:noProof/>
                    </w:rPr>
                  </w:rPrChange>
                </w:rPr>
                <w:delText>SEZ New Metals</w:delText>
              </w:r>
            </w:del>
          </w:p>
        </w:tc>
        <w:tc>
          <w:tcPr>
            <w:tcW w:w="2589" w:type="dxa"/>
            <w:noWrap/>
            <w:hideMark/>
          </w:tcPr>
          <w:p w14:paraId="3F636AC6" w14:textId="28C47EBF" w:rsidR="003A0E20" w:rsidRPr="003277C6" w:rsidDel="009769FC" w:rsidRDefault="003A0E20" w:rsidP="003A0E20">
            <w:pPr>
              <w:pStyle w:val="BodyText"/>
              <w:cnfStyle w:val="000000100000" w:firstRow="0" w:lastRow="0" w:firstColumn="0" w:lastColumn="0" w:oddVBand="0" w:evenVBand="0" w:oddHBand="1" w:evenHBand="0" w:firstRowFirstColumn="0" w:firstRowLastColumn="0" w:lastRowFirstColumn="0" w:lastRowLastColumn="0"/>
              <w:rPr>
                <w:del w:id="4197" w:author="Gaurav Shah" w:date="2019-04-07T10:43:00Z"/>
                <w:noProof/>
                <w:sz w:val="18"/>
                <w:rPrChange w:id="4198" w:author="Aishwarya Balan" w:date="2019-03-04T11:52:00Z">
                  <w:rPr>
                    <w:del w:id="4199" w:author="Gaurav Shah" w:date="2019-04-07T10:43:00Z"/>
                    <w:noProof/>
                  </w:rPr>
                </w:rPrChange>
              </w:rPr>
            </w:pPr>
            <w:del w:id="4200" w:author="Gaurav Shah" w:date="2019-04-07T10:43:00Z">
              <w:r w:rsidRPr="003277C6" w:rsidDel="009769FC">
                <w:rPr>
                  <w:noProof/>
                  <w:sz w:val="18"/>
                  <w:rPrChange w:id="4201" w:author="Aishwarya Balan" w:date="2019-03-04T11:52:00Z">
                    <w:rPr>
                      <w:noProof/>
                    </w:rPr>
                  </w:rPrChange>
                </w:rPr>
                <w:delText>New Orders</w:delText>
              </w:r>
            </w:del>
          </w:p>
        </w:tc>
        <w:tc>
          <w:tcPr>
            <w:tcW w:w="1279" w:type="dxa"/>
            <w:noWrap/>
            <w:hideMark/>
          </w:tcPr>
          <w:p w14:paraId="64040B5D" w14:textId="153F3BDB" w:rsidR="003A0E20" w:rsidRPr="003277C6" w:rsidDel="009769FC" w:rsidRDefault="003A0E20" w:rsidP="003A0E20">
            <w:pPr>
              <w:pStyle w:val="BodyText"/>
              <w:cnfStyle w:val="000000100000" w:firstRow="0" w:lastRow="0" w:firstColumn="0" w:lastColumn="0" w:oddVBand="0" w:evenVBand="0" w:oddHBand="1" w:evenHBand="0" w:firstRowFirstColumn="0" w:firstRowLastColumn="0" w:lastRowFirstColumn="0" w:lastRowLastColumn="0"/>
              <w:rPr>
                <w:del w:id="4202" w:author="Gaurav Shah" w:date="2019-04-07T10:43:00Z"/>
                <w:noProof/>
                <w:sz w:val="18"/>
                <w:rPrChange w:id="4203" w:author="Aishwarya Balan" w:date="2019-03-04T11:52:00Z">
                  <w:rPr>
                    <w:del w:id="4204" w:author="Gaurav Shah" w:date="2019-04-07T10:43:00Z"/>
                    <w:noProof/>
                  </w:rPr>
                </w:rPrChange>
              </w:rPr>
            </w:pPr>
            <w:del w:id="4205" w:author="Gaurav Shah" w:date="2019-04-07T10:43:00Z">
              <w:r w:rsidRPr="003277C6" w:rsidDel="009769FC">
                <w:rPr>
                  <w:noProof/>
                  <w:sz w:val="18"/>
                  <w:rPrChange w:id="4206" w:author="Aishwarya Balan" w:date="2019-03-04T11:52:00Z">
                    <w:rPr>
                      <w:noProof/>
                    </w:rPr>
                  </w:rPrChange>
                </w:rPr>
                <w:delText>SC-3</w:delText>
              </w:r>
            </w:del>
          </w:p>
        </w:tc>
        <w:tc>
          <w:tcPr>
            <w:tcW w:w="1353" w:type="dxa"/>
            <w:noWrap/>
            <w:hideMark/>
          </w:tcPr>
          <w:p w14:paraId="0A34DC09" w14:textId="35E80B90" w:rsidR="003A0E20" w:rsidRPr="003277C6" w:rsidDel="009769FC" w:rsidRDefault="003A0E20" w:rsidP="003A0E20">
            <w:pPr>
              <w:pStyle w:val="BodyText"/>
              <w:cnfStyle w:val="000000100000" w:firstRow="0" w:lastRow="0" w:firstColumn="0" w:lastColumn="0" w:oddVBand="0" w:evenVBand="0" w:oddHBand="1" w:evenHBand="0" w:firstRowFirstColumn="0" w:firstRowLastColumn="0" w:lastRowFirstColumn="0" w:lastRowLastColumn="0"/>
              <w:rPr>
                <w:del w:id="4207" w:author="Gaurav Shah" w:date="2019-04-07T10:43:00Z"/>
                <w:noProof/>
                <w:sz w:val="18"/>
                <w:rPrChange w:id="4208" w:author="Aishwarya Balan" w:date="2019-03-04T11:52:00Z">
                  <w:rPr>
                    <w:del w:id="4209" w:author="Gaurav Shah" w:date="2019-04-07T10:43:00Z"/>
                    <w:noProof/>
                  </w:rPr>
                </w:rPrChange>
              </w:rPr>
            </w:pPr>
            <w:del w:id="4210" w:author="Gaurav Shah" w:date="2019-04-07T10:43:00Z">
              <w:r w:rsidRPr="003277C6" w:rsidDel="009769FC">
                <w:rPr>
                  <w:noProof/>
                  <w:sz w:val="18"/>
                  <w:rPrChange w:id="4211" w:author="Aishwarya Balan" w:date="2019-03-04T11:52:00Z">
                    <w:rPr>
                      <w:noProof/>
                    </w:rPr>
                  </w:rPrChange>
                </w:rPr>
                <w:delText>20000</w:delText>
              </w:r>
            </w:del>
          </w:p>
        </w:tc>
        <w:tc>
          <w:tcPr>
            <w:tcW w:w="1032" w:type="dxa"/>
            <w:noWrap/>
            <w:hideMark/>
          </w:tcPr>
          <w:p w14:paraId="28E9F24E" w14:textId="22106656" w:rsidR="003A0E20" w:rsidRPr="003277C6" w:rsidDel="009769FC" w:rsidRDefault="003A0E20" w:rsidP="003A0E20">
            <w:pPr>
              <w:pStyle w:val="BodyText"/>
              <w:cnfStyle w:val="000000100000" w:firstRow="0" w:lastRow="0" w:firstColumn="0" w:lastColumn="0" w:oddVBand="0" w:evenVBand="0" w:oddHBand="1" w:evenHBand="0" w:firstRowFirstColumn="0" w:firstRowLastColumn="0" w:lastRowFirstColumn="0" w:lastRowLastColumn="0"/>
              <w:rPr>
                <w:del w:id="4212" w:author="Gaurav Shah" w:date="2019-04-07T10:43:00Z"/>
                <w:noProof/>
                <w:sz w:val="18"/>
                <w:rPrChange w:id="4213" w:author="Aishwarya Balan" w:date="2019-03-04T11:52:00Z">
                  <w:rPr>
                    <w:del w:id="4214" w:author="Gaurav Shah" w:date="2019-04-07T10:43:00Z"/>
                    <w:noProof/>
                  </w:rPr>
                </w:rPrChange>
              </w:rPr>
            </w:pPr>
            <w:del w:id="4215" w:author="Gaurav Shah" w:date="2019-04-07T10:43:00Z">
              <w:r w:rsidRPr="003277C6" w:rsidDel="009769FC">
                <w:rPr>
                  <w:noProof/>
                  <w:sz w:val="18"/>
                  <w:rPrChange w:id="4216" w:author="Aishwarya Balan" w:date="2019-03-04T11:52:00Z">
                    <w:rPr>
                      <w:noProof/>
                    </w:rPr>
                  </w:rPrChange>
                </w:rPr>
                <w:delText>EUR</w:delText>
              </w:r>
            </w:del>
          </w:p>
        </w:tc>
        <w:tc>
          <w:tcPr>
            <w:tcW w:w="1757" w:type="dxa"/>
            <w:noWrap/>
            <w:hideMark/>
          </w:tcPr>
          <w:p w14:paraId="3201542F" w14:textId="6A32AE9B" w:rsidR="003A0E20" w:rsidRPr="003277C6" w:rsidDel="009769FC" w:rsidRDefault="003A0E20" w:rsidP="003A0E20">
            <w:pPr>
              <w:pStyle w:val="BodyText"/>
              <w:cnfStyle w:val="000000100000" w:firstRow="0" w:lastRow="0" w:firstColumn="0" w:lastColumn="0" w:oddVBand="0" w:evenVBand="0" w:oddHBand="1" w:evenHBand="0" w:firstRowFirstColumn="0" w:firstRowLastColumn="0" w:lastRowFirstColumn="0" w:lastRowLastColumn="0"/>
              <w:rPr>
                <w:del w:id="4217" w:author="Gaurav Shah" w:date="2019-04-07T10:43:00Z"/>
                <w:noProof/>
                <w:sz w:val="18"/>
                <w:rPrChange w:id="4218" w:author="Aishwarya Balan" w:date="2019-03-04T11:52:00Z">
                  <w:rPr>
                    <w:del w:id="4219" w:author="Gaurav Shah" w:date="2019-04-07T10:43:00Z"/>
                    <w:noProof/>
                  </w:rPr>
                </w:rPrChange>
              </w:rPr>
            </w:pPr>
            <w:del w:id="4220" w:author="Gaurav Shah" w:date="2019-04-07T10:43:00Z">
              <w:r w:rsidRPr="003277C6" w:rsidDel="009769FC">
                <w:rPr>
                  <w:noProof/>
                  <w:sz w:val="18"/>
                  <w:rPrChange w:id="4221" w:author="Aishwarya Balan" w:date="2019-03-04T11:52:00Z">
                    <w:rPr>
                      <w:noProof/>
                    </w:rPr>
                  </w:rPrChange>
                </w:rPr>
                <w:delText>18-Apr-19</w:delText>
              </w:r>
            </w:del>
          </w:p>
        </w:tc>
      </w:tr>
      <w:tr w:rsidR="003A0E20" w:rsidRPr="003277C6" w:rsidDel="009769FC" w14:paraId="5F7906DD" w14:textId="0EBE1976" w:rsidTr="009F1EF5">
        <w:trPr>
          <w:trHeight w:val="300"/>
          <w:del w:id="4222" w:author="Gaurav Shah" w:date="2019-04-07T10:43:00Z"/>
        </w:trPr>
        <w:tc>
          <w:tcPr>
            <w:cnfStyle w:val="001000000000" w:firstRow="0" w:lastRow="0" w:firstColumn="1" w:lastColumn="0" w:oddVBand="0" w:evenVBand="0" w:oddHBand="0" w:evenHBand="0" w:firstRowFirstColumn="0" w:firstRowLastColumn="0" w:lastRowFirstColumn="0" w:lastRowLastColumn="0"/>
            <w:tcW w:w="2155" w:type="dxa"/>
            <w:noWrap/>
            <w:hideMark/>
          </w:tcPr>
          <w:p w14:paraId="4ADE5DE4" w14:textId="74CA52E8" w:rsidR="003A0E20" w:rsidRPr="003277C6" w:rsidDel="009769FC" w:rsidRDefault="003A0E20" w:rsidP="003A0E20">
            <w:pPr>
              <w:pStyle w:val="BodyText"/>
              <w:rPr>
                <w:del w:id="4223" w:author="Gaurav Shah" w:date="2019-04-07T10:43:00Z"/>
                <w:noProof/>
                <w:sz w:val="18"/>
                <w:rPrChange w:id="4224" w:author="Aishwarya Balan" w:date="2019-03-04T11:52:00Z">
                  <w:rPr>
                    <w:del w:id="4225" w:author="Gaurav Shah" w:date="2019-04-07T10:43:00Z"/>
                    <w:noProof/>
                  </w:rPr>
                </w:rPrChange>
              </w:rPr>
            </w:pPr>
            <w:del w:id="4226" w:author="Gaurav Shah" w:date="2019-04-07T10:43:00Z">
              <w:r w:rsidRPr="003277C6" w:rsidDel="009769FC">
                <w:rPr>
                  <w:noProof/>
                  <w:sz w:val="18"/>
                  <w:rPrChange w:id="4227" w:author="Aishwarya Balan" w:date="2019-03-04T11:52:00Z">
                    <w:rPr>
                      <w:noProof/>
                    </w:rPr>
                  </w:rPrChange>
                </w:rPr>
                <w:delText>SEZ New Metals</w:delText>
              </w:r>
            </w:del>
          </w:p>
        </w:tc>
        <w:tc>
          <w:tcPr>
            <w:tcW w:w="2589" w:type="dxa"/>
            <w:noWrap/>
            <w:hideMark/>
          </w:tcPr>
          <w:p w14:paraId="4FC4E20C" w14:textId="10DB8DF6" w:rsidR="003A0E20" w:rsidRPr="003277C6" w:rsidDel="009769FC" w:rsidRDefault="003A0E20" w:rsidP="003A0E20">
            <w:pPr>
              <w:pStyle w:val="BodyText"/>
              <w:cnfStyle w:val="000000000000" w:firstRow="0" w:lastRow="0" w:firstColumn="0" w:lastColumn="0" w:oddVBand="0" w:evenVBand="0" w:oddHBand="0" w:evenHBand="0" w:firstRowFirstColumn="0" w:firstRowLastColumn="0" w:lastRowFirstColumn="0" w:lastRowLastColumn="0"/>
              <w:rPr>
                <w:del w:id="4228" w:author="Gaurav Shah" w:date="2019-04-07T10:43:00Z"/>
                <w:noProof/>
                <w:sz w:val="18"/>
                <w:rPrChange w:id="4229" w:author="Aishwarya Balan" w:date="2019-03-04T11:52:00Z">
                  <w:rPr>
                    <w:del w:id="4230" w:author="Gaurav Shah" w:date="2019-04-07T10:43:00Z"/>
                    <w:noProof/>
                  </w:rPr>
                </w:rPrChange>
              </w:rPr>
            </w:pPr>
            <w:del w:id="4231" w:author="Gaurav Shah" w:date="2019-04-07T10:43:00Z">
              <w:r w:rsidRPr="003277C6" w:rsidDel="009769FC">
                <w:rPr>
                  <w:noProof/>
                  <w:sz w:val="18"/>
                  <w:rPrChange w:id="4232" w:author="Aishwarya Balan" w:date="2019-03-04T11:52:00Z">
                    <w:rPr>
                      <w:noProof/>
                    </w:rPr>
                  </w:rPrChange>
                </w:rPr>
                <w:delText>New Orders</w:delText>
              </w:r>
            </w:del>
          </w:p>
        </w:tc>
        <w:tc>
          <w:tcPr>
            <w:tcW w:w="1279" w:type="dxa"/>
            <w:noWrap/>
            <w:hideMark/>
          </w:tcPr>
          <w:p w14:paraId="4F20C79E" w14:textId="51E1DDA0" w:rsidR="003A0E20" w:rsidRPr="003277C6" w:rsidDel="009769FC" w:rsidRDefault="003A0E20" w:rsidP="003A0E20">
            <w:pPr>
              <w:pStyle w:val="BodyText"/>
              <w:cnfStyle w:val="000000000000" w:firstRow="0" w:lastRow="0" w:firstColumn="0" w:lastColumn="0" w:oddVBand="0" w:evenVBand="0" w:oddHBand="0" w:evenHBand="0" w:firstRowFirstColumn="0" w:firstRowLastColumn="0" w:lastRowFirstColumn="0" w:lastRowLastColumn="0"/>
              <w:rPr>
                <w:del w:id="4233" w:author="Gaurav Shah" w:date="2019-04-07T10:43:00Z"/>
                <w:noProof/>
                <w:sz w:val="18"/>
                <w:rPrChange w:id="4234" w:author="Aishwarya Balan" w:date="2019-03-04T11:52:00Z">
                  <w:rPr>
                    <w:del w:id="4235" w:author="Gaurav Shah" w:date="2019-04-07T10:43:00Z"/>
                    <w:noProof/>
                  </w:rPr>
                </w:rPrChange>
              </w:rPr>
            </w:pPr>
            <w:del w:id="4236" w:author="Gaurav Shah" w:date="2019-04-07T10:43:00Z">
              <w:r w:rsidRPr="003277C6" w:rsidDel="009769FC">
                <w:rPr>
                  <w:noProof/>
                  <w:sz w:val="18"/>
                  <w:rPrChange w:id="4237" w:author="Aishwarya Balan" w:date="2019-03-04T11:52:00Z">
                    <w:rPr>
                      <w:noProof/>
                    </w:rPr>
                  </w:rPrChange>
                </w:rPr>
                <w:delText>SC-4</w:delText>
              </w:r>
            </w:del>
          </w:p>
        </w:tc>
        <w:tc>
          <w:tcPr>
            <w:tcW w:w="1353" w:type="dxa"/>
            <w:noWrap/>
            <w:hideMark/>
          </w:tcPr>
          <w:p w14:paraId="3796C966" w14:textId="610012FF" w:rsidR="003A0E20" w:rsidRPr="003277C6" w:rsidDel="009769FC" w:rsidRDefault="003A0E20" w:rsidP="003A0E20">
            <w:pPr>
              <w:pStyle w:val="BodyText"/>
              <w:cnfStyle w:val="000000000000" w:firstRow="0" w:lastRow="0" w:firstColumn="0" w:lastColumn="0" w:oddVBand="0" w:evenVBand="0" w:oddHBand="0" w:evenHBand="0" w:firstRowFirstColumn="0" w:firstRowLastColumn="0" w:lastRowFirstColumn="0" w:lastRowLastColumn="0"/>
              <w:rPr>
                <w:del w:id="4238" w:author="Gaurav Shah" w:date="2019-04-07T10:43:00Z"/>
                <w:noProof/>
                <w:sz w:val="18"/>
                <w:rPrChange w:id="4239" w:author="Aishwarya Balan" w:date="2019-03-04T11:52:00Z">
                  <w:rPr>
                    <w:del w:id="4240" w:author="Gaurav Shah" w:date="2019-04-07T10:43:00Z"/>
                    <w:noProof/>
                  </w:rPr>
                </w:rPrChange>
              </w:rPr>
            </w:pPr>
            <w:del w:id="4241" w:author="Gaurav Shah" w:date="2019-04-07T10:43:00Z">
              <w:r w:rsidRPr="003277C6" w:rsidDel="009769FC">
                <w:rPr>
                  <w:noProof/>
                  <w:sz w:val="18"/>
                  <w:rPrChange w:id="4242" w:author="Aishwarya Balan" w:date="2019-03-04T11:52:00Z">
                    <w:rPr>
                      <w:noProof/>
                    </w:rPr>
                  </w:rPrChange>
                </w:rPr>
                <w:delText>150000</w:delText>
              </w:r>
            </w:del>
          </w:p>
        </w:tc>
        <w:tc>
          <w:tcPr>
            <w:tcW w:w="1032" w:type="dxa"/>
            <w:noWrap/>
            <w:hideMark/>
          </w:tcPr>
          <w:p w14:paraId="2EB90F18" w14:textId="5AE5B29A" w:rsidR="003A0E20" w:rsidRPr="003277C6" w:rsidDel="009769FC" w:rsidRDefault="003A0E20" w:rsidP="003A0E20">
            <w:pPr>
              <w:pStyle w:val="BodyText"/>
              <w:cnfStyle w:val="000000000000" w:firstRow="0" w:lastRow="0" w:firstColumn="0" w:lastColumn="0" w:oddVBand="0" w:evenVBand="0" w:oddHBand="0" w:evenHBand="0" w:firstRowFirstColumn="0" w:firstRowLastColumn="0" w:lastRowFirstColumn="0" w:lastRowLastColumn="0"/>
              <w:rPr>
                <w:del w:id="4243" w:author="Gaurav Shah" w:date="2019-04-07T10:43:00Z"/>
                <w:noProof/>
                <w:sz w:val="18"/>
                <w:rPrChange w:id="4244" w:author="Aishwarya Balan" w:date="2019-03-04T11:52:00Z">
                  <w:rPr>
                    <w:del w:id="4245" w:author="Gaurav Shah" w:date="2019-04-07T10:43:00Z"/>
                    <w:noProof/>
                  </w:rPr>
                </w:rPrChange>
              </w:rPr>
            </w:pPr>
            <w:del w:id="4246" w:author="Gaurav Shah" w:date="2019-04-07T10:43:00Z">
              <w:r w:rsidRPr="003277C6" w:rsidDel="009769FC">
                <w:rPr>
                  <w:noProof/>
                  <w:sz w:val="18"/>
                  <w:rPrChange w:id="4247" w:author="Aishwarya Balan" w:date="2019-03-04T11:52:00Z">
                    <w:rPr>
                      <w:noProof/>
                    </w:rPr>
                  </w:rPrChange>
                </w:rPr>
                <w:delText>EUR</w:delText>
              </w:r>
            </w:del>
          </w:p>
        </w:tc>
        <w:tc>
          <w:tcPr>
            <w:tcW w:w="1757" w:type="dxa"/>
            <w:noWrap/>
            <w:hideMark/>
          </w:tcPr>
          <w:p w14:paraId="0C84D8AC" w14:textId="3901A25A" w:rsidR="003A0E20" w:rsidRPr="003277C6" w:rsidDel="009769FC" w:rsidRDefault="003A0E20" w:rsidP="003A0E20">
            <w:pPr>
              <w:pStyle w:val="BodyText"/>
              <w:cnfStyle w:val="000000000000" w:firstRow="0" w:lastRow="0" w:firstColumn="0" w:lastColumn="0" w:oddVBand="0" w:evenVBand="0" w:oddHBand="0" w:evenHBand="0" w:firstRowFirstColumn="0" w:firstRowLastColumn="0" w:lastRowFirstColumn="0" w:lastRowLastColumn="0"/>
              <w:rPr>
                <w:del w:id="4248" w:author="Gaurav Shah" w:date="2019-04-07T10:43:00Z"/>
                <w:noProof/>
                <w:sz w:val="18"/>
                <w:rPrChange w:id="4249" w:author="Aishwarya Balan" w:date="2019-03-04T11:52:00Z">
                  <w:rPr>
                    <w:del w:id="4250" w:author="Gaurav Shah" w:date="2019-04-07T10:43:00Z"/>
                    <w:noProof/>
                  </w:rPr>
                </w:rPrChange>
              </w:rPr>
            </w:pPr>
            <w:del w:id="4251" w:author="Gaurav Shah" w:date="2019-04-07T10:43:00Z">
              <w:r w:rsidRPr="003277C6" w:rsidDel="009769FC">
                <w:rPr>
                  <w:noProof/>
                  <w:sz w:val="18"/>
                  <w:rPrChange w:id="4252" w:author="Aishwarya Balan" w:date="2019-03-04T11:52:00Z">
                    <w:rPr>
                      <w:noProof/>
                    </w:rPr>
                  </w:rPrChange>
                </w:rPr>
                <w:delText>21-Mar-19</w:delText>
              </w:r>
            </w:del>
          </w:p>
        </w:tc>
      </w:tr>
      <w:tr w:rsidR="003A0E20" w:rsidRPr="003277C6" w:rsidDel="009769FC" w14:paraId="309C6622" w14:textId="27286355" w:rsidTr="009F1EF5">
        <w:trPr>
          <w:cnfStyle w:val="000000100000" w:firstRow="0" w:lastRow="0" w:firstColumn="0" w:lastColumn="0" w:oddVBand="0" w:evenVBand="0" w:oddHBand="1" w:evenHBand="0" w:firstRowFirstColumn="0" w:firstRowLastColumn="0" w:lastRowFirstColumn="0" w:lastRowLastColumn="0"/>
          <w:trHeight w:val="300"/>
          <w:del w:id="4253" w:author="Gaurav Shah" w:date="2019-04-07T10:43:00Z"/>
        </w:trPr>
        <w:tc>
          <w:tcPr>
            <w:cnfStyle w:val="001000000000" w:firstRow="0" w:lastRow="0" w:firstColumn="1" w:lastColumn="0" w:oddVBand="0" w:evenVBand="0" w:oddHBand="0" w:evenHBand="0" w:firstRowFirstColumn="0" w:firstRowLastColumn="0" w:lastRowFirstColumn="0" w:lastRowLastColumn="0"/>
            <w:tcW w:w="2155" w:type="dxa"/>
            <w:noWrap/>
            <w:hideMark/>
          </w:tcPr>
          <w:p w14:paraId="410937F5" w14:textId="2DE37146" w:rsidR="003A0E20" w:rsidRPr="003277C6" w:rsidDel="009769FC" w:rsidRDefault="003A0E20" w:rsidP="003A0E20">
            <w:pPr>
              <w:pStyle w:val="BodyText"/>
              <w:rPr>
                <w:del w:id="4254" w:author="Gaurav Shah" w:date="2019-04-07T10:43:00Z"/>
                <w:noProof/>
                <w:sz w:val="18"/>
                <w:rPrChange w:id="4255" w:author="Aishwarya Balan" w:date="2019-03-04T11:52:00Z">
                  <w:rPr>
                    <w:del w:id="4256" w:author="Gaurav Shah" w:date="2019-04-07T10:43:00Z"/>
                    <w:noProof/>
                  </w:rPr>
                </w:rPrChange>
              </w:rPr>
            </w:pPr>
            <w:del w:id="4257" w:author="Gaurav Shah" w:date="2019-04-07T10:43:00Z">
              <w:r w:rsidRPr="003277C6" w:rsidDel="009769FC">
                <w:rPr>
                  <w:noProof/>
                  <w:sz w:val="18"/>
                  <w:rPrChange w:id="4258" w:author="Aishwarya Balan" w:date="2019-03-04T11:52:00Z">
                    <w:rPr>
                      <w:noProof/>
                    </w:rPr>
                  </w:rPrChange>
                </w:rPr>
                <w:delText>SEZ New Metals</w:delText>
              </w:r>
            </w:del>
          </w:p>
        </w:tc>
        <w:tc>
          <w:tcPr>
            <w:tcW w:w="2589" w:type="dxa"/>
            <w:noWrap/>
            <w:hideMark/>
          </w:tcPr>
          <w:p w14:paraId="19B48C85" w14:textId="097D671F" w:rsidR="003A0E20" w:rsidRPr="003277C6" w:rsidDel="009769FC" w:rsidRDefault="003A0E20" w:rsidP="003A0E20">
            <w:pPr>
              <w:pStyle w:val="BodyText"/>
              <w:cnfStyle w:val="000000100000" w:firstRow="0" w:lastRow="0" w:firstColumn="0" w:lastColumn="0" w:oddVBand="0" w:evenVBand="0" w:oddHBand="1" w:evenHBand="0" w:firstRowFirstColumn="0" w:firstRowLastColumn="0" w:lastRowFirstColumn="0" w:lastRowLastColumn="0"/>
              <w:rPr>
                <w:del w:id="4259" w:author="Gaurav Shah" w:date="2019-04-07T10:43:00Z"/>
                <w:noProof/>
                <w:sz w:val="18"/>
                <w:rPrChange w:id="4260" w:author="Aishwarya Balan" w:date="2019-03-04T11:52:00Z">
                  <w:rPr>
                    <w:del w:id="4261" w:author="Gaurav Shah" w:date="2019-04-07T10:43:00Z"/>
                    <w:noProof/>
                  </w:rPr>
                </w:rPrChange>
              </w:rPr>
            </w:pPr>
            <w:del w:id="4262" w:author="Gaurav Shah" w:date="2019-04-07T10:43:00Z">
              <w:r w:rsidRPr="003277C6" w:rsidDel="009769FC">
                <w:rPr>
                  <w:noProof/>
                  <w:sz w:val="18"/>
                  <w:rPrChange w:id="4263" w:author="Aishwarya Balan" w:date="2019-03-04T11:52:00Z">
                    <w:rPr>
                      <w:noProof/>
                    </w:rPr>
                  </w:rPrChange>
                </w:rPr>
                <w:delText>New Orders</w:delText>
              </w:r>
            </w:del>
          </w:p>
        </w:tc>
        <w:tc>
          <w:tcPr>
            <w:tcW w:w="1279" w:type="dxa"/>
            <w:noWrap/>
            <w:hideMark/>
          </w:tcPr>
          <w:p w14:paraId="3E7F8DFA" w14:textId="2AE9B7D3" w:rsidR="003A0E20" w:rsidRPr="003277C6" w:rsidDel="009769FC" w:rsidRDefault="003A0E20" w:rsidP="003A0E20">
            <w:pPr>
              <w:pStyle w:val="BodyText"/>
              <w:cnfStyle w:val="000000100000" w:firstRow="0" w:lastRow="0" w:firstColumn="0" w:lastColumn="0" w:oddVBand="0" w:evenVBand="0" w:oddHBand="1" w:evenHBand="0" w:firstRowFirstColumn="0" w:firstRowLastColumn="0" w:lastRowFirstColumn="0" w:lastRowLastColumn="0"/>
              <w:rPr>
                <w:del w:id="4264" w:author="Gaurav Shah" w:date="2019-04-07T10:43:00Z"/>
                <w:noProof/>
                <w:sz w:val="18"/>
                <w:rPrChange w:id="4265" w:author="Aishwarya Balan" w:date="2019-03-04T11:52:00Z">
                  <w:rPr>
                    <w:del w:id="4266" w:author="Gaurav Shah" w:date="2019-04-07T10:43:00Z"/>
                    <w:noProof/>
                  </w:rPr>
                </w:rPrChange>
              </w:rPr>
            </w:pPr>
            <w:del w:id="4267" w:author="Gaurav Shah" w:date="2019-04-07T10:43:00Z">
              <w:r w:rsidRPr="003277C6" w:rsidDel="009769FC">
                <w:rPr>
                  <w:noProof/>
                  <w:sz w:val="18"/>
                  <w:rPrChange w:id="4268" w:author="Aishwarya Balan" w:date="2019-03-04T11:52:00Z">
                    <w:rPr>
                      <w:noProof/>
                    </w:rPr>
                  </w:rPrChange>
                </w:rPr>
                <w:delText>SC-5</w:delText>
              </w:r>
            </w:del>
          </w:p>
        </w:tc>
        <w:tc>
          <w:tcPr>
            <w:tcW w:w="1353" w:type="dxa"/>
            <w:noWrap/>
            <w:hideMark/>
          </w:tcPr>
          <w:p w14:paraId="3E768A7C" w14:textId="633DEFE5" w:rsidR="003A0E20" w:rsidRPr="003277C6" w:rsidDel="009769FC" w:rsidRDefault="003A0E20" w:rsidP="003A0E20">
            <w:pPr>
              <w:pStyle w:val="BodyText"/>
              <w:cnfStyle w:val="000000100000" w:firstRow="0" w:lastRow="0" w:firstColumn="0" w:lastColumn="0" w:oddVBand="0" w:evenVBand="0" w:oddHBand="1" w:evenHBand="0" w:firstRowFirstColumn="0" w:firstRowLastColumn="0" w:lastRowFirstColumn="0" w:lastRowLastColumn="0"/>
              <w:rPr>
                <w:del w:id="4269" w:author="Gaurav Shah" w:date="2019-04-07T10:43:00Z"/>
                <w:noProof/>
                <w:sz w:val="18"/>
                <w:rPrChange w:id="4270" w:author="Aishwarya Balan" w:date="2019-03-04T11:52:00Z">
                  <w:rPr>
                    <w:del w:id="4271" w:author="Gaurav Shah" w:date="2019-04-07T10:43:00Z"/>
                    <w:noProof/>
                  </w:rPr>
                </w:rPrChange>
              </w:rPr>
            </w:pPr>
            <w:del w:id="4272" w:author="Gaurav Shah" w:date="2019-04-07T10:43:00Z">
              <w:r w:rsidRPr="003277C6" w:rsidDel="009769FC">
                <w:rPr>
                  <w:noProof/>
                  <w:sz w:val="18"/>
                  <w:rPrChange w:id="4273" w:author="Aishwarya Balan" w:date="2019-03-04T11:52:00Z">
                    <w:rPr>
                      <w:noProof/>
                    </w:rPr>
                  </w:rPrChange>
                </w:rPr>
                <w:delText>25000</w:delText>
              </w:r>
            </w:del>
          </w:p>
        </w:tc>
        <w:tc>
          <w:tcPr>
            <w:tcW w:w="1032" w:type="dxa"/>
            <w:noWrap/>
            <w:hideMark/>
          </w:tcPr>
          <w:p w14:paraId="64AB88A4" w14:textId="5A2900A7" w:rsidR="003A0E20" w:rsidRPr="003277C6" w:rsidDel="009769FC" w:rsidRDefault="003A0E20" w:rsidP="003A0E20">
            <w:pPr>
              <w:pStyle w:val="BodyText"/>
              <w:cnfStyle w:val="000000100000" w:firstRow="0" w:lastRow="0" w:firstColumn="0" w:lastColumn="0" w:oddVBand="0" w:evenVBand="0" w:oddHBand="1" w:evenHBand="0" w:firstRowFirstColumn="0" w:firstRowLastColumn="0" w:lastRowFirstColumn="0" w:lastRowLastColumn="0"/>
              <w:rPr>
                <w:del w:id="4274" w:author="Gaurav Shah" w:date="2019-04-07T10:43:00Z"/>
                <w:noProof/>
                <w:sz w:val="18"/>
                <w:rPrChange w:id="4275" w:author="Aishwarya Balan" w:date="2019-03-04T11:52:00Z">
                  <w:rPr>
                    <w:del w:id="4276" w:author="Gaurav Shah" w:date="2019-04-07T10:43:00Z"/>
                    <w:noProof/>
                  </w:rPr>
                </w:rPrChange>
              </w:rPr>
            </w:pPr>
            <w:del w:id="4277" w:author="Gaurav Shah" w:date="2019-04-07T10:43:00Z">
              <w:r w:rsidRPr="003277C6" w:rsidDel="009769FC">
                <w:rPr>
                  <w:noProof/>
                  <w:sz w:val="18"/>
                  <w:rPrChange w:id="4278" w:author="Aishwarya Balan" w:date="2019-03-04T11:52:00Z">
                    <w:rPr>
                      <w:noProof/>
                    </w:rPr>
                  </w:rPrChange>
                </w:rPr>
                <w:delText>EUR</w:delText>
              </w:r>
            </w:del>
          </w:p>
        </w:tc>
        <w:tc>
          <w:tcPr>
            <w:tcW w:w="1757" w:type="dxa"/>
            <w:noWrap/>
            <w:hideMark/>
          </w:tcPr>
          <w:p w14:paraId="23A5F45D" w14:textId="720AE60D" w:rsidR="003A0E20" w:rsidRPr="003277C6" w:rsidDel="009769FC" w:rsidRDefault="003A0E20" w:rsidP="003A0E20">
            <w:pPr>
              <w:pStyle w:val="BodyText"/>
              <w:cnfStyle w:val="000000100000" w:firstRow="0" w:lastRow="0" w:firstColumn="0" w:lastColumn="0" w:oddVBand="0" w:evenVBand="0" w:oddHBand="1" w:evenHBand="0" w:firstRowFirstColumn="0" w:firstRowLastColumn="0" w:lastRowFirstColumn="0" w:lastRowLastColumn="0"/>
              <w:rPr>
                <w:del w:id="4279" w:author="Gaurav Shah" w:date="2019-04-07T10:43:00Z"/>
                <w:noProof/>
                <w:sz w:val="18"/>
                <w:rPrChange w:id="4280" w:author="Aishwarya Balan" w:date="2019-03-04T11:52:00Z">
                  <w:rPr>
                    <w:del w:id="4281" w:author="Gaurav Shah" w:date="2019-04-07T10:43:00Z"/>
                    <w:noProof/>
                  </w:rPr>
                </w:rPrChange>
              </w:rPr>
            </w:pPr>
            <w:del w:id="4282" w:author="Gaurav Shah" w:date="2019-04-07T10:43:00Z">
              <w:r w:rsidRPr="003277C6" w:rsidDel="009769FC">
                <w:rPr>
                  <w:noProof/>
                  <w:sz w:val="18"/>
                  <w:rPrChange w:id="4283" w:author="Aishwarya Balan" w:date="2019-03-04T11:52:00Z">
                    <w:rPr>
                      <w:noProof/>
                    </w:rPr>
                  </w:rPrChange>
                </w:rPr>
                <w:delText>12-Feb-19</w:delText>
              </w:r>
            </w:del>
          </w:p>
        </w:tc>
      </w:tr>
    </w:tbl>
    <w:p w14:paraId="7B06F1BA" w14:textId="537768DA" w:rsidR="003A0E20" w:rsidRPr="003277C6" w:rsidDel="009769FC" w:rsidRDefault="003A0E20" w:rsidP="006F24A8">
      <w:pPr>
        <w:pStyle w:val="BodyText"/>
        <w:rPr>
          <w:del w:id="4284" w:author="Gaurav Shah" w:date="2019-04-07T10:43:00Z"/>
          <w:noProof/>
          <w:sz w:val="18"/>
          <w:rPrChange w:id="4285" w:author="Aishwarya Balan" w:date="2019-03-04T11:52:00Z">
            <w:rPr>
              <w:del w:id="4286" w:author="Gaurav Shah" w:date="2019-04-07T10:43:00Z"/>
              <w:noProof/>
            </w:rPr>
          </w:rPrChange>
        </w:rPr>
      </w:pPr>
    </w:p>
    <w:p w14:paraId="0C94A8A9" w14:textId="021BCD88" w:rsidR="006E2C3B" w:rsidRDefault="006E2C3B" w:rsidP="006E2C3B">
      <w:pPr>
        <w:pStyle w:val="Heading1"/>
        <w:rPr>
          <w:ins w:id="4287" w:author="Gaurav Shah" w:date="2019-04-07T10:02:00Z"/>
          <w:noProof/>
        </w:rPr>
      </w:pPr>
      <w:ins w:id="4288" w:author="Gaurav Shah" w:date="2019-04-07T09:52:00Z">
        <w:r>
          <w:rPr>
            <w:noProof/>
          </w:rPr>
          <w:lastRenderedPageBreak/>
          <w:t>Credit Risk Calculations</w:t>
        </w:r>
      </w:ins>
    </w:p>
    <w:p w14:paraId="7FA87FCB" w14:textId="2086D102" w:rsidR="006E2C3B" w:rsidRDefault="009769FC" w:rsidP="006E2C3B">
      <w:pPr>
        <w:pStyle w:val="BodyText"/>
        <w:rPr>
          <w:ins w:id="4289" w:author="Gaurav Shah" w:date="2019-04-07T10:02:00Z"/>
        </w:rPr>
      </w:pPr>
      <w:ins w:id="4290" w:author="Gaurav Shah" w:date="2019-04-07T10:40:00Z">
        <w:r>
          <w:t xml:space="preserve">The following </w:t>
        </w:r>
      </w:ins>
      <w:ins w:id="4291" w:author="Gaurav Shah" w:date="2019-04-07T10:42:00Z">
        <w:r>
          <w:t>gives</w:t>
        </w:r>
      </w:ins>
      <w:ins w:id="4292" w:author="Gaurav Shah" w:date="2019-04-07T10:40:00Z">
        <w:r>
          <w:t xml:space="preserve"> the </w:t>
        </w:r>
      </w:ins>
      <w:ins w:id="4293" w:author="Gaurav Shah" w:date="2019-04-07T10:41:00Z">
        <w:r>
          <w:t xml:space="preserve">break-up of </w:t>
        </w:r>
      </w:ins>
      <w:ins w:id="4294" w:author="Gaurav Shah" w:date="2019-04-07T10:40:00Z">
        <w:r>
          <w:t>steps</w:t>
        </w:r>
      </w:ins>
      <w:ins w:id="4295" w:author="Gaurav Shah" w:date="2019-04-07T10:42:00Z">
        <w:r>
          <w:t xml:space="preserve"> and flows</w:t>
        </w:r>
      </w:ins>
      <w:ins w:id="4296" w:author="Gaurav Shah" w:date="2019-04-07T10:41:00Z">
        <w:r>
          <w:t xml:space="preserve"> between TRM App and Credit Risk App.</w:t>
        </w:r>
      </w:ins>
    </w:p>
    <w:p w14:paraId="4BD420F4" w14:textId="77777777" w:rsidR="006E2C3B" w:rsidRPr="006E2C3B" w:rsidRDefault="006E2C3B">
      <w:pPr>
        <w:pStyle w:val="BodyText"/>
        <w:rPr>
          <w:ins w:id="4297" w:author="Gaurav Shah" w:date="2019-04-07T10:01:00Z"/>
          <w:rPrChange w:id="4298" w:author="Gaurav Shah" w:date="2019-04-07T10:02:00Z">
            <w:rPr>
              <w:ins w:id="4299" w:author="Gaurav Shah" w:date="2019-04-07T10:01:00Z"/>
              <w:noProof/>
            </w:rPr>
          </w:rPrChange>
        </w:rPr>
        <w:pPrChange w:id="4300" w:author="Gaurav Shah" w:date="2019-04-07T10:02:00Z">
          <w:pPr>
            <w:pStyle w:val="Heading1"/>
          </w:pPr>
        </w:pPrChange>
      </w:pPr>
    </w:p>
    <w:p w14:paraId="64EA5476" w14:textId="0BF00661" w:rsidR="006E2C3B" w:rsidRPr="00514E26" w:rsidRDefault="006E2C3B" w:rsidP="006E2C3B">
      <w:pPr>
        <w:pStyle w:val="BodyText"/>
        <w:numPr>
          <w:ilvl w:val="0"/>
          <w:numId w:val="56"/>
        </w:numPr>
        <w:rPr>
          <w:ins w:id="4301" w:author="Gaurav Shah" w:date="2019-04-07T10:01:00Z"/>
          <w:noProof/>
          <w:sz w:val="18"/>
        </w:rPr>
      </w:pPr>
      <w:bookmarkStart w:id="4302" w:name="_Hlk5662994"/>
      <w:ins w:id="4303" w:author="Gaurav Shah" w:date="2019-04-07T10:01:00Z">
        <w:r>
          <w:rPr>
            <w:noProof/>
            <w:sz w:val="18"/>
          </w:rPr>
          <w:t xml:space="preserve">TRM App: </w:t>
        </w:r>
        <w:r w:rsidRPr="00514E26">
          <w:rPr>
            <w:noProof/>
            <w:sz w:val="18"/>
          </w:rPr>
          <w:t>Send</w:t>
        </w:r>
      </w:ins>
      <w:ins w:id="4304" w:author="Gaurav Shah" w:date="2019-04-07T10:34:00Z">
        <w:r w:rsidR="00D250EE">
          <w:rPr>
            <w:noProof/>
            <w:sz w:val="18"/>
          </w:rPr>
          <w:t>s</w:t>
        </w:r>
      </w:ins>
      <w:ins w:id="4305" w:author="Gaurav Shah" w:date="2019-04-07T10:01:00Z">
        <w:r w:rsidRPr="00514E26">
          <w:rPr>
            <w:noProof/>
            <w:sz w:val="18"/>
          </w:rPr>
          <w:t xml:space="preserve"> the </w:t>
        </w:r>
        <w:r w:rsidRPr="00514E26">
          <w:rPr>
            <w:b/>
            <w:noProof/>
            <w:sz w:val="18"/>
            <w:u w:val="single"/>
          </w:rPr>
          <w:t>TRM Credit Check Request (TCCR)</w:t>
        </w:r>
        <w:r w:rsidRPr="00514E26">
          <w:rPr>
            <w:noProof/>
            <w:sz w:val="18"/>
          </w:rPr>
          <w:t xml:space="preserve"> message to Credit Risk App</w:t>
        </w:r>
      </w:ins>
    </w:p>
    <w:p w14:paraId="0CB728CF" w14:textId="0C5825EB" w:rsidR="006E2C3B" w:rsidRPr="00514E26" w:rsidRDefault="006E2C3B" w:rsidP="006E2C3B">
      <w:pPr>
        <w:pStyle w:val="BodyText"/>
        <w:numPr>
          <w:ilvl w:val="0"/>
          <w:numId w:val="56"/>
        </w:numPr>
        <w:rPr>
          <w:ins w:id="4306" w:author="Gaurav Shah" w:date="2019-04-07T10:01:00Z"/>
          <w:noProof/>
          <w:sz w:val="18"/>
        </w:rPr>
      </w:pPr>
      <w:ins w:id="4307" w:author="Gaurav Shah" w:date="2019-04-07T10:01:00Z">
        <w:r>
          <w:rPr>
            <w:noProof/>
            <w:sz w:val="18"/>
          </w:rPr>
          <w:t xml:space="preserve">TRM App: </w:t>
        </w:r>
        <w:r w:rsidRPr="00514E26">
          <w:rPr>
            <w:noProof/>
            <w:sz w:val="18"/>
          </w:rPr>
          <w:t>Send</w:t>
        </w:r>
      </w:ins>
      <w:ins w:id="4308" w:author="Gaurav Shah" w:date="2019-04-07T10:34:00Z">
        <w:r w:rsidR="00D250EE">
          <w:rPr>
            <w:noProof/>
            <w:sz w:val="18"/>
          </w:rPr>
          <w:t>s</w:t>
        </w:r>
      </w:ins>
      <w:ins w:id="4309" w:author="Gaurav Shah" w:date="2019-04-07T10:01:00Z">
        <w:r w:rsidRPr="00514E26">
          <w:rPr>
            <w:noProof/>
            <w:sz w:val="18"/>
          </w:rPr>
          <w:t xml:space="preserve"> the relevant </w:t>
        </w:r>
        <w:r w:rsidRPr="001F647A">
          <w:rPr>
            <w:b/>
            <w:noProof/>
            <w:sz w:val="18"/>
            <w:u w:val="single"/>
            <w:rPrChange w:id="4310" w:author="Gaurav Shah" w:date="2019-04-08T10:25:00Z">
              <w:rPr>
                <w:noProof/>
                <w:sz w:val="18"/>
              </w:rPr>
            </w:rPrChange>
          </w:rPr>
          <w:t>CP</w:t>
        </w:r>
      </w:ins>
      <w:ins w:id="4311" w:author="Gaurav Shah" w:date="2019-04-08T10:25:00Z">
        <w:r w:rsidR="001F647A">
          <w:rPr>
            <w:b/>
            <w:noProof/>
            <w:sz w:val="18"/>
            <w:u w:val="single"/>
          </w:rPr>
          <w:t>(G)</w:t>
        </w:r>
      </w:ins>
      <w:ins w:id="4312" w:author="Gaurav Shah" w:date="2019-04-07T10:01:00Z">
        <w:r w:rsidRPr="001F647A">
          <w:rPr>
            <w:b/>
            <w:noProof/>
            <w:sz w:val="18"/>
            <w:u w:val="single"/>
            <w:rPrChange w:id="4313" w:author="Gaurav Shah" w:date="2019-04-08T10:25:00Z">
              <w:rPr>
                <w:noProof/>
                <w:sz w:val="18"/>
              </w:rPr>
            </w:rPrChange>
          </w:rPr>
          <w:t xml:space="preserve"> Expsoure data</w:t>
        </w:r>
        <w:r w:rsidRPr="00514E26">
          <w:rPr>
            <w:noProof/>
            <w:sz w:val="18"/>
          </w:rPr>
          <w:t xml:space="preserve"> to Credit Risk App</w:t>
        </w:r>
      </w:ins>
    </w:p>
    <w:p w14:paraId="69A53CED" w14:textId="5D0DC8E7" w:rsidR="006E2C3B" w:rsidRPr="00514E26" w:rsidRDefault="006E2C3B" w:rsidP="006E2C3B">
      <w:pPr>
        <w:pStyle w:val="BodyText"/>
        <w:numPr>
          <w:ilvl w:val="0"/>
          <w:numId w:val="56"/>
        </w:numPr>
        <w:rPr>
          <w:ins w:id="4314" w:author="Gaurav Shah" w:date="2019-04-07T10:01:00Z"/>
          <w:noProof/>
          <w:sz w:val="18"/>
        </w:rPr>
      </w:pPr>
      <w:ins w:id="4315" w:author="Gaurav Shah" w:date="2019-04-07T10:01:00Z">
        <w:r w:rsidRPr="00514E26">
          <w:rPr>
            <w:noProof/>
            <w:sz w:val="18"/>
          </w:rPr>
          <w:t>Credit Risk App: Fetch ALL the "Active" limits from the Limit Maintenance menu for the Counterparty, Counterparty Group and the Counterparty Group's Counterparties.</w:t>
        </w:r>
        <w:r w:rsidRPr="00514E26">
          <w:rPr>
            <w:noProof/>
            <w:sz w:val="18"/>
          </w:rPr>
          <w:tab/>
        </w:r>
        <w:r w:rsidRPr="00514E26">
          <w:rPr>
            <w:noProof/>
            <w:sz w:val="18"/>
          </w:rPr>
          <w:tab/>
        </w:r>
        <w:r w:rsidRPr="00514E26">
          <w:rPr>
            <w:noProof/>
            <w:sz w:val="18"/>
          </w:rPr>
          <w:tab/>
        </w:r>
        <w:r w:rsidRPr="00514E26">
          <w:rPr>
            <w:noProof/>
            <w:sz w:val="18"/>
          </w:rPr>
          <w:tab/>
        </w:r>
        <w:r w:rsidRPr="00514E26">
          <w:rPr>
            <w:noProof/>
            <w:sz w:val="18"/>
          </w:rPr>
          <w:tab/>
        </w:r>
        <w:r w:rsidRPr="00514E26">
          <w:rPr>
            <w:noProof/>
            <w:sz w:val="18"/>
          </w:rPr>
          <w:tab/>
        </w:r>
        <w:r w:rsidRPr="00514E26">
          <w:rPr>
            <w:noProof/>
            <w:sz w:val="18"/>
          </w:rPr>
          <w:tab/>
        </w:r>
      </w:ins>
    </w:p>
    <w:p w14:paraId="031F44FD" w14:textId="77777777" w:rsidR="006E2C3B" w:rsidRPr="00514E26" w:rsidRDefault="006E2C3B" w:rsidP="006E2C3B">
      <w:pPr>
        <w:pStyle w:val="BodyText"/>
        <w:numPr>
          <w:ilvl w:val="0"/>
          <w:numId w:val="56"/>
        </w:numPr>
        <w:rPr>
          <w:ins w:id="4316" w:author="Gaurav Shah" w:date="2019-04-07T10:01:00Z"/>
          <w:noProof/>
          <w:sz w:val="18"/>
        </w:rPr>
      </w:pPr>
      <w:ins w:id="4317" w:author="Gaurav Shah" w:date="2019-04-07T10:01:00Z">
        <w:r w:rsidRPr="00514E26">
          <w:rPr>
            <w:noProof/>
            <w:sz w:val="18"/>
          </w:rPr>
          <w:t>Credit Risk App: For the CP Exposure run a matching and allocation alogrithm, for EACH combination of (Counterparty, Contract Ref. No., Decision Ref. No. and Limit Ref. No.)</w:t>
        </w:r>
      </w:ins>
    </w:p>
    <w:p w14:paraId="1CFA0B72" w14:textId="729E25E0" w:rsidR="001F647A" w:rsidRPr="001F647A" w:rsidRDefault="006E2C3B" w:rsidP="005E79D0">
      <w:pPr>
        <w:pStyle w:val="BodyText"/>
        <w:numPr>
          <w:ilvl w:val="0"/>
          <w:numId w:val="56"/>
        </w:numPr>
        <w:rPr>
          <w:ins w:id="4318" w:author="Gaurav Shah" w:date="2019-04-08T10:26:00Z"/>
          <w:noProof/>
          <w:sz w:val="18"/>
        </w:rPr>
      </w:pPr>
      <w:ins w:id="4319" w:author="Gaurav Shah" w:date="2019-04-07T10:01:00Z">
        <w:r w:rsidRPr="005E79D0">
          <w:rPr>
            <w:noProof/>
            <w:sz w:val="18"/>
          </w:rPr>
          <w:t>Credit Risk App: Perform</w:t>
        </w:r>
      </w:ins>
      <w:ins w:id="4320" w:author="Gaurav Shah" w:date="2019-04-07T10:34:00Z">
        <w:r w:rsidR="00D250EE" w:rsidRPr="001F647A">
          <w:rPr>
            <w:noProof/>
            <w:sz w:val="18"/>
          </w:rPr>
          <w:t>s</w:t>
        </w:r>
      </w:ins>
      <w:ins w:id="4321" w:author="Gaurav Shah" w:date="2019-04-07T10:01:00Z">
        <w:r w:rsidRPr="001F647A">
          <w:rPr>
            <w:noProof/>
            <w:sz w:val="18"/>
          </w:rPr>
          <w:t xml:space="preserve"> the credit risk calculations using the Limit Maintenance, CP Exposure and </w:t>
        </w:r>
      </w:ins>
      <w:ins w:id="4322" w:author="Gaurav Shah" w:date="2019-04-08T10:26:00Z">
        <w:r w:rsidR="001F647A" w:rsidRPr="001F647A">
          <w:rPr>
            <w:noProof/>
            <w:sz w:val="18"/>
          </w:rPr>
          <w:t xml:space="preserve">TRM </w:t>
        </w:r>
      </w:ins>
      <w:ins w:id="4323" w:author="Gaurav Shah" w:date="2019-04-07T10:01:00Z">
        <w:r w:rsidRPr="001F647A">
          <w:rPr>
            <w:noProof/>
            <w:sz w:val="18"/>
          </w:rPr>
          <w:t>Credit Check Request data</w:t>
        </w:r>
      </w:ins>
      <w:ins w:id="4324" w:author="Gaurav Shah" w:date="2019-04-08T10:26:00Z">
        <w:r w:rsidR="001F647A" w:rsidRPr="001F647A">
          <w:rPr>
            <w:noProof/>
            <w:sz w:val="18"/>
          </w:rPr>
          <w:t xml:space="preserve"> and arrive at the result </w:t>
        </w:r>
      </w:ins>
    </w:p>
    <w:p w14:paraId="35F9BD7E" w14:textId="4E9F57AE" w:rsidR="006E2C3B" w:rsidRPr="001F647A" w:rsidRDefault="006E2C3B" w:rsidP="005E79D0">
      <w:pPr>
        <w:pStyle w:val="BodyText"/>
        <w:numPr>
          <w:ilvl w:val="0"/>
          <w:numId w:val="56"/>
        </w:numPr>
        <w:rPr>
          <w:ins w:id="4325" w:author="Gaurav Shah" w:date="2019-04-07T10:01:00Z"/>
          <w:noProof/>
          <w:sz w:val="18"/>
        </w:rPr>
      </w:pPr>
      <w:ins w:id="4326" w:author="Gaurav Shah" w:date="2019-04-07T10:01:00Z">
        <w:r w:rsidRPr="001F647A">
          <w:rPr>
            <w:noProof/>
            <w:sz w:val="18"/>
          </w:rPr>
          <w:t xml:space="preserve">Credit Risk App: Send the </w:t>
        </w:r>
      </w:ins>
      <w:ins w:id="4327" w:author="Gaurav Shah" w:date="2019-04-08T10:26:00Z">
        <w:r w:rsidR="001F647A">
          <w:rPr>
            <w:noProof/>
            <w:sz w:val="18"/>
          </w:rPr>
          <w:t xml:space="preserve">result in the </w:t>
        </w:r>
      </w:ins>
      <w:ins w:id="4328" w:author="Gaurav Shah" w:date="2019-04-07T10:01:00Z">
        <w:r w:rsidRPr="005E79D0">
          <w:rPr>
            <w:noProof/>
            <w:sz w:val="18"/>
          </w:rPr>
          <w:t xml:space="preserve"> </w:t>
        </w:r>
        <w:r w:rsidRPr="005E79D0">
          <w:rPr>
            <w:b/>
            <w:noProof/>
            <w:sz w:val="18"/>
            <w:u w:val="single"/>
          </w:rPr>
          <w:t xml:space="preserve">Credit </w:t>
        </w:r>
        <w:r w:rsidRPr="001F647A">
          <w:rPr>
            <w:b/>
            <w:noProof/>
            <w:sz w:val="18"/>
            <w:u w:val="single"/>
          </w:rPr>
          <w:t>Check Response (CCCR)</w:t>
        </w:r>
        <w:r w:rsidRPr="001F647A">
          <w:rPr>
            <w:noProof/>
            <w:sz w:val="18"/>
          </w:rPr>
          <w:t xml:space="preserve"> message from to TRM App.</w:t>
        </w:r>
      </w:ins>
    </w:p>
    <w:p w14:paraId="48E74824" w14:textId="1FBBCE62" w:rsidR="006E2C3B" w:rsidRPr="00514E26" w:rsidRDefault="006E2C3B" w:rsidP="006E2C3B">
      <w:pPr>
        <w:pStyle w:val="BodyText"/>
        <w:numPr>
          <w:ilvl w:val="0"/>
          <w:numId w:val="56"/>
        </w:numPr>
        <w:rPr>
          <w:ins w:id="4329" w:author="Gaurav Shah" w:date="2019-04-07T10:01:00Z"/>
          <w:noProof/>
          <w:sz w:val="18"/>
        </w:rPr>
      </w:pPr>
      <w:ins w:id="4330" w:author="Gaurav Shah" w:date="2019-04-07T10:01:00Z">
        <w:r>
          <w:rPr>
            <w:noProof/>
            <w:sz w:val="18"/>
          </w:rPr>
          <w:t xml:space="preserve">TRM App: </w:t>
        </w:r>
        <w:r w:rsidRPr="00514E26">
          <w:rPr>
            <w:noProof/>
            <w:sz w:val="18"/>
          </w:rPr>
          <w:t xml:space="preserve">In scenarios where the User initiates a </w:t>
        </w:r>
      </w:ins>
      <w:ins w:id="4331" w:author="Gaurav Shah" w:date="2019-04-08T10:27:00Z">
        <w:r w:rsidR="001F647A">
          <w:rPr>
            <w:noProof/>
            <w:sz w:val="18"/>
          </w:rPr>
          <w:t xml:space="preserve">request for </w:t>
        </w:r>
      </w:ins>
      <w:ins w:id="4332" w:author="Gaurav Shah" w:date="2019-04-07T10:01:00Z">
        <w:r w:rsidRPr="00514E26">
          <w:rPr>
            <w:noProof/>
            <w:sz w:val="18"/>
          </w:rPr>
          <w:t xml:space="preserve">Limit increase, send the </w:t>
        </w:r>
        <w:r w:rsidRPr="00514E26">
          <w:rPr>
            <w:b/>
            <w:noProof/>
            <w:sz w:val="18"/>
            <w:u w:val="single"/>
          </w:rPr>
          <w:t>TRM Limit Raise Request (TLRR)</w:t>
        </w:r>
        <w:r w:rsidRPr="00514E26">
          <w:rPr>
            <w:noProof/>
            <w:sz w:val="18"/>
          </w:rPr>
          <w:t xml:space="preserve"> message to Credit Risk App.</w:t>
        </w:r>
      </w:ins>
    </w:p>
    <w:p w14:paraId="6BC75DD9" w14:textId="77777777" w:rsidR="006E2C3B" w:rsidRPr="00514E26" w:rsidRDefault="006E2C3B" w:rsidP="006E2C3B">
      <w:pPr>
        <w:pStyle w:val="BodyText"/>
        <w:numPr>
          <w:ilvl w:val="0"/>
          <w:numId w:val="56"/>
        </w:numPr>
        <w:rPr>
          <w:ins w:id="4333" w:author="Gaurav Shah" w:date="2019-04-07T10:01:00Z"/>
          <w:noProof/>
          <w:sz w:val="18"/>
        </w:rPr>
      </w:pPr>
      <w:ins w:id="4334" w:author="Gaurav Shah" w:date="2019-04-07T10:01:00Z">
        <w:r w:rsidRPr="00514E26">
          <w:rPr>
            <w:noProof/>
            <w:sz w:val="18"/>
          </w:rPr>
          <w:t>Credit Risk App: Record a</w:t>
        </w:r>
        <w:r>
          <w:rPr>
            <w:noProof/>
            <w:sz w:val="18"/>
          </w:rPr>
          <w:t xml:space="preserve"> new</w:t>
        </w:r>
        <w:r w:rsidRPr="00514E26">
          <w:rPr>
            <w:noProof/>
            <w:sz w:val="18"/>
          </w:rPr>
          <w:t xml:space="preserve"> Limit</w:t>
        </w:r>
      </w:ins>
    </w:p>
    <w:p w14:paraId="5A6846B1" w14:textId="77777777" w:rsidR="006E2C3B" w:rsidRDefault="006E2C3B" w:rsidP="006E2C3B">
      <w:pPr>
        <w:pStyle w:val="BodyText"/>
        <w:numPr>
          <w:ilvl w:val="0"/>
          <w:numId w:val="56"/>
        </w:numPr>
        <w:rPr>
          <w:ins w:id="4335" w:author="Gaurav Shah" w:date="2019-04-07T10:01:00Z"/>
          <w:noProof/>
          <w:sz w:val="18"/>
        </w:rPr>
      </w:pPr>
      <w:ins w:id="4336" w:author="Gaurav Shah" w:date="2019-04-07T10:01:00Z">
        <w:r>
          <w:rPr>
            <w:noProof/>
            <w:sz w:val="18"/>
          </w:rPr>
          <w:t xml:space="preserve">Credit Risk App: </w:t>
        </w:r>
        <w:r w:rsidRPr="00514E26">
          <w:rPr>
            <w:noProof/>
            <w:sz w:val="18"/>
          </w:rPr>
          <w:t xml:space="preserve">Send the response </w:t>
        </w:r>
        <w:r w:rsidRPr="00514E26">
          <w:rPr>
            <w:b/>
            <w:noProof/>
            <w:sz w:val="18"/>
            <w:u w:val="single"/>
          </w:rPr>
          <w:t>Credit Limit Raise Response (CLRR)</w:t>
        </w:r>
        <w:r w:rsidRPr="00514E26">
          <w:rPr>
            <w:noProof/>
            <w:sz w:val="18"/>
          </w:rPr>
          <w:t xml:space="preserve"> to TRM App</w:t>
        </w:r>
      </w:ins>
    </w:p>
    <w:p w14:paraId="6D6CCDB0" w14:textId="1712FD6D" w:rsidR="006E2C3B" w:rsidRPr="00514E26" w:rsidRDefault="006E2C3B" w:rsidP="006E2C3B">
      <w:pPr>
        <w:pStyle w:val="BodyText"/>
        <w:numPr>
          <w:ilvl w:val="0"/>
          <w:numId w:val="56"/>
        </w:numPr>
        <w:rPr>
          <w:ins w:id="4337" w:author="Gaurav Shah" w:date="2019-04-07T10:01:00Z"/>
          <w:noProof/>
          <w:sz w:val="18"/>
        </w:rPr>
      </w:pPr>
      <w:ins w:id="4338" w:author="Gaurav Shah" w:date="2019-04-07T10:01:00Z">
        <w:r>
          <w:rPr>
            <w:noProof/>
            <w:sz w:val="18"/>
          </w:rPr>
          <w:t xml:space="preserve">TRM App: Record the Limit Ref. No. </w:t>
        </w:r>
      </w:ins>
      <w:ins w:id="4339" w:author="Gaurav Shah" w:date="2019-04-08T10:27:00Z">
        <w:r w:rsidR="001F647A">
          <w:rPr>
            <w:noProof/>
            <w:sz w:val="18"/>
          </w:rPr>
          <w:t xml:space="preserve">sent by </w:t>
        </w:r>
      </w:ins>
      <w:ins w:id="4340" w:author="Gaurav Shah" w:date="2019-04-08T10:28:00Z">
        <w:r w:rsidR="001F647A">
          <w:rPr>
            <w:noProof/>
            <w:sz w:val="18"/>
          </w:rPr>
          <w:t xml:space="preserve">Credit Risk App and record it </w:t>
        </w:r>
      </w:ins>
      <w:ins w:id="4341" w:author="Gaurav Shah" w:date="2019-04-07T10:01:00Z">
        <w:r>
          <w:rPr>
            <w:noProof/>
            <w:sz w:val="18"/>
          </w:rPr>
          <w:t>against the Contract</w:t>
        </w:r>
      </w:ins>
      <w:ins w:id="4342" w:author="Gaurav Shah" w:date="2019-04-08T10:28:00Z">
        <w:r w:rsidR="001F647A">
          <w:rPr>
            <w:noProof/>
            <w:sz w:val="18"/>
          </w:rPr>
          <w:t xml:space="preserve">. This is required so that when the CP(G) exposure data is sent next time, the available Limit Ref. Nos. are </w:t>
        </w:r>
      </w:ins>
      <w:ins w:id="4343" w:author="Gaurav Shah" w:date="2019-04-08T10:29:00Z">
        <w:r w:rsidR="001F647A">
          <w:rPr>
            <w:noProof/>
            <w:sz w:val="18"/>
          </w:rPr>
          <w:t>sent with the Contract.</w:t>
        </w:r>
      </w:ins>
    </w:p>
    <w:bookmarkEnd w:id="4302"/>
    <w:p w14:paraId="31DC20FD" w14:textId="77777777" w:rsidR="006E2C3B" w:rsidRPr="006E2C3B" w:rsidRDefault="006E2C3B">
      <w:pPr>
        <w:pStyle w:val="BodyText"/>
        <w:rPr>
          <w:ins w:id="4344" w:author="Gaurav Shah" w:date="2019-04-07T09:52:00Z"/>
          <w:rPrChange w:id="4345" w:author="Gaurav Shah" w:date="2019-04-07T10:01:00Z">
            <w:rPr>
              <w:ins w:id="4346" w:author="Gaurav Shah" w:date="2019-04-07T09:52:00Z"/>
              <w:noProof/>
            </w:rPr>
          </w:rPrChange>
        </w:rPr>
        <w:pPrChange w:id="4347" w:author="Gaurav Shah" w:date="2019-04-07T10:01:00Z">
          <w:pPr>
            <w:pStyle w:val="Heading2"/>
          </w:pPr>
        </w:pPrChange>
      </w:pPr>
    </w:p>
    <w:p w14:paraId="5474626E" w14:textId="2D448D52" w:rsidR="003A0E20" w:rsidRPr="00C04689" w:rsidRDefault="009769FC">
      <w:pPr>
        <w:pStyle w:val="Heading2"/>
        <w:rPr>
          <w:noProof/>
        </w:rPr>
        <w:pPrChange w:id="4348" w:author="Gaurav Shah" w:date="2019-04-07T09:53:00Z">
          <w:pPr>
            <w:pStyle w:val="Heading1"/>
          </w:pPr>
        </w:pPrChange>
      </w:pPr>
      <w:ins w:id="4349" w:author="Gaurav Shah" w:date="2019-04-07T10:43:00Z">
        <w:r>
          <w:rPr>
            <w:noProof/>
          </w:rPr>
          <w:lastRenderedPageBreak/>
          <w:t>3</w:t>
        </w:r>
      </w:ins>
      <w:ins w:id="4350" w:author="Gaurav Shah" w:date="2019-04-06T14:43:00Z">
        <w:r w:rsidR="00AB6120" w:rsidRPr="00AB6120">
          <w:rPr>
            <w:noProof/>
            <w:rPrChange w:id="4351" w:author="Gaurav Shah" w:date="2019-04-06T14:44:00Z">
              <w:rPr>
                <w:noProof/>
                <w:sz w:val="18"/>
                <w:szCs w:val="18"/>
              </w:rPr>
            </w:rPrChange>
          </w:rPr>
          <w:t xml:space="preserve">. </w:t>
        </w:r>
      </w:ins>
      <w:ins w:id="4352" w:author="Gaurav Shah" w:date="2019-04-06T13:27:00Z">
        <w:r w:rsidR="00AC3F1D" w:rsidRPr="00AB6120">
          <w:rPr>
            <w:noProof/>
            <w:rPrChange w:id="4353" w:author="Gaurav Shah" w:date="2019-04-06T14:44:00Z">
              <w:rPr>
                <w:noProof/>
                <w:sz w:val="18"/>
                <w:szCs w:val="18"/>
              </w:rPr>
            </w:rPrChange>
          </w:rPr>
          <w:t xml:space="preserve">TRM App - </w:t>
        </w:r>
      </w:ins>
      <w:r w:rsidR="00200B35" w:rsidRPr="005E79D0">
        <w:rPr>
          <w:noProof/>
        </w:rPr>
        <w:t xml:space="preserve">Credit Check </w:t>
      </w:r>
      <w:ins w:id="4354" w:author="Gaurav Shah" w:date="2019-04-06T13:28:00Z">
        <w:r w:rsidR="00AC3F1D" w:rsidRPr="00AB6120">
          <w:rPr>
            <w:noProof/>
            <w:rPrChange w:id="4355" w:author="Gaurav Shah" w:date="2019-04-06T14:44:00Z">
              <w:rPr>
                <w:noProof/>
                <w:sz w:val="18"/>
                <w:szCs w:val="18"/>
              </w:rPr>
            </w:rPrChange>
          </w:rPr>
          <w:t xml:space="preserve"> Request</w:t>
        </w:r>
      </w:ins>
      <w:del w:id="4356" w:author="Gaurav Shah" w:date="2019-04-06T13:27:00Z">
        <w:r w:rsidR="00200B35" w:rsidRPr="005E79D0" w:rsidDel="00AC3F1D">
          <w:rPr>
            <w:noProof/>
          </w:rPr>
          <w:delText>Calculations</w:delText>
        </w:r>
      </w:del>
    </w:p>
    <w:p w14:paraId="0FF10B87" w14:textId="7F3C0F44" w:rsidR="002D0F15" w:rsidRPr="003277C6" w:rsidRDefault="002D0F15" w:rsidP="002D0F15">
      <w:pPr>
        <w:pStyle w:val="Heading3"/>
        <w:rPr>
          <w:noProof/>
          <w:sz w:val="18"/>
          <w:szCs w:val="18"/>
          <w:rPrChange w:id="4357" w:author="Aishwarya Balan" w:date="2019-03-04T11:52:00Z">
            <w:rPr>
              <w:noProof/>
            </w:rPr>
          </w:rPrChange>
        </w:rPr>
      </w:pPr>
      <w:r w:rsidRPr="003277C6">
        <w:rPr>
          <w:noProof/>
          <w:sz w:val="18"/>
          <w:szCs w:val="18"/>
          <w:rPrChange w:id="4358" w:author="Aishwarya Balan" w:date="2019-03-04T11:52:00Z">
            <w:rPr>
              <w:noProof/>
            </w:rPr>
          </w:rPrChange>
        </w:rPr>
        <w:t xml:space="preserve">Trigger of Credit </w:t>
      </w:r>
      <w:del w:id="4359" w:author="Gaurav Shah" w:date="2019-04-06T14:21:00Z">
        <w:r w:rsidRPr="003277C6" w:rsidDel="005D5A66">
          <w:rPr>
            <w:noProof/>
            <w:sz w:val="18"/>
            <w:szCs w:val="18"/>
            <w:rPrChange w:id="4360" w:author="Aishwarya Balan" w:date="2019-03-04T11:52:00Z">
              <w:rPr>
                <w:noProof/>
              </w:rPr>
            </w:rPrChange>
          </w:rPr>
          <w:delText xml:space="preserve">Risk </w:delText>
        </w:r>
      </w:del>
      <w:r w:rsidRPr="003277C6">
        <w:rPr>
          <w:noProof/>
          <w:sz w:val="18"/>
          <w:szCs w:val="18"/>
          <w:rPrChange w:id="4361" w:author="Aishwarya Balan" w:date="2019-03-04T11:52:00Z">
            <w:rPr>
              <w:noProof/>
            </w:rPr>
          </w:rPrChange>
        </w:rPr>
        <w:t>Check</w:t>
      </w:r>
      <w:ins w:id="4362" w:author="Gaurav Shah" w:date="2019-04-06T13:28:00Z">
        <w:r w:rsidR="00AC3F1D">
          <w:rPr>
            <w:noProof/>
            <w:sz w:val="18"/>
            <w:szCs w:val="18"/>
          </w:rPr>
          <w:t xml:space="preserve"> Request</w:t>
        </w:r>
      </w:ins>
    </w:p>
    <w:p w14:paraId="2D53ED4C" w14:textId="3E22A601" w:rsidR="00722062" w:rsidRPr="003277C6" w:rsidRDefault="00200B35" w:rsidP="006F24A8">
      <w:pPr>
        <w:pStyle w:val="BodyText"/>
        <w:rPr>
          <w:noProof/>
          <w:sz w:val="18"/>
          <w:rPrChange w:id="4363" w:author="Aishwarya Balan" w:date="2019-03-04T11:52:00Z">
            <w:rPr>
              <w:noProof/>
            </w:rPr>
          </w:rPrChange>
        </w:rPr>
      </w:pPr>
      <w:r w:rsidRPr="003277C6">
        <w:rPr>
          <w:noProof/>
          <w:sz w:val="18"/>
          <w:rPrChange w:id="4364" w:author="Aishwarya Balan" w:date="2019-03-04T11:52:00Z">
            <w:rPr>
              <w:noProof/>
            </w:rPr>
          </w:rPrChange>
        </w:rPr>
        <w:t xml:space="preserve">Credit </w:t>
      </w:r>
      <w:del w:id="4365" w:author="Gaurav Shah" w:date="2019-04-06T14:21:00Z">
        <w:r w:rsidRPr="003277C6" w:rsidDel="005D5A66">
          <w:rPr>
            <w:noProof/>
            <w:sz w:val="18"/>
            <w:rPrChange w:id="4366" w:author="Aishwarya Balan" w:date="2019-03-04T11:52:00Z">
              <w:rPr>
                <w:noProof/>
              </w:rPr>
            </w:rPrChange>
          </w:rPr>
          <w:delText xml:space="preserve">Risk </w:delText>
        </w:r>
      </w:del>
      <w:r w:rsidRPr="003277C6">
        <w:rPr>
          <w:noProof/>
          <w:sz w:val="18"/>
          <w:rPrChange w:id="4367" w:author="Aishwarya Balan" w:date="2019-03-04T11:52:00Z">
            <w:rPr>
              <w:noProof/>
            </w:rPr>
          </w:rPrChange>
        </w:rPr>
        <w:t xml:space="preserve">check is triggered </w:t>
      </w:r>
      <w:r w:rsidR="009878BF" w:rsidRPr="003277C6">
        <w:rPr>
          <w:noProof/>
          <w:sz w:val="18"/>
          <w:rPrChange w:id="4368" w:author="Aishwarya Balan" w:date="2019-03-04T11:52:00Z">
            <w:rPr>
              <w:noProof/>
            </w:rPr>
          </w:rPrChange>
        </w:rPr>
        <w:t>as follows:</w:t>
      </w:r>
      <w:r w:rsidRPr="003277C6">
        <w:rPr>
          <w:noProof/>
          <w:sz w:val="18"/>
          <w:rPrChange w:id="4369" w:author="Aishwarya Balan" w:date="2019-03-04T11:52:00Z">
            <w:rPr>
              <w:noProof/>
            </w:rPr>
          </w:rPrChange>
        </w:rPr>
        <w:t xml:space="preserve"> </w:t>
      </w:r>
    </w:p>
    <w:p w14:paraId="07C33961" w14:textId="4C8D2288" w:rsidR="00BC6D8C" w:rsidRPr="00C601ED" w:rsidRDefault="00BC6D8C" w:rsidP="00BC6D8C">
      <w:pPr>
        <w:pStyle w:val="BodyText"/>
        <w:numPr>
          <w:ilvl w:val="0"/>
          <w:numId w:val="27"/>
        </w:numPr>
        <w:rPr>
          <w:b/>
          <w:noProof/>
          <w:sz w:val="18"/>
          <w:u w:val="single"/>
          <w:rPrChange w:id="4370" w:author="Gaurav Shah" w:date="2019-04-06T09:56:00Z">
            <w:rPr>
              <w:b/>
              <w:noProof/>
              <w:u w:val="single"/>
            </w:rPr>
          </w:rPrChange>
        </w:rPr>
      </w:pPr>
      <w:r w:rsidRPr="00C601ED">
        <w:rPr>
          <w:b/>
          <w:noProof/>
          <w:sz w:val="18"/>
          <w:u w:val="single"/>
          <w:rPrChange w:id="4371" w:author="Gaurav Shah" w:date="2019-04-06T09:56:00Z">
            <w:rPr>
              <w:b/>
              <w:noProof/>
              <w:u w:val="single"/>
            </w:rPr>
          </w:rPrChange>
        </w:rPr>
        <w:t xml:space="preserve">For </w:t>
      </w:r>
      <w:del w:id="4372" w:author="Gaurav Shah" w:date="2019-04-06T09:57:00Z">
        <w:r w:rsidRPr="00C601ED" w:rsidDel="00C601ED">
          <w:rPr>
            <w:b/>
            <w:noProof/>
            <w:sz w:val="18"/>
            <w:u w:val="single"/>
            <w:rPrChange w:id="4373" w:author="Gaurav Shah" w:date="2019-04-06T09:56:00Z">
              <w:rPr>
                <w:b/>
                <w:noProof/>
                <w:u w:val="single"/>
              </w:rPr>
            </w:rPrChange>
          </w:rPr>
          <w:delText xml:space="preserve">Entity </w:delText>
        </w:r>
      </w:del>
      <w:r w:rsidRPr="00C601ED">
        <w:rPr>
          <w:b/>
          <w:noProof/>
          <w:sz w:val="18"/>
          <w:u w:val="single"/>
          <w:rPrChange w:id="4374" w:author="Gaurav Shah" w:date="2019-04-06T09:56:00Z">
            <w:rPr>
              <w:b/>
              <w:noProof/>
              <w:u w:val="single"/>
            </w:rPr>
          </w:rPrChange>
        </w:rPr>
        <w:t>Contracts:</w:t>
      </w:r>
    </w:p>
    <w:p w14:paraId="677CFDA0" w14:textId="77777777" w:rsidR="009878BF" w:rsidRPr="003277C6" w:rsidRDefault="009878BF" w:rsidP="009878BF">
      <w:pPr>
        <w:pStyle w:val="BodyText"/>
        <w:ind w:left="720"/>
        <w:rPr>
          <w:noProof/>
          <w:sz w:val="18"/>
          <w:rPrChange w:id="4375" w:author="Aishwarya Balan" w:date="2019-03-04T11:52:00Z">
            <w:rPr>
              <w:noProof/>
            </w:rPr>
          </w:rPrChange>
        </w:rPr>
      </w:pPr>
      <w:r w:rsidRPr="003277C6">
        <w:rPr>
          <w:b/>
          <w:i/>
          <w:noProof/>
          <w:sz w:val="18"/>
          <w:rPrChange w:id="4376" w:author="Aishwarya Balan" w:date="2019-03-04T11:52:00Z">
            <w:rPr>
              <w:b/>
              <w:i/>
              <w:noProof/>
            </w:rPr>
          </w:rPrChange>
        </w:rPr>
        <w:t>Credit Check will be performed for ALL the Purchase and Sale Contracts</w:t>
      </w:r>
      <w:r w:rsidRPr="003277C6">
        <w:rPr>
          <w:i/>
          <w:noProof/>
          <w:sz w:val="18"/>
          <w:rPrChange w:id="4377" w:author="Aishwarya Balan" w:date="2019-03-04T11:52:00Z">
            <w:rPr>
              <w:i/>
              <w:noProof/>
            </w:rPr>
          </w:rPrChange>
        </w:rPr>
        <w:t>.</w:t>
      </w:r>
      <w:r w:rsidRPr="003277C6">
        <w:rPr>
          <w:noProof/>
          <w:sz w:val="18"/>
          <w:rPrChange w:id="4378" w:author="Aishwarya Balan" w:date="2019-03-04T11:52:00Z">
            <w:rPr>
              <w:noProof/>
            </w:rPr>
          </w:rPrChange>
        </w:rPr>
        <w:t xml:space="preserve"> This includes Contracts that have LC Confirmed, Customers with favourable credit score, alternate customers, First Belgian Bank contracts.</w:t>
      </w:r>
    </w:p>
    <w:p w14:paraId="411AD697" w14:textId="3850F423" w:rsidR="009878BF" w:rsidRPr="003277C6" w:rsidRDefault="009878BF" w:rsidP="009878BF">
      <w:pPr>
        <w:pStyle w:val="BodyText"/>
        <w:ind w:left="720"/>
        <w:rPr>
          <w:noProof/>
          <w:sz w:val="18"/>
          <w:rPrChange w:id="4379" w:author="Aishwarya Balan" w:date="2019-03-04T11:52:00Z">
            <w:rPr>
              <w:noProof/>
            </w:rPr>
          </w:rPrChange>
        </w:rPr>
      </w:pPr>
      <w:r w:rsidRPr="003277C6">
        <w:rPr>
          <w:b/>
          <w:i/>
          <w:noProof/>
          <w:sz w:val="18"/>
          <w:rPrChange w:id="4380" w:author="Aishwarya Balan" w:date="2019-03-04T11:52:00Z">
            <w:rPr>
              <w:b/>
              <w:i/>
              <w:noProof/>
            </w:rPr>
          </w:rPrChange>
        </w:rPr>
        <w:t xml:space="preserve">Operations </w:t>
      </w:r>
      <w:del w:id="4381" w:author="Gaurav Shah" w:date="2019-04-11T11:33:00Z">
        <w:r w:rsidRPr="003277C6" w:rsidDel="00C04689">
          <w:rPr>
            <w:b/>
            <w:i/>
            <w:noProof/>
            <w:sz w:val="18"/>
            <w:rPrChange w:id="4382" w:author="Aishwarya Balan" w:date="2019-03-04T11:52:00Z">
              <w:rPr>
                <w:b/>
                <w:i/>
                <w:noProof/>
              </w:rPr>
            </w:rPrChange>
          </w:rPr>
          <w:delText xml:space="preserve">which trigger credit check </w:delText>
        </w:r>
      </w:del>
      <w:del w:id="4383" w:author="Gaurav Shah" w:date="2019-04-11T11:43:00Z">
        <w:r w:rsidRPr="003277C6" w:rsidDel="00C04689">
          <w:rPr>
            <w:b/>
            <w:i/>
            <w:noProof/>
            <w:sz w:val="18"/>
            <w:rPrChange w:id="4384" w:author="Aishwarya Balan" w:date="2019-03-04T11:52:00Z">
              <w:rPr>
                <w:b/>
                <w:i/>
                <w:noProof/>
              </w:rPr>
            </w:rPrChange>
          </w:rPr>
          <w:delText>in</w:delText>
        </w:r>
      </w:del>
      <w:ins w:id="4385" w:author="Gaurav Shah" w:date="2019-04-11T11:43:00Z">
        <w:r w:rsidR="00C04689">
          <w:rPr>
            <w:b/>
            <w:i/>
            <w:noProof/>
            <w:sz w:val="18"/>
          </w:rPr>
          <w:t xml:space="preserve">that enable </w:t>
        </w:r>
      </w:ins>
      <w:ins w:id="4386" w:author="Gaurav Shah" w:date="2019-04-11T11:44:00Z">
        <w:r w:rsidR="00C04689">
          <w:rPr>
            <w:b/>
            <w:i/>
            <w:noProof/>
            <w:sz w:val="18"/>
          </w:rPr>
          <w:t>TCCR in</w:t>
        </w:r>
      </w:ins>
      <w:r w:rsidRPr="003277C6">
        <w:rPr>
          <w:b/>
          <w:i/>
          <w:noProof/>
          <w:sz w:val="18"/>
          <w:rPrChange w:id="4387" w:author="Aishwarya Balan" w:date="2019-03-04T11:52:00Z">
            <w:rPr>
              <w:b/>
              <w:i/>
              <w:noProof/>
            </w:rPr>
          </w:rPrChange>
        </w:rPr>
        <w:t xml:space="preserve"> </w:t>
      </w:r>
      <w:del w:id="4388" w:author="Gaurav Shah" w:date="2019-04-11T11:44:00Z">
        <w:r w:rsidRPr="003277C6" w:rsidDel="00C04689">
          <w:rPr>
            <w:b/>
            <w:i/>
            <w:noProof/>
            <w:sz w:val="18"/>
            <w:rPrChange w:id="4389" w:author="Aishwarya Balan" w:date="2019-03-04T11:52:00Z">
              <w:rPr>
                <w:b/>
                <w:i/>
                <w:noProof/>
              </w:rPr>
            </w:rPrChange>
          </w:rPr>
          <w:delText>PTM (C</w:delText>
        </w:r>
      </w:del>
      <w:r w:rsidRPr="003277C6">
        <w:rPr>
          <w:b/>
          <w:i/>
          <w:noProof/>
          <w:sz w:val="18"/>
          <w:rPrChange w:id="4390" w:author="Aishwarya Balan" w:date="2019-03-04T11:52:00Z">
            <w:rPr>
              <w:b/>
              <w:i/>
              <w:noProof/>
            </w:rPr>
          </w:rPrChange>
        </w:rPr>
        <w:t>TRM</w:t>
      </w:r>
      <w:del w:id="4391" w:author="Gaurav Shah" w:date="2019-04-11T11:44:00Z">
        <w:r w:rsidRPr="003277C6" w:rsidDel="00C04689">
          <w:rPr>
            <w:b/>
            <w:i/>
            <w:noProof/>
            <w:sz w:val="18"/>
            <w:rPrChange w:id="4392" w:author="Aishwarya Balan" w:date="2019-03-04T11:52:00Z">
              <w:rPr>
                <w:b/>
                <w:i/>
                <w:noProof/>
              </w:rPr>
            </w:rPrChange>
          </w:rPr>
          <w:delText>)</w:delText>
        </w:r>
      </w:del>
      <w:r w:rsidRPr="003277C6">
        <w:rPr>
          <w:b/>
          <w:i/>
          <w:noProof/>
          <w:sz w:val="18"/>
          <w:rPrChange w:id="4393" w:author="Aishwarya Balan" w:date="2019-03-04T11:52:00Z">
            <w:rPr>
              <w:b/>
              <w:i/>
              <w:noProof/>
            </w:rPr>
          </w:rPrChange>
        </w:rPr>
        <w:t xml:space="preserve"> App:</w:t>
      </w:r>
    </w:p>
    <w:p w14:paraId="3DA7352C" w14:textId="34AAB241" w:rsidR="00200B35" w:rsidRDefault="00200B35" w:rsidP="00200B35">
      <w:pPr>
        <w:pStyle w:val="BodyText"/>
        <w:numPr>
          <w:ilvl w:val="0"/>
          <w:numId w:val="26"/>
        </w:numPr>
        <w:rPr>
          <w:ins w:id="4394" w:author="Gaurav Shah" w:date="2019-04-06T09:51:00Z"/>
          <w:noProof/>
          <w:sz w:val="18"/>
        </w:rPr>
      </w:pPr>
      <w:r w:rsidRPr="003277C6">
        <w:rPr>
          <w:noProof/>
          <w:sz w:val="18"/>
          <w:rPrChange w:id="4395" w:author="Aishwarya Balan" w:date="2019-03-04T11:52:00Z">
            <w:rPr>
              <w:noProof/>
            </w:rPr>
          </w:rPrChange>
        </w:rPr>
        <w:t>New Contract &gt; on click of “Create”</w:t>
      </w:r>
    </w:p>
    <w:p w14:paraId="1385468D" w14:textId="6AD710C4" w:rsidR="00C601ED" w:rsidRPr="003277C6" w:rsidRDefault="00C601ED" w:rsidP="00200B35">
      <w:pPr>
        <w:pStyle w:val="BodyText"/>
        <w:numPr>
          <w:ilvl w:val="0"/>
          <w:numId w:val="26"/>
        </w:numPr>
        <w:rPr>
          <w:noProof/>
          <w:sz w:val="18"/>
          <w:rPrChange w:id="4396" w:author="Aishwarya Balan" w:date="2019-03-04T11:52:00Z">
            <w:rPr>
              <w:noProof/>
            </w:rPr>
          </w:rPrChange>
        </w:rPr>
      </w:pPr>
      <w:ins w:id="4397" w:author="Gaurav Shah" w:date="2019-04-06T09:51:00Z">
        <w:r>
          <w:rPr>
            <w:noProof/>
            <w:sz w:val="18"/>
          </w:rPr>
          <w:t xml:space="preserve">New Contracts &gt; on click of “Save As Draft” – </w:t>
        </w:r>
        <w:r w:rsidRPr="00C04689">
          <w:rPr>
            <w:b/>
            <w:noProof/>
            <w:sz w:val="18"/>
            <w:rPrChange w:id="4398" w:author="Gaurav Shah" w:date="2019-04-11T11:33:00Z">
              <w:rPr>
                <w:noProof/>
                <w:sz w:val="18"/>
              </w:rPr>
            </w:rPrChange>
          </w:rPr>
          <w:t>NO CREDIT CHECK REQUEST</w:t>
        </w:r>
      </w:ins>
    </w:p>
    <w:p w14:paraId="52AFBC6A" w14:textId="663EB6CF" w:rsidR="00200B35" w:rsidRPr="003277C6" w:rsidRDefault="00200B35" w:rsidP="00200B35">
      <w:pPr>
        <w:pStyle w:val="BodyText"/>
        <w:numPr>
          <w:ilvl w:val="0"/>
          <w:numId w:val="26"/>
        </w:numPr>
        <w:rPr>
          <w:noProof/>
          <w:sz w:val="18"/>
          <w:rPrChange w:id="4399" w:author="Aishwarya Balan" w:date="2019-03-04T11:52:00Z">
            <w:rPr>
              <w:noProof/>
            </w:rPr>
          </w:rPrChange>
        </w:rPr>
      </w:pPr>
      <w:r w:rsidRPr="003277C6">
        <w:rPr>
          <w:noProof/>
          <w:sz w:val="18"/>
          <w:rPrChange w:id="4400" w:author="Aishwarya Balan" w:date="2019-03-04T11:52:00Z">
            <w:rPr>
              <w:noProof/>
            </w:rPr>
          </w:rPrChange>
        </w:rPr>
        <w:t xml:space="preserve">Modify Contract </w:t>
      </w:r>
      <w:ins w:id="4401" w:author="Gaurav Shah" w:date="2019-04-06T14:01:00Z">
        <w:r w:rsidR="00633490">
          <w:rPr>
            <w:noProof/>
            <w:sz w:val="18"/>
          </w:rPr>
          <w:t xml:space="preserve">&gt; </w:t>
        </w:r>
        <w:r w:rsidR="00633490" w:rsidRPr="00633490">
          <w:rPr>
            <w:b/>
            <w:noProof/>
            <w:sz w:val="18"/>
            <w:rPrChange w:id="4402" w:author="Gaurav Shah" w:date="2019-04-06T14:02:00Z">
              <w:rPr>
                <w:noProof/>
                <w:sz w:val="18"/>
              </w:rPr>
            </w:rPrChange>
          </w:rPr>
          <w:t xml:space="preserve">ONLY when one of these fields has been edited CP, </w:t>
        </w:r>
      </w:ins>
      <w:ins w:id="4403" w:author="Gaurav Shah" w:date="2019-04-06T14:02:00Z">
        <w:r w:rsidR="00633490" w:rsidRPr="00633490">
          <w:rPr>
            <w:b/>
            <w:noProof/>
            <w:sz w:val="18"/>
            <w:rPrChange w:id="4404" w:author="Gaurav Shah" w:date="2019-04-06T14:02:00Z">
              <w:rPr>
                <w:noProof/>
                <w:sz w:val="18"/>
              </w:rPr>
            </w:rPrChange>
          </w:rPr>
          <w:t>Price, Quantity, Payment Term</w:t>
        </w:r>
        <w:r w:rsidR="00633490">
          <w:rPr>
            <w:noProof/>
            <w:sz w:val="18"/>
          </w:rPr>
          <w:t xml:space="preserve"> </w:t>
        </w:r>
      </w:ins>
      <w:r w:rsidRPr="003277C6">
        <w:rPr>
          <w:noProof/>
          <w:sz w:val="18"/>
          <w:rPrChange w:id="4405" w:author="Aishwarya Balan" w:date="2019-03-04T11:52:00Z">
            <w:rPr>
              <w:noProof/>
            </w:rPr>
          </w:rPrChange>
        </w:rPr>
        <w:t>&gt; on click of “Modify”</w:t>
      </w:r>
    </w:p>
    <w:p w14:paraId="3ADC09C5" w14:textId="20136C4A" w:rsidR="00200B35" w:rsidRPr="003277C6" w:rsidRDefault="00200B35" w:rsidP="00200B35">
      <w:pPr>
        <w:pStyle w:val="BodyText"/>
        <w:numPr>
          <w:ilvl w:val="0"/>
          <w:numId w:val="26"/>
        </w:numPr>
        <w:rPr>
          <w:noProof/>
          <w:sz w:val="18"/>
          <w:rPrChange w:id="4406" w:author="Aishwarya Balan" w:date="2019-03-04T11:52:00Z">
            <w:rPr>
              <w:noProof/>
            </w:rPr>
          </w:rPrChange>
        </w:rPr>
      </w:pPr>
      <w:r w:rsidRPr="003277C6">
        <w:rPr>
          <w:noProof/>
          <w:sz w:val="18"/>
          <w:rPrChange w:id="4407" w:author="Aishwarya Balan" w:date="2019-03-04T11:52:00Z">
            <w:rPr>
              <w:noProof/>
            </w:rPr>
          </w:rPrChange>
        </w:rPr>
        <w:t xml:space="preserve">Amend Contract &gt; </w:t>
      </w:r>
      <w:ins w:id="4408" w:author="Gaurav Shah" w:date="2019-04-06T14:02:00Z">
        <w:r w:rsidR="00633490" w:rsidRPr="00514E26">
          <w:rPr>
            <w:b/>
            <w:noProof/>
            <w:sz w:val="18"/>
          </w:rPr>
          <w:t xml:space="preserve">ONLY when one of these fields has been </w:t>
        </w:r>
        <w:r w:rsidR="00633490">
          <w:rPr>
            <w:b/>
            <w:noProof/>
            <w:sz w:val="18"/>
          </w:rPr>
          <w:t>amended</w:t>
        </w:r>
        <w:r w:rsidR="00633490" w:rsidRPr="00514E26">
          <w:rPr>
            <w:b/>
            <w:noProof/>
            <w:sz w:val="18"/>
          </w:rPr>
          <w:t xml:space="preserve"> CP, Price, Quantity, Payment Term</w:t>
        </w:r>
        <w:r w:rsidR="00633490" w:rsidRPr="005E79D0">
          <w:rPr>
            <w:noProof/>
            <w:sz w:val="18"/>
          </w:rPr>
          <w:t xml:space="preserve"> </w:t>
        </w:r>
        <w:r w:rsidR="00633490">
          <w:rPr>
            <w:noProof/>
            <w:sz w:val="18"/>
          </w:rPr>
          <w:t xml:space="preserve">&gt; </w:t>
        </w:r>
      </w:ins>
      <w:r w:rsidRPr="003277C6">
        <w:rPr>
          <w:noProof/>
          <w:sz w:val="18"/>
          <w:rPrChange w:id="4409" w:author="Aishwarya Balan" w:date="2019-03-04T11:52:00Z">
            <w:rPr>
              <w:noProof/>
            </w:rPr>
          </w:rPrChange>
        </w:rPr>
        <w:t>on click of “Amend and Approve Contract”</w:t>
      </w:r>
    </w:p>
    <w:p w14:paraId="266FAD8C" w14:textId="5D729AA3" w:rsidR="00BC6D8C" w:rsidRPr="003277C6" w:rsidRDefault="00BC6D8C" w:rsidP="00BC6D8C">
      <w:pPr>
        <w:pStyle w:val="BodyText"/>
        <w:numPr>
          <w:ilvl w:val="0"/>
          <w:numId w:val="27"/>
        </w:numPr>
        <w:rPr>
          <w:b/>
          <w:noProof/>
          <w:sz w:val="18"/>
          <w:u w:val="single"/>
          <w:rPrChange w:id="4410" w:author="Aishwarya Balan" w:date="2019-03-04T11:52:00Z">
            <w:rPr>
              <w:b/>
              <w:noProof/>
              <w:u w:val="single"/>
            </w:rPr>
          </w:rPrChange>
        </w:rPr>
      </w:pPr>
      <w:bookmarkStart w:id="4411" w:name="_Hlk534540529"/>
      <w:r w:rsidRPr="003277C6">
        <w:rPr>
          <w:b/>
          <w:noProof/>
          <w:sz w:val="18"/>
          <w:u w:val="single"/>
          <w:rPrChange w:id="4412" w:author="Aishwarya Balan" w:date="2019-03-04T11:52:00Z">
            <w:rPr>
              <w:b/>
              <w:noProof/>
              <w:u w:val="single"/>
            </w:rPr>
          </w:rPrChange>
        </w:rPr>
        <w:t xml:space="preserve">For </w:t>
      </w:r>
      <w:del w:id="4413" w:author="Gaurav Shah" w:date="2019-04-06T09:57:00Z">
        <w:r w:rsidRPr="003277C6" w:rsidDel="00C601ED">
          <w:rPr>
            <w:b/>
            <w:noProof/>
            <w:sz w:val="18"/>
            <w:u w:val="single"/>
            <w:rPrChange w:id="4414" w:author="Aishwarya Balan" w:date="2019-03-04T11:52:00Z">
              <w:rPr>
                <w:b/>
                <w:noProof/>
                <w:u w:val="single"/>
              </w:rPr>
            </w:rPrChange>
          </w:rPr>
          <w:delText xml:space="preserve">Entity </w:delText>
        </w:r>
      </w:del>
      <w:r w:rsidRPr="003277C6">
        <w:rPr>
          <w:b/>
          <w:noProof/>
          <w:sz w:val="18"/>
          <w:u w:val="single"/>
          <w:rPrChange w:id="4415" w:author="Aishwarya Balan" w:date="2019-03-04T11:52:00Z">
            <w:rPr>
              <w:b/>
              <w:noProof/>
              <w:u w:val="single"/>
            </w:rPr>
          </w:rPrChange>
        </w:rPr>
        <w:t>Shipments during Instruction To Ship:</w:t>
      </w:r>
    </w:p>
    <w:p w14:paraId="2561ABAD" w14:textId="4F2165AE" w:rsidR="00BC6D8C" w:rsidDel="00C601ED" w:rsidRDefault="00C601ED" w:rsidP="009B6E02">
      <w:pPr>
        <w:pStyle w:val="BodyText"/>
        <w:numPr>
          <w:ilvl w:val="0"/>
          <w:numId w:val="28"/>
        </w:numPr>
        <w:rPr>
          <w:del w:id="4416" w:author="Gaurav Shah" w:date="2019-04-06T09:54:00Z"/>
          <w:noProof/>
          <w:sz w:val="18"/>
        </w:rPr>
      </w:pPr>
      <w:bookmarkStart w:id="4417" w:name="_Hlk534540573"/>
      <w:bookmarkEnd w:id="4411"/>
      <w:ins w:id="4418" w:author="Gaurav Shah" w:date="2019-04-06T09:54:00Z">
        <w:r w:rsidRPr="00C601ED">
          <w:rPr>
            <w:noProof/>
            <w:sz w:val="18"/>
          </w:rPr>
          <w:t>For Planned Bulk Shipments &gt; on click of button “Finalize” on Pre Loading</w:t>
        </w:r>
      </w:ins>
      <w:del w:id="4419" w:author="Gaurav Shah" w:date="2019-04-06T09:54:00Z">
        <w:r w:rsidR="00BC6D8C" w:rsidRPr="003277C6" w:rsidDel="00C601ED">
          <w:rPr>
            <w:noProof/>
            <w:sz w:val="18"/>
            <w:rPrChange w:id="4420" w:author="Aishwarya Balan" w:date="2019-03-04T11:52:00Z">
              <w:rPr>
                <w:noProof/>
              </w:rPr>
            </w:rPrChange>
          </w:rPr>
          <w:delText>For Planned Bulk Shipments &gt; on click of “Create”</w:delText>
        </w:r>
      </w:del>
    </w:p>
    <w:p w14:paraId="4F46A7A4" w14:textId="77777777" w:rsidR="00C601ED" w:rsidRPr="003277C6" w:rsidRDefault="00C601ED" w:rsidP="009B6E02">
      <w:pPr>
        <w:pStyle w:val="BodyText"/>
        <w:numPr>
          <w:ilvl w:val="0"/>
          <w:numId w:val="28"/>
        </w:numPr>
        <w:rPr>
          <w:ins w:id="4421" w:author="Gaurav Shah" w:date="2019-04-06T09:54:00Z"/>
          <w:noProof/>
          <w:sz w:val="18"/>
          <w:rPrChange w:id="4422" w:author="Aishwarya Balan" w:date="2019-03-04T11:52:00Z">
            <w:rPr>
              <w:ins w:id="4423" w:author="Gaurav Shah" w:date="2019-04-06T09:54:00Z"/>
              <w:noProof/>
            </w:rPr>
          </w:rPrChange>
        </w:rPr>
      </w:pPr>
    </w:p>
    <w:p w14:paraId="2F03E131" w14:textId="5FBAB809" w:rsidR="009B6E02" w:rsidRPr="00C601ED" w:rsidRDefault="00BC6D8C" w:rsidP="005E79D0">
      <w:pPr>
        <w:pStyle w:val="BodyText"/>
        <w:numPr>
          <w:ilvl w:val="0"/>
          <w:numId w:val="28"/>
        </w:numPr>
        <w:rPr>
          <w:noProof/>
          <w:sz w:val="18"/>
          <w:rPrChange w:id="4424" w:author="Gaurav Shah" w:date="2019-04-06T09:55:00Z">
            <w:rPr>
              <w:noProof/>
            </w:rPr>
          </w:rPrChange>
        </w:rPr>
      </w:pPr>
      <w:r w:rsidRPr="00C601ED">
        <w:rPr>
          <w:noProof/>
          <w:sz w:val="18"/>
          <w:rPrChange w:id="4425" w:author="Gaurav Shah" w:date="2019-04-06T09:54:00Z">
            <w:rPr>
              <w:noProof/>
            </w:rPr>
          </w:rPrChange>
        </w:rPr>
        <w:t xml:space="preserve">For Planned Container Shipments &gt; </w:t>
      </w:r>
      <w:ins w:id="4426" w:author="Gaurav Shah" w:date="2019-04-06T09:54:00Z">
        <w:r w:rsidR="00C601ED" w:rsidRPr="005E79D0">
          <w:rPr>
            <w:noProof/>
            <w:sz w:val="18"/>
          </w:rPr>
          <w:t>Container Finalization &gt; on click of button “Finalize”</w:t>
        </w:r>
      </w:ins>
      <w:del w:id="4427" w:author="Gaurav Shah" w:date="2019-04-06T09:54:00Z">
        <w:r w:rsidR="009B6E02" w:rsidRPr="00C601ED" w:rsidDel="00C601ED">
          <w:rPr>
            <w:noProof/>
            <w:sz w:val="18"/>
            <w:rPrChange w:id="4428" w:author="Gaurav Shah" w:date="2019-04-06T09:55:00Z">
              <w:rPr>
                <w:noProof/>
              </w:rPr>
            </w:rPrChange>
          </w:rPr>
          <w:delText>on click of “Create”</w:delText>
        </w:r>
      </w:del>
    </w:p>
    <w:p w14:paraId="42E2EA5E" w14:textId="4F79BA17" w:rsidR="009B6E02" w:rsidRPr="003277C6" w:rsidRDefault="00BC6D8C" w:rsidP="009B6E02">
      <w:pPr>
        <w:pStyle w:val="BodyText"/>
        <w:numPr>
          <w:ilvl w:val="0"/>
          <w:numId w:val="28"/>
        </w:numPr>
        <w:rPr>
          <w:noProof/>
          <w:sz w:val="18"/>
          <w:rPrChange w:id="4429" w:author="Aishwarya Balan" w:date="2019-03-04T11:52:00Z">
            <w:rPr>
              <w:noProof/>
            </w:rPr>
          </w:rPrChange>
        </w:rPr>
      </w:pPr>
      <w:r w:rsidRPr="003277C6">
        <w:rPr>
          <w:noProof/>
          <w:sz w:val="18"/>
          <w:rPrChange w:id="4430" w:author="Aishwarya Balan" w:date="2019-03-04T11:52:00Z">
            <w:rPr>
              <w:noProof/>
            </w:rPr>
          </w:rPrChange>
        </w:rPr>
        <w:t xml:space="preserve">For Movement Orders &gt; </w:t>
      </w:r>
      <w:bookmarkEnd w:id="4417"/>
      <w:r w:rsidR="009B6E02" w:rsidRPr="003277C6">
        <w:rPr>
          <w:noProof/>
          <w:sz w:val="18"/>
          <w:rPrChange w:id="4431" w:author="Aishwarya Balan" w:date="2019-03-04T11:52:00Z">
            <w:rPr>
              <w:noProof/>
            </w:rPr>
          </w:rPrChange>
        </w:rPr>
        <w:t>on click of “</w:t>
      </w:r>
      <w:del w:id="4432" w:author="Gaurav Shah" w:date="2019-04-06T09:55:00Z">
        <w:r w:rsidR="009B6E02" w:rsidRPr="003277C6" w:rsidDel="00C601ED">
          <w:rPr>
            <w:noProof/>
            <w:sz w:val="18"/>
            <w:rPrChange w:id="4433" w:author="Aishwarya Balan" w:date="2019-03-04T11:52:00Z">
              <w:rPr>
                <w:noProof/>
              </w:rPr>
            </w:rPrChange>
          </w:rPr>
          <w:delText>Create</w:delText>
        </w:r>
      </w:del>
      <w:ins w:id="4434" w:author="Gaurav Shah" w:date="2019-04-06T09:55:00Z">
        <w:r w:rsidR="00C601ED">
          <w:rPr>
            <w:noProof/>
            <w:sz w:val="18"/>
          </w:rPr>
          <w:t>Save</w:t>
        </w:r>
      </w:ins>
      <w:r w:rsidR="009B6E02" w:rsidRPr="003277C6">
        <w:rPr>
          <w:noProof/>
          <w:sz w:val="18"/>
          <w:rPrChange w:id="4435" w:author="Aishwarya Balan" w:date="2019-03-04T11:52:00Z">
            <w:rPr>
              <w:noProof/>
            </w:rPr>
          </w:rPrChange>
        </w:rPr>
        <w:t>”</w:t>
      </w:r>
    </w:p>
    <w:p w14:paraId="164602A0" w14:textId="5BE20A90" w:rsidR="00D8131D" w:rsidRPr="003277C6" w:rsidDel="00C601ED" w:rsidRDefault="00D8131D" w:rsidP="009B6E02">
      <w:pPr>
        <w:pStyle w:val="BodyText"/>
        <w:numPr>
          <w:ilvl w:val="0"/>
          <w:numId w:val="28"/>
        </w:numPr>
        <w:rPr>
          <w:del w:id="4436" w:author="Gaurav Shah" w:date="2019-04-06T09:52:00Z"/>
          <w:noProof/>
          <w:sz w:val="18"/>
          <w:highlight w:val="yellow"/>
          <w:rPrChange w:id="4437" w:author="Aishwarya Balan" w:date="2019-03-04T11:52:00Z">
            <w:rPr>
              <w:del w:id="4438" w:author="Gaurav Shah" w:date="2019-04-06T09:52:00Z"/>
              <w:noProof/>
              <w:highlight w:val="yellow"/>
            </w:rPr>
          </w:rPrChange>
        </w:rPr>
      </w:pPr>
      <w:del w:id="4439" w:author="Gaurav Shah" w:date="2019-04-06T09:52:00Z">
        <w:r w:rsidRPr="003277C6" w:rsidDel="00C601ED">
          <w:rPr>
            <w:noProof/>
            <w:sz w:val="18"/>
            <w:highlight w:val="yellow"/>
            <w:rPrChange w:id="4440" w:author="Aishwarya Balan" w:date="2019-03-04T11:52:00Z">
              <w:rPr>
                <w:noProof/>
                <w:highlight w:val="yellow"/>
              </w:rPr>
            </w:rPrChange>
          </w:rPr>
          <w:delText>For Core GMRs?</w:delText>
        </w:r>
      </w:del>
    </w:p>
    <w:p w14:paraId="16DF6BE0" w14:textId="10A35A40" w:rsidR="009B6E02" w:rsidRPr="003277C6" w:rsidRDefault="009B6E02" w:rsidP="00940483">
      <w:pPr>
        <w:pStyle w:val="BodyText"/>
        <w:numPr>
          <w:ilvl w:val="0"/>
          <w:numId w:val="27"/>
        </w:numPr>
        <w:rPr>
          <w:b/>
          <w:noProof/>
          <w:sz w:val="18"/>
          <w:u w:val="single"/>
          <w:rPrChange w:id="4441" w:author="Aishwarya Balan" w:date="2019-03-04T11:52:00Z">
            <w:rPr>
              <w:b/>
              <w:noProof/>
              <w:u w:val="single"/>
            </w:rPr>
          </w:rPrChange>
        </w:rPr>
      </w:pPr>
      <w:r w:rsidRPr="003277C6">
        <w:rPr>
          <w:b/>
          <w:noProof/>
          <w:sz w:val="18"/>
          <w:u w:val="single"/>
          <w:rPrChange w:id="4442" w:author="Aishwarya Balan" w:date="2019-03-04T11:52:00Z">
            <w:rPr>
              <w:b/>
              <w:noProof/>
              <w:u w:val="single"/>
            </w:rPr>
          </w:rPrChange>
        </w:rPr>
        <w:t xml:space="preserve">For </w:t>
      </w:r>
      <w:del w:id="4443" w:author="Gaurav Shah" w:date="2019-04-06T09:57:00Z">
        <w:r w:rsidRPr="003277C6" w:rsidDel="00C601ED">
          <w:rPr>
            <w:b/>
            <w:noProof/>
            <w:sz w:val="18"/>
            <w:u w:val="single"/>
            <w:rPrChange w:id="4444" w:author="Aishwarya Balan" w:date="2019-03-04T11:52:00Z">
              <w:rPr>
                <w:b/>
                <w:noProof/>
                <w:u w:val="single"/>
              </w:rPr>
            </w:rPrChange>
          </w:rPr>
          <w:delText xml:space="preserve">Entity </w:delText>
        </w:r>
      </w:del>
      <w:r w:rsidRPr="003277C6">
        <w:rPr>
          <w:b/>
          <w:noProof/>
          <w:sz w:val="18"/>
          <w:u w:val="single"/>
          <w:rPrChange w:id="4445" w:author="Aishwarya Balan" w:date="2019-03-04T11:52:00Z">
            <w:rPr>
              <w:b/>
              <w:noProof/>
              <w:u w:val="single"/>
            </w:rPr>
          </w:rPrChange>
        </w:rPr>
        <w:t>Invoice:</w:t>
      </w:r>
    </w:p>
    <w:p w14:paraId="143A2940" w14:textId="25BACB9C" w:rsidR="004D5DA4" w:rsidRPr="003277C6" w:rsidDel="00C601ED" w:rsidRDefault="004D5DA4" w:rsidP="004D5DA4">
      <w:pPr>
        <w:pStyle w:val="BodyText"/>
        <w:ind w:left="720"/>
        <w:rPr>
          <w:del w:id="4446" w:author="Gaurav Shah" w:date="2019-04-06T09:57:00Z"/>
          <w:b/>
          <w:noProof/>
          <w:sz w:val="18"/>
          <w:rPrChange w:id="4447" w:author="Aishwarya Balan" w:date="2019-03-04T11:52:00Z">
            <w:rPr>
              <w:del w:id="4448" w:author="Gaurav Shah" w:date="2019-04-06T09:57:00Z"/>
              <w:b/>
              <w:noProof/>
            </w:rPr>
          </w:rPrChange>
        </w:rPr>
      </w:pPr>
      <w:del w:id="4449" w:author="Gaurav Shah" w:date="2019-04-06T09:57:00Z">
        <w:r w:rsidRPr="003277C6" w:rsidDel="00C601ED">
          <w:rPr>
            <w:b/>
            <w:noProof/>
            <w:sz w:val="18"/>
            <w:rPrChange w:id="4450" w:author="Aishwarya Balan" w:date="2019-03-04T11:52:00Z">
              <w:rPr>
                <w:b/>
                <w:noProof/>
              </w:rPr>
            </w:rPrChange>
          </w:rPr>
          <w:delText xml:space="preserve">Credit Check will be performed for ALL A/R </w:delText>
        </w:r>
        <w:r w:rsidR="00D03D9D" w:rsidRPr="003277C6" w:rsidDel="00C601ED">
          <w:rPr>
            <w:b/>
            <w:noProof/>
            <w:sz w:val="18"/>
            <w:rPrChange w:id="4451" w:author="Aishwarya Balan" w:date="2019-03-04T11:52:00Z">
              <w:rPr>
                <w:b/>
                <w:noProof/>
              </w:rPr>
            </w:rPrChange>
          </w:rPr>
          <w:delText xml:space="preserve"> Invoices.</w:delText>
        </w:r>
      </w:del>
    </w:p>
    <w:p w14:paraId="164D2A8F" w14:textId="0A21EB47" w:rsidR="009B6E02" w:rsidRDefault="009B6E02" w:rsidP="009B6E02">
      <w:pPr>
        <w:pStyle w:val="BodyText"/>
        <w:numPr>
          <w:ilvl w:val="0"/>
          <w:numId w:val="29"/>
        </w:numPr>
        <w:rPr>
          <w:ins w:id="4452" w:author="Gaurav Shah" w:date="2019-04-06T09:57:00Z"/>
          <w:noProof/>
          <w:sz w:val="18"/>
        </w:rPr>
      </w:pPr>
      <w:r w:rsidRPr="003277C6">
        <w:rPr>
          <w:noProof/>
          <w:sz w:val="18"/>
          <w:rPrChange w:id="4453" w:author="Aishwarya Balan" w:date="2019-03-04T11:52:00Z">
            <w:rPr>
              <w:noProof/>
            </w:rPr>
          </w:rPrChange>
        </w:rPr>
        <w:t xml:space="preserve">Accounting &gt; Invoiceable Items &gt; Tickets &amp; GMR’s &gt; </w:t>
      </w:r>
      <w:ins w:id="4454" w:author="Gaurav Shah" w:date="2019-04-06T09:57:00Z">
        <w:r w:rsidR="00C601ED">
          <w:rPr>
            <w:noProof/>
            <w:sz w:val="18"/>
          </w:rPr>
          <w:t xml:space="preserve">ONLY A/R Invoices &gt; </w:t>
        </w:r>
      </w:ins>
      <w:r w:rsidRPr="003277C6">
        <w:rPr>
          <w:noProof/>
          <w:sz w:val="18"/>
          <w:rPrChange w:id="4455" w:author="Aishwarya Balan" w:date="2019-03-04T11:52:00Z">
            <w:rPr>
              <w:noProof/>
            </w:rPr>
          </w:rPrChange>
        </w:rPr>
        <w:t>Provisional Invoice/Final Invoice &gt; on click of “Save”</w:t>
      </w:r>
    </w:p>
    <w:p w14:paraId="524BC0D5" w14:textId="396E6C30" w:rsidR="00C601ED" w:rsidRPr="003277C6" w:rsidRDefault="00C601ED" w:rsidP="009B6E02">
      <w:pPr>
        <w:pStyle w:val="BodyText"/>
        <w:numPr>
          <w:ilvl w:val="0"/>
          <w:numId w:val="29"/>
        </w:numPr>
        <w:rPr>
          <w:noProof/>
          <w:sz w:val="18"/>
          <w:rPrChange w:id="4456" w:author="Aishwarya Balan" w:date="2019-03-04T11:52:00Z">
            <w:rPr>
              <w:noProof/>
            </w:rPr>
          </w:rPrChange>
        </w:rPr>
      </w:pPr>
      <w:ins w:id="4457" w:author="Gaurav Shah" w:date="2019-04-06T09:57:00Z">
        <w:r>
          <w:rPr>
            <w:noProof/>
            <w:sz w:val="18"/>
          </w:rPr>
          <w:t xml:space="preserve">Logistics &gt; </w:t>
        </w:r>
      </w:ins>
      <w:ins w:id="4458" w:author="Gaurav Shah" w:date="2019-04-06T09:58:00Z">
        <w:r>
          <w:rPr>
            <w:noProof/>
            <w:sz w:val="18"/>
          </w:rPr>
          <w:t xml:space="preserve">Contracts &gt; Open </w:t>
        </w:r>
      </w:ins>
      <w:ins w:id="4459" w:author="Gaurav Shah" w:date="2019-04-06T09:57:00Z">
        <w:r>
          <w:rPr>
            <w:noProof/>
            <w:sz w:val="18"/>
          </w:rPr>
          <w:t xml:space="preserve">Contract Items &gt; </w:t>
        </w:r>
      </w:ins>
      <w:ins w:id="4460" w:author="Gaurav Shah" w:date="2019-04-06T09:58:00Z">
        <w:r>
          <w:rPr>
            <w:noProof/>
            <w:sz w:val="18"/>
          </w:rPr>
          <w:t>Purchase Contracts – Pre Payment Invoice &gt; on click of “Save”</w:t>
        </w:r>
      </w:ins>
    </w:p>
    <w:p w14:paraId="29666D2B" w14:textId="19806F57" w:rsidR="009878BF" w:rsidDel="00AC3F1D" w:rsidRDefault="009878BF" w:rsidP="002D0F15">
      <w:pPr>
        <w:pStyle w:val="BodyText"/>
        <w:rPr>
          <w:del w:id="4461" w:author="Gaurav Shah" w:date="2019-04-06T09:58:00Z"/>
          <w:noProof/>
          <w:sz w:val="18"/>
        </w:rPr>
      </w:pPr>
    </w:p>
    <w:p w14:paraId="74425BCC" w14:textId="30C893FA" w:rsidR="00AC3F1D" w:rsidRDefault="00AC3F1D">
      <w:pPr>
        <w:pStyle w:val="BodyText"/>
        <w:rPr>
          <w:ins w:id="4462" w:author="Gaurav Shah" w:date="2019-04-06T13:28:00Z"/>
          <w:noProof/>
          <w:sz w:val="18"/>
        </w:rPr>
        <w:pPrChange w:id="4463" w:author="Gaurav Shah" w:date="2019-04-06T13:28:00Z">
          <w:pPr>
            <w:pStyle w:val="BodyText"/>
            <w:ind w:left="1080"/>
          </w:pPr>
        </w:pPrChange>
      </w:pPr>
    </w:p>
    <w:p w14:paraId="3B2B07D2" w14:textId="5AA7846D" w:rsidR="00AC3F1D" w:rsidRPr="00514E26" w:rsidRDefault="006E2C3B" w:rsidP="00AC3F1D">
      <w:pPr>
        <w:pStyle w:val="Heading3"/>
        <w:rPr>
          <w:ins w:id="4464" w:author="Gaurav Shah" w:date="2019-04-06T13:28:00Z"/>
          <w:noProof/>
          <w:sz w:val="18"/>
          <w:szCs w:val="18"/>
        </w:rPr>
      </w:pPr>
      <w:ins w:id="4465" w:author="Gaurav Shah" w:date="2019-04-07T09:50:00Z">
        <w:r>
          <w:rPr>
            <w:noProof/>
            <w:sz w:val="18"/>
            <w:szCs w:val="18"/>
          </w:rPr>
          <w:t xml:space="preserve">TRM </w:t>
        </w:r>
      </w:ins>
      <w:ins w:id="4466" w:author="Gaurav Shah" w:date="2019-04-06T13:28:00Z">
        <w:r w:rsidR="00AC3F1D" w:rsidRPr="00514E26">
          <w:rPr>
            <w:noProof/>
            <w:sz w:val="18"/>
            <w:szCs w:val="18"/>
          </w:rPr>
          <w:t>Credit Check</w:t>
        </w:r>
        <w:r w:rsidR="00AC3F1D">
          <w:rPr>
            <w:noProof/>
            <w:sz w:val="18"/>
            <w:szCs w:val="18"/>
          </w:rPr>
          <w:t xml:space="preserve"> Request </w:t>
        </w:r>
      </w:ins>
      <w:ins w:id="4467" w:author="Gaurav Shah" w:date="2019-04-07T09:50:00Z">
        <w:r>
          <w:rPr>
            <w:noProof/>
            <w:sz w:val="18"/>
            <w:szCs w:val="18"/>
          </w:rPr>
          <w:t xml:space="preserve">(TCCR) </w:t>
        </w:r>
      </w:ins>
      <w:ins w:id="4468" w:author="Gaurav Shah" w:date="2019-04-06T13:28:00Z">
        <w:r w:rsidR="00AC3F1D">
          <w:rPr>
            <w:noProof/>
            <w:sz w:val="18"/>
            <w:szCs w:val="18"/>
          </w:rPr>
          <w:t>Message Structure</w:t>
        </w:r>
      </w:ins>
    </w:p>
    <w:p w14:paraId="45775C60" w14:textId="77777777" w:rsidR="00AB6120" w:rsidRDefault="00633490" w:rsidP="00633490">
      <w:pPr>
        <w:pStyle w:val="BodyText"/>
        <w:rPr>
          <w:ins w:id="4469" w:author="Gaurav Shah" w:date="2019-04-06T14:41:00Z"/>
          <w:noProof/>
          <w:sz w:val="18"/>
        </w:rPr>
      </w:pPr>
      <w:ins w:id="4470" w:author="Gaurav Shah" w:date="2019-04-06T14:02:00Z">
        <w:r>
          <w:rPr>
            <w:noProof/>
            <w:sz w:val="18"/>
          </w:rPr>
          <w:t xml:space="preserve">Sample screen shot </w:t>
        </w:r>
      </w:ins>
      <w:ins w:id="4471" w:author="Gaurav Shah" w:date="2019-04-06T14:03:00Z">
        <w:r>
          <w:rPr>
            <w:noProof/>
            <w:sz w:val="18"/>
          </w:rPr>
          <w:t>below</w:t>
        </w:r>
      </w:ins>
      <w:ins w:id="4472" w:author="Gaurav Shah" w:date="2019-04-06T14:02:00Z">
        <w:r>
          <w:rPr>
            <w:noProof/>
            <w:sz w:val="18"/>
          </w:rPr>
          <w:t>.</w:t>
        </w:r>
      </w:ins>
      <w:ins w:id="4473" w:author="Gaurav Shah" w:date="2019-04-06T13:56:00Z">
        <w:r>
          <w:rPr>
            <w:noProof/>
            <w:sz w:val="18"/>
          </w:rPr>
          <w:tab/>
        </w:r>
      </w:ins>
    </w:p>
    <w:p w14:paraId="4C30CACF" w14:textId="452FF8AB" w:rsidR="00AB6120" w:rsidRDefault="00AB6120" w:rsidP="00633490">
      <w:pPr>
        <w:pStyle w:val="BodyText"/>
        <w:rPr>
          <w:ins w:id="4474" w:author="Gaurav Shah" w:date="2019-04-06T14:41:00Z"/>
          <w:noProof/>
          <w:sz w:val="18"/>
        </w:rPr>
      </w:pPr>
      <w:ins w:id="4475" w:author="Gaurav Shah" w:date="2019-04-06T14:41:00Z">
        <w:r>
          <w:rPr>
            <w:noProof/>
            <w:sz w:val="18"/>
          </w:rPr>
          <w:drawing>
            <wp:inline distT="0" distB="0" distL="0" distR="0" wp14:anchorId="72280BAF" wp14:editId="2CBAB253">
              <wp:extent cx="6217920" cy="19716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217920" cy="1971675"/>
                      </a:xfrm>
                      <a:prstGeom prst="rect">
                        <a:avLst/>
                      </a:prstGeom>
                      <a:noFill/>
                      <a:ln>
                        <a:noFill/>
                      </a:ln>
                    </pic:spPr>
                  </pic:pic>
                </a:graphicData>
              </a:graphic>
            </wp:inline>
          </w:drawing>
        </w:r>
      </w:ins>
    </w:p>
    <w:p w14:paraId="01766C7B" w14:textId="5DE8710C" w:rsidR="00AC3F1D" w:rsidRPr="003277C6" w:rsidRDefault="00633490">
      <w:pPr>
        <w:pStyle w:val="BodyText"/>
        <w:rPr>
          <w:ins w:id="4476" w:author="Gaurav Shah" w:date="2019-04-06T13:28:00Z"/>
          <w:noProof/>
          <w:sz w:val="18"/>
          <w:rPrChange w:id="4477" w:author="Aishwarya Balan" w:date="2019-03-04T11:52:00Z">
            <w:rPr>
              <w:ins w:id="4478" w:author="Gaurav Shah" w:date="2019-04-06T13:28:00Z"/>
              <w:noProof/>
            </w:rPr>
          </w:rPrChange>
        </w:rPr>
        <w:pPrChange w:id="4479" w:author="Gaurav Shah" w:date="2019-04-06T13:57:00Z">
          <w:pPr>
            <w:pStyle w:val="BodyText"/>
            <w:ind w:left="1080"/>
          </w:pPr>
        </w:pPrChange>
      </w:pPr>
      <w:ins w:id="4480" w:author="Gaurav Shah" w:date="2019-04-06T13:56:00Z">
        <w:r>
          <w:rPr>
            <w:noProof/>
            <w:sz w:val="18"/>
          </w:rPr>
          <w:tab/>
        </w:r>
        <w:r>
          <w:rPr>
            <w:noProof/>
            <w:sz w:val="18"/>
          </w:rPr>
          <w:tab/>
        </w:r>
        <w:r>
          <w:rPr>
            <w:noProof/>
            <w:sz w:val="18"/>
          </w:rPr>
          <w:tab/>
        </w:r>
      </w:ins>
    </w:p>
    <w:p w14:paraId="69C7DF8F" w14:textId="63284CE3" w:rsidR="00633490" w:rsidRDefault="00633490" w:rsidP="002D0F15">
      <w:pPr>
        <w:pStyle w:val="BodyText"/>
        <w:rPr>
          <w:ins w:id="4481" w:author="Gaurav Shah" w:date="2019-04-06T14:04:00Z"/>
          <w:noProof/>
          <w:sz w:val="18"/>
        </w:rPr>
      </w:pPr>
      <w:ins w:id="4482" w:author="Gaurav Shah" w:date="2019-04-06T14:14:00Z">
        <w:r>
          <w:rPr>
            <w:noProof/>
            <w:sz w:val="18"/>
          </w:rPr>
          <w:t>Sample structure embedded here.</w:t>
        </w:r>
      </w:ins>
      <w:ins w:id="4483" w:author="Gaurav Shah" w:date="2019-04-06T13:57:00Z">
        <w:r>
          <w:rPr>
            <w:noProof/>
            <w:sz w:val="18"/>
          </w:rPr>
          <w:t xml:space="preserve"> </w:t>
        </w:r>
      </w:ins>
    </w:p>
    <w:p w14:paraId="2FA7E449" w14:textId="56ED8DA6" w:rsidR="00633490" w:rsidRDefault="00633490" w:rsidP="002D0F15">
      <w:pPr>
        <w:pStyle w:val="BodyText"/>
        <w:rPr>
          <w:ins w:id="4484" w:author="Gaurav Shah" w:date="2019-04-06T14:04:00Z"/>
          <w:noProof/>
          <w:sz w:val="18"/>
        </w:rPr>
      </w:pPr>
    </w:p>
    <w:p w14:paraId="725FFDEE" w14:textId="1C1A882B" w:rsidR="00633490" w:rsidRDefault="00633490" w:rsidP="002D0F15">
      <w:pPr>
        <w:pStyle w:val="BodyText"/>
        <w:rPr>
          <w:ins w:id="4485" w:author="Gaurav Shah" w:date="2019-04-06T14:14:00Z"/>
          <w:noProof/>
          <w:sz w:val="18"/>
        </w:rPr>
      </w:pPr>
    </w:p>
    <w:p w14:paraId="40E69C15" w14:textId="69FEAFE3" w:rsidR="00633490" w:rsidRDefault="00633490" w:rsidP="002D0F15">
      <w:pPr>
        <w:pStyle w:val="BodyText"/>
        <w:rPr>
          <w:ins w:id="4486" w:author="Gaurav Shah" w:date="2019-04-06T14:14:00Z"/>
          <w:noProof/>
          <w:sz w:val="18"/>
        </w:rPr>
      </w:pPr>
    </w:p>
    <w:p w14:paraId="3BB96011" w14:textId="3C595664" w:rsidR="005D5A66" w:rsidRPr="00514E26" w:rsidRDefault="005D5A66" w:rsidP="005D5A66">
      <w:pPr>
        <w:pStyle w:val="Heading3"/>
        <w:rPr>
          <w:ins w:id="4487" w:author="Gaurav Shah" w:date="2019-04-06T14:21:00Z"/>
          <w:noProof/>
          <w:sz w:val="18"/>
          <w:szCs w:val="18"/>
        </w:rPr>
      </w:pPr>
      <w:ins w:id="4488" w:author="Gaurav Shah" w:date="2019-04-06T14:21:00Z">
        <w:r>
          <w:rPr>
            <w:noProof/>
            <w:sz w:val="18"/>
            <w:szCs w:val="18"/>
          </w:rPr>
          <w:lastRenderedPageBreak/>
          <w:t>Description</w:t>
        </w:r>
      </w:ins>
    </w:p>
    <w:p w14:paraId="149AD0E9" w14:textId="004B42EC" w:rsidR="00633490" w:rsidRDefault="00633490" w:rsidP="005D5A66">
      <w:pPr>
        <w:pStyle w:val="BodyText"/>
        <w:numPr>
          <w:ilvl w:val="0"/>
          <w:numId w:val="55"/>
        </w:numPr>
        <w:rPr>
          <w:ins w:id="4489" w:author="Gaurav Shah" w:date="2019-04-06T14:21:00Z"/>
          <w:noProof/>
          <w:sz w:val="18"/>
        </w:rPr>
      </w:pPr>
      <w:ins w:id="4490" w:author="Gaurav Shah" w:date="2019-04-06T14:14:00Z">
        <w:r>
          <w:rPr>
            <w:noProof/>
            <w:sz w:val="18"/>
          </w:rPr>
          <w:t xml:space="preserve">The Credit Risk Check Message Request is initaited from the </w:t>
        </w:r>
      </w:ins>
      <w:ins w:id="4491" w:author="Gaurav Shah" w:date="2019-04-06T14:15:00Z">
        <w:r>
          <w:rPr>
            <w:noProof/>
            <w:sz w:val="18"/>
          </w:rPr>
          <w:t>click of the relevant buttons as described in the previous section.</w:t>
        </w:r>
      </w:ins>
    </w:p>
    <w:p w14:paraId="62531566" w14:textId="114823A8" w:rsidR="005D5A66" w:rsidRDefault="005D5A66" w:rsidP="005D5A66">
      <w:pPr>
        <w:pStyle w:val="BodyText"/>
        <w:numPr>
          <w:ilvl w:val="0"/>
          <w:numId w:val="55"/>
        </w:numPr>
        <w:rPr>
          <w:ins w:id="4492" w:author="Gaurav Shah" w:date="2019-04-06T14:22:00Z"/>
          <w:noProof/>
          <w:sz w:val="18"/>
        </w:rPr>
      </w:pPr>
      <w:ins w:id="4493" w:author="Gaurav Shah" w:date="2019-04-06T14:21:00Z">
        <w:r>
          <w:rPr>
            <w:noProof/>
            <w:sz w:val="18"/>
          </w:rPr>
          <w:t>TRM will have a placeholder to capture syntax for C</w:t>
        </w:r>
      </w:ins>
      <w:ins w:id="4494" w:author="Gaurav Shah" w:date="2019-04-06T14:22:00Z">
        <w:r>
          <w:rPr>
            <w:noProof/>
            <w:sz w:val="18"/>
          </w:rPr>
          <w:t>redit Check Request</w:t>
        </w:r>
      </w:ins>
      <w:ins w:id="4495" w:author="Gaurav Shah" w:date="2019-04-06T14:41:00Z">
        <w:r w:rsidR="00AB6120">
          <w:rPr>
            <w:noProof/>
            <w:sz w:val="18"/>
          </w:rPr>
          <w:t xml:space="preserve"> – will be a b</w:t>
        </w:r>
      </w:ins>
      <w:ins w:id="4496" w:author="Gaurav Shah" w:date="2019-04-06T14:42:00Z">
        <w:r w:rsidR="00AB6120">
          <w:rPr>
            <w:noProof/>
            <w:sz w:val="18"/>
          </w:rPr>
          <w:t>ack end configuration</w:t>
        </w:r>
      </w:ins>
    </w:p>
    <w:p w14:paraId="22EFAD8E" w14:textId="7563FB05" w:rsidR="005D5A66" w:rsidRDefault="005D5A66" w:rsidP="005D5A66">
      <w:pPr>
        <w:pStyle w:val="BodyText"/>
        <w:numPr>
          <w:ilvl w:val="0"/>
          <w:numId w:val="55"/>
        </w:numPr>
        <w:rPr>
          <w:ins w:id="4497" w:author="Gaurav Shah" w:date="2019-04-06T14:22:00Z"/>
          <w:noProof/>
          <w:sz w:val="18"/>
        </w:rPr>
      </w:pPr>
      <w:ins w:id="4498" w:author="Gaurav Shah" w:date="2019-04-06T14:22:00Z">
        <w:r>
          <w:rPr>
            <w:noProof/>
            <w:sz w:val="18"/>
          </w:rPr>
          <w:t>Credit Check Request Ref. No. and Item No. will be system generated values by TRM.</w:t>
        </w:r>
      </w:ins>
    </w:p>
    <w:p w14:paraId="17A1F192" w14:textId="5E5D72A1" w:rsidR="005D5A66" w:rsidRDefault="005D5A66">
      <w:pPr>
        <w:pStyle w:val="BodyText"/>
        <w:numPr>
          <w:ilvl w:val="0"/>
          <w:numId w:val="55"/>
        </w:numPr>
        <w:rPr>
          <w:ins w:id="4499" w:author="Gaurav Shah" w:date="2019-04-06T14:15:00Z"/>
          <w:noProof/>
          <w:sz w:val="18"/>
        </w:rPr>
        <w:pPrChange w:id="4500" w:author="Gaurav Shah" w:date="2019-04-06T14:21:00Z">
          <w:pPr>
            <w:pStyle w:val="BodyText"/>
          </w:pPr>
        </w:pPrChange>
      </w:pPr>
      <w:ins w:id="4501" w:author="Gaurav Shah" w:date="2019-04-06T14:22:00Z">
        <w:r>
          <w:rPr>
            <w:noProof/>
            <w:sz w:val="18"/>
          </w:rPr>
          <w:t xml:space="preserve">The Credit Check </w:t>
        </w:r>
      </w:ins>
      <w:ins w:id="4502" w:author="Gaurav Shah" w:date="2019-04-06T14:23:00Z">
        <w:r>
          <w:rPr>
            <w:noProof/>
            <w:sz w:val="18"/>
          </w:rPr>
          <w:t>Request message is to be sent at the Entity + Contract Ref. No. level. i.e. if during PBS Finalization</w:t>
        </w:r>
      </w:ins>
      <w:ins w:id="4503" w:author="Gaurav Shah" w:date="2019-04-06T14:24:00Z">
        <w:r>
          <w:rPr>
            <w:noProof/>
            <w:sz w:val="18"/>
          </w:rPr>
          <w:t xml:space="preserve"> (PBS-GMR-1),</w:t>
        </w:r>
      </w:ins>
      <w:ins w:id="4504" w:author="Gaurav Shah" w:date="2019-04-06T14:23:00Z">
        <w:r>
          <w:rPr>
            <w:noProof/>
            <w:sz w:val="18"/>
          </w:rPr>
          <w:t xml:space="preserve"> there are 3 Sale Contracts and 2 Purchase Contracts, then </w:t>
        </w:r>
      </w:ins>
      <w:ins w:id="4505" w:author="Gaurav Shah" w:date="2019-04-06T14:24:00Z">
        <w:r>
          <w:rPr>
            <w:noProof/>
            <w:sz w:val="18"/>
          </w:rPr>
          <w:t xml:space="preserve">1 Credit Check Request will be initated with 5 </w:t>
        </w:r>
      </w:ins>
      <w:ins w:id="4506" w:author="Gaurav Shah" w:date="2019-04-06T14:25:00Z">
        <w:r>
          <w:rPr>
            <w:noProof/>
            <w:sz w:val="18"/>
          </w:rPr>
          <w:t>Item Ref. Nos. for this action on PBS-GMR-1.</w:t>
        </w:r>
      </w:ins>
    </w:p>
    <w:p w14:paraId="22E35655" w14:textId="77777777" w:rsidR="00633490" w:rsidRDefault="00633490" w:rsidP="002D0F15">
      <w:pPr>
        <w:pStyle w:val="BodyText"/>
        <w:rPr>
          <w:ins w:id="4507" w:author="Gaurav Shah" w:date="2019-04-06T13:57:00Z"/>
          <w:noProof/>
          <w:sz w:val="18"/>
        </w:rPr>
      </w:pPr>
    </w:p>
    <w:p w14:paraId="6520CEF3" w14:textId="5AB13ECE" w:rsidR="00633490" w:rsidRPr="00514E26" w:rsidRDefault="00633490" w:rsidP="00633490">
      <w:pPr>
        <w:pStyle w:val="Heading3"/>
        <w:rPr>
          <w:ins w:id="4508" w:author="Gaurav Shah" w:date="2019-04-06T14:04:00Z"/>
          <w:noProof/>
          <w:sz w:val="18"/>
          <w:szCs w:val="18"/>
        </w:rPr>
      </w:pPr>
      <w:ins w:id="4509" w:author="Gaurav Shah" w:date="2019-04-06T14:04:00Z">
        <w:r w:rsidRPr="00514E26">
          <w:rPr>
            <w:noProof/>
            <w:sz w:val="18"/>
            <w:szCs w:val="18"/>
          </w:rPr>
          <w:t>Fields</w:t>
        </w:r>
      </w:ins>
    </w:p>
    <w:tbl>
      <w:tblPr>
        <w:tblStyle w:val="GridTable4-Accent1"/>
        <w:tblW w:w="4740" w:type="pct"/>
        <w:tblInd w:w="-5" w:type="dxa"/>
        <w:tblLayout w:type="fixed"/>
        <w:tblLook w:val="04A0" w:firstRow="1" w:lastRow="0" w:firstColumn="1" w:lastColumn="0" w:noHBand="0" w:noVBand="1"/>
        <w:tblPrChange w:id="4510" w:author="Gaurav Shah" w:date="2019-04-06T14:20:00Z">
          <w:tblPr>
            <w:tblStyle w:val="GridTable4-Accent1"/>
            <w:tblW w:w="5003" w:type="pct"/>
            <w:tblInd w:w="-5" w:type="dxa"/>
            <w:tblLayout w:type="fixed"/>
            <w:tblLook w:val="04A0" w:firstRow="1" w:lastRow="0" w:firstColumn="1" w:lastColumn="0" w:noHBand="0" w:noVBand="1"/>
          </w:tblPr>
        </w:tblPrChange>
      </w:tblPr>
      <w:tblGrid>
        <w:gridCol w:w="1180"/>
        <w:gridCol w:w="1114"/>
        <w:gridCol w:w="1125"/>
        <w:gridCol w:w="2072"/>
        <w:gridCol w:w="3701"/>
        <w:tblGridChange w:id="4511">
          <w:tblGrid>
            <w:gridCol w:w="15"/>
            <w:gridCol w:w="1165"/>
            <w:gridCol w:w="21"/>
            <w:gridCol w:w="1093"/>
            <w:gridCol w:w="23"/>
            <w:gridCol w:w="1102"/>
            <w:gridCol w:w="2072"/>
            <w:gridCol w:w="526"/>
            <w:gridCol w:w="3175"/>
            <w:gridCol w:w="525"/>
            <w:gridCol w:w="3700"/>
          </w:tblGrid>
        </w:tblGridChange>
      </w:tblGrid>
      <w:tr w:rsidR="00633490" w:rsidRPr="003277C6" w14:paraId="628FACA3" w14:textId="77777777" w:rsidTr="005D5A66">
        <w:trPr>
          <w:cnfStyle w:val="100000000000" w:firstRow="1" w:lastRow="0" w:firstColumn="0" w:lastColumn="0" w:oddVBand="0" w:evenVBand="0" w:oddHBand="0" w:evenHBand="0" w:firstRowFirstColumn="0" w:firstRowLastColumn="0" w:lastRowFirstColumn="0" w:lastRowLastColumn="0"/>
          <w:trHeight w:val="412"/>
          <w:ins w:id="4512" w:author="Gaurav Shah" w:date="2019-04-06T14:04:00Z"/>
          <w:trPrChange w:id="4513" w:author="Gaurav Shah" w:date="2019-04-06T14:20:00Z">
            <w:trPr>
              <w:gridBefore w:val="1"/>
              <w:trHeight w:val="412"/>
            </w:trPr>
          </w:trPrChange>
        </w:trPr>
        <w:tc>
          <w:tcPr>
            <w:cnfStyle w:val="001000000000" w:firstRow="0" w:lastRow="0" w:firstColumn="1" w:lastColumn="0" w:oddVBand="0" w:evenVBand="0" w:oddHBand="0" w:evenHBand="0" w:firstRowFirstColumn="0" w:firstRowLastColumn="0" w:lastRowFirstColumn="0" w:lastRowLastColumn="0"/>
            <w:tcW w:w="642" w:type="pct"/>
            <w:tcPrChange w:id="4514" w:author="Gaurav Shah" w:date="2019-04-06T14:20:00Z">
              <w:tcPr>
                <w:tcW w:w="611" w:type="pct"/>
                <w:gridSpan w:val="2"/>
              </w:tcPr>
            </w:tcPrChange>
          </w:tcPr>
          <w:p w14:paraId="36B03132" w14:textId="77777777" w:rsidR="00633490" w:rsidRPr="00514E26" w:rsidRDefault="00633490" w:rsidP="00C04689">
            <w:pPr>
              <w:pStyle w:val="BodyText"/>
              <w:cnfStyle w:val="101000000000" w:firstRow="1" w:lastRow="0" w:firstColumn="1" w:lastColumn="0" w:oddVBand="0" w:evenVBand="0" w:oddHBand="0" w:evenHBand="0" w:firstRowFirstColumn="0" w:firstRowLastColumn="0" w:lastRowFirstColumn="0" w:lastRowLastColumn="0"/>
              <w:rPr>
                <w:ins w:id="4515" w:author="Gaurav Shah" w:date="2019-04-06T14:04:00Z"/>
                <w:sz w:val="18"/>
              </w:rPr>
            </w:pPr>
            <w:ins w:id="4516" w:author="Gaurav Shah" w:date="2019-04-06T14:04:00Z">
              <w:r w:rsidRPr="00514E26">
                <w:rPr>
                  <w:sz w:val="18"/>
                </w:rPr>
                <w:t>Field</w:t>
              </w:r>
            </w:ins>
          </w:p>
        </w:tc>
        <w:tc>
          <w:tcPr>
            <w:tcW w:w="606" w:type="pct"/>
            <w:tcPrChange w:id="4517" w:author="Gaurav Shah" w:date="2019-04-06T14:20:00Z">
              <w:tcPr>
                <w:tcW w:w="575" w:type="pct"/>
                <w:gridSpan w:val="2"/>
              </w:tcPr>
            </w:tcPrChange>
          </w:tcPr>
          <w:p w14:paraId="205C1ABD" w14:textId="77777777" w:rsidR="00633490" w:rsidRPr="00514E26" w:rsidRDefault="00633490" w:rsidP="00C04689">
            <w:pPr>
              <w:pStyle w:val="BodyText"/>
              <w:cnfStyle w:val="100000000000" w:firstRow="1" w:lastRow="0" w:firstColumn="0" w:lastColumn="0" w:oddVBand="0" w:evenVBand="0" w:oddHBand="0" w:evenHBand="0" w:firstRowFirstColumn="0" w:firstRowLastColumn="0" w:lastRowFirstColumn="0" w:lastRowLastColumn="0"/>
              <w:rPr>
                <w:ins w:id="4518" w:author="Gaurav Shah" w:date="2019-04-06T14:04:00Z"/>
                <w:sz w:val="18"/>
              </w:rPr>
            </w:pPr>
            <w:ins w:id="4519" w:author="Gaurav Shah" w:date="2019-04-06T14:04:00Z">
              <w:r w:rsidRPr="00514E26">
                <w:rPr>
                  <w:sz w:val="18"/>
                </w:rPr>
                <w:t>Type</w:t>
              </w:r>
            </w:ins>
          </w:p>
        </w:tc>
        <w:tc>
          <w:tcPr>
            <w:tcW w:w="612" w:type="pct"/>
            <w:tcPrChange w:id="4520" w:author="Gaurav Shah" w:date="2019-04-06T14:20:00Z">
              <w:tcPr>
                <w:tcW w:w="1" w:type="pct"/>
                <w:gridSpan w:val="3"/>
              </w:tcPr>
            </w:tcPrChange>
          </w:tcPr>
          <w:p w14:paraId="5D1903AB" w14:textId="776E6E86" w:rsidR="00633490" w:rsidRPr="00514E26" w:rsidRDefault="00633490" w:rsidP="00C04689">
            <w:pPr>
              <w:pStyle w:val="BodyText"/>
              <w:cnfStyle w:val="100000000000" w:firstRow="1" w:lastRow="0" w:firstColumn="0" w:lastColumn="0" w:oddVBand="0" w:evenVBand="0" w:oddHBand="0" w:evenHBand="0" w:firstRowFirstColumn="0" w:firstRowLastColumn="0" w:lastRowFirstColumn="0" w:lastRowLastColumn="0"/>
              <w:rPr>
                <w:ins w:id="4521" w:author="Gaurav Shah" w:date="2019-04-06T14:15:00Z"/>
                <w:sz w:val="18"/>
              </w:rPr>
            </w:pPr>
            <w:ins w:id="4522" w:author="Gaurav Shah" w:date="2019-04-06T14:16:00Z">
              <w:r>
                <w:rPr>
                  <w:sz w:val="18"/>
                </w:rPr>
                <w:t>Mandatory</w:t>
              </w:r>
            </w:ins>
          </w:p>
        </w:tc>
        <w:tc>
          <w:tcPr>
            <w:tcW w:w="1127" w:type="pct"/>
            <w:tcPrChange w:id="4523" w:author="Gaurav Shah" w:date="2019-04-06T14:20:00Z">
              <w:tcPr>
                <w:tcW w:w="1907" w:type="pct"/>
                <w:gridSpan w:val="2"/>
              </w:tcPr>
            </w:tcPrChange>
          </w:tcPr>
          <w:p w14:paraId="53319164" w14:textId="0A101DE2" w:rsidR="00633490" w:rsidRPr="00514E26" w:rsidRDefault="00633490" w:rsidP="00C04689">
            <w:pPr>
              <w:pStyle w:val="BodyText"/>
              <w:cnfStyle w:val="100000000000" w:firstRow="1" w:lastRow="0" w:firstColumn="0" w:lastColumn="0" w:oddVBand="0" w:evenVBand="0" w:oddHBand="0" w:evenHBand="0" w:firstRowFirstColumn="0" w:firstRowLastColumn="0" w:lastRowFirstColumn="0" w:lastRowLastColumn="0"/>
              <w:rPr>
                <w:ins w:id="4524" w:author="Gaurav Shah" w:date="2019-04-06T14:15:00Z"/>
                <w:sz w:val="18"/>
              </w:rPr>
            </w:pPr>
            <w:ins w:id="4525" w:author="Gaurav Shah" w:date="2019-04-06T14:16:00Z">
              <w:r>
                <w:rPr>
                  <w:sz w:val="18"/>
                </w:rPr>
                <w:t>Validation/Functionality</w:t>
              </w:r>
            </w:ins>
          </w:p>
        </w:tc>
        <w:tc>
          <w:tcPr>
            <w:tcW w:w="2013" w:type="pct"/>
            <w:tcPrChange w:id="4526" w:author="Gaurav Shah" w:date="2019-04-06T14:20:00Z">
              <w:tcPr>
                <w:tcW w:w="1907" w:type="pct"/>
              </w:tcPr>
            </w:tcPrChange>
          </w:tcPr>
          <w:p w14:paraId="087A9AC2" w14:textId="37F87F1F" w:rsidR="00633490" w:rsidRPr="00514E26" w:rsidRDefault="00633490" w:rsidP="00C04689">
            <w:pPr>
              <w:pStyle w:val="BodyText"/>
              <w:cnfStyle w:val="100000000000" w:firstRow="1" w:lastRow="0" w:firstColumn="0" w:lastColumn="0" w:oddVBand="0" w:evenVBand="0" w:oddHBand="0" w:evenHBand="0" w:firstRowFirstColumn="0" w:firstRowLastColumn="0" w:lastRowFirstColumn="0" w:lastRowLastColumn="0"/>
              <w:rPr>
                <w:ins w:id="4527" w:author="Gaurav Shah" w:date="2019-04-06T14:04:00Z"/>
                <w:sz w:val="18"/>
              </w:rPr>
            </w:pPr>
            <w:ins w:id="4528" w:author="Gaurav Shah" w:date="2019-04-06T14:04:00Z">
              <w:r w:rsidRPr="00514E26">
                <w:rPr>
                  <w:sz w:val="18"/>
                </w:rPr>
                <w:t>Accepted Values</w:t>
              </w:r>
            </w:ins>
          </w:p>
        </w:tc>
      </w:tr>
      <w:tr w:rsidR="00633490" w:rsidRPr="003277C6" w14:paraId="5A4DA02E" w14:textId="77777777" w:rsidTr="005D5A66">
        <w:trPr>
          <w:cnfStyle w:val="000000100000" w:firstRow="0" w:lastRow="0" w:firstColumn="0" w:lastColumn="0" w:oddVBand="0" w:evenVBand="0" w:oddHBand="1" w:evenHBand="0" w:firstRowFirstColumn="0" w:firstRowLastColumn="0" w:lastRowFirstColumn="0" w:lastRowLastColumn="0"/>
          <w:trHeight w:val="412"/>
          <w:ins w:id="4529" w:author="Gaurav Shah" w:date="2019-04-06T14:04:00Z"/>
          <w:trPrChange w:id="4530" w:author="Gaurav Shah" w:date="2019-04-06T14:20:00Z">
            <w:trPr>
              <w:gridBefore w:val="1"/>
              <w:trHeight w:val="412"/>
            </w:trPr>
          </w:trPrChange>
        </w:trPr>
        <w:tc>
          <w:tcPr>
            <w:cnfStyle w:val="001000000000" w:firstRow="0" w:lastRow="0" w:firstColumn="1" w:lastColumn="0" w:oddVBand="0" w:evenVBand="0" w:oddHBand="0" w:evenHBand="0" w:firstRowFirstColumn="0" w:firstRowLastColumn="0" w:lastRowFirstColumn="0" w:lastRowLastColumn="0"/>
            <w:tcW w:w="642" w:type="pct"/>
            <w:tcPrChange w:id="4531" w:author="Gaurav Shah" w:date="2019-04-06T14:20:00Z">
              <w:tcPr>
                <w:tcW w:w="611" w:type="pct"/>
                <w:gridSpan w:val="2"/>
              </w:tcPr>
            </w:tcPrChange>
          </w:tcPr>
          <w:p w14:paraId="3CDED0D7" w14:textId="1D0FB34D" w:rsidR="00633490" w:rsidRPr="00514E26" w:rsidRDefault="00633490" w:rsidP="00C04689">
            <w:pPr>
              <w:pStyle w:val="BodyText"/>
              <w:cnfStyle w:val="001000100000" w:firstRow="0" w:lastRow="0" w:firstColumn="1" w:lastColumn="0" w:oddVBand="0" w:evenVBand="0" w:oddHBand="1" w:evenHBand="0" w:firstRowFirstColumn="0" w:firstRowLastColumn="0" w:lastRowFirstColumn="0" w:lastRowLastColumn="0"/>
              <w:rPr>
                <w:ins w:id="4532" w:author="Gaurav Shah" w:date="2019-04-06T14:04:00Z"/>
                <w:sz w:val="18"/>
              </w:rPr>
            </w:pPr>
            <w:ins w:id="4533" w:author="Gaurav Shah" w:date="2019-04-06T14:04:00Z">
              <w:r w:rsidRPr="00633490">
                <w:rPr>
                  <w:sz w:val="18"/>
                </w:rPr>
                <w:t>Entity Ref. No.</w:t>
              </w:r>
            </w:ins>
          </w:p>
        </w:tc>
        <w:tc>
          <w:tcPr>
            <w:tcW w:w="606" w:type="pct"/>
            <w:tcPrChange w:id="4534" w:author="Gaurav Shah" w:date="2019-04-06T14:20:00Z">
              <w:tcPr>
                <w:tcW w:w="575" w:type="pct"/>
                <w:gridSpan w:val="2"/>
              </w:tcPr>
            </w:tcPrChange>
          </w:tcPr>
          <w:p w14:paraId="4AFEA9F6" w14:textId="77777777" w:rsidR="00633490" w:rsidRPr="00514E26" w:rsidRDefault="00633490" w:rsidP="00C04689">
            <w:pPr>
              <w:pStyle w:val="BodyText"/>
              <w:cnfStyle w:val="000000100000" w:firstRow="0" w:lastRow="0" w:firstColumn="0" w:lastColumn="0" w:oddVBand="0" w:evenVBand="0" w:oddHBand="1" w:evenHBand="0" w:firstRowFirstColumn="0" w:firstRowLastColumn="0" w:lastRowFirstColumn="0" w:lastRowLastColumn="0"/>
              <w:rPr>
                <w:ins w:id="4535" w:author="Gaurav Shah" w:date="2019-04-06T14:04:00Z"/>
                <w:sz w:val="18"/>
              </w:rPr>
            </w:pPr>
            <w:ins w:id="4536" w:author="Gaurav Shah" w:date="2019-04-06T14:04:00Z">
              <w:r>
                <w:rPr>
                  <w:sz w:val="18"/>
                </w:rPr>
                <w:t>String</w:t>
              </w:r>
            </w:ins>
          </w:p>
        </w:tc>
        <w:tc>
          <w:tcPr>
            <w:tcW w:w="612" w:type="pct"/>
            <w:tcPrChange w:id="4537" w:author="Gaurav Shah" w:date="2019-04-06T14:20:00Z">
              <w:tcPr>
                <w:tcW w:w="1" w:type="pct"/>
                <w:gridSpan w:val="3"/>
              </w:tcPr>
            </w:tcPrChange>
          </w:tcPr>
          <w:p w14:paraId="7FECC622" w14:textId="5313B7E7" w:rsidR="00633490" w:rsidRPr="00514E26" w:rsidRDefault="00633490" w:rsidP="00C04689">
            <w:pPr>
              <w:pStyle w:val="BodyText"/>
              <w:cnfStyle w:val="000000100000" w:firstRow="0" w:lastRow="0" w:firstColumn="0" w:lastColumn="0" w:oddVBand="0" w:evenVBand="0" w:oddHBand="1" w:evenHBand="0" w:firstRowFirstColumn="0" w:firstRowLastColumn="0" w:lastRowFirstColumn="0" w:lastRowLastColumn="0"/>
              <w:rPr>
                <w:ins w:id="4538" w:author="Gaurav Shah" w:date="2019-04-06T14:15:00Z"/>
                <w:sz w:val="18"/>
              </w:rPr>
            </w:pPr>
            <w:ins w:id="4539" w:author="Gaurav Shah" w:date="2019-04-06T14:16:00Z">
              <w:r>
                <w:rPr>
                  <w:sz w:val="18"/>
                </w:rPr>
                <w:t>No</w:t>
              </w:r>
            </w:ins>
          </w:p>
        </w:tc>
        <w:tc>
          <w:tcPr>
            <w:tcW w:w="1127" w:type="pct"/>
            <w:tcPrChange w:id="4540" w:author="Gaurav Shah" w:date="2019-04-06T14:20:00Z">
              <w:tcPr>
                <w:tcW w:w="1907" w:type="pct"/>
                <w:gridSpan w:val="2"/>
              </w:tcPr>
            </w:tcPrChange>
          </w:tcPr>
          <w:p w14:paraId="66ABB287" w14:textId="77777777" w:rsidR="00633490" w:rsidRDefault="00633490" w:rsidP="00C04689">
            <w:pPr>
              <w:pStyle w:val="BodyText"/>
              <w:cnfStyle w:val="000000100000" w:firstRow="0" w:lastRow="0" w:firstColumn="0" w:lastColumn="0" w:oddVBand="0" w:evenVBand="0" w:oddHBand="1" w:evenHBand="0" w:firstRowFirstColumn="0" w:firstRowLastColumn="0" w:lastRowFirstColumn="0" w:lastRowLastColumn="0"/>
              <w:rPr>
                <w:ins w:id="4541" w:author="Gaurav Shah" w:date="2019-04-07T11:36:00Z"/>
                <w:sz w:val="18"/>
              </w:rPr>
            </w:pPr>
            <w:ins w:id="4542" w:author="Gaurav Shah" w:date="2019-04-06T14:16:00Z">
              <w:r>
                <w:rPr>
                  <w:sz w:val="18"/>
                </w:rPr>
                <w:t>The ref. no. of the entity</w:t>
              </w:r>
            </w:ins>
            <w:ins w:id="4543" w:author="Gaurav Shah" w:date="2019-04-06T14:17:00Z">
              <w:r>
                <w:rPr>
                  <w:sz w:val="18"/>
                </w:rPr>
                <w:t xml:space="preserve"> which is invoking the credit risk check</w:t>
              </w:r>
            </w:ins>
            <w:ins w:id="4544" w:author="Gaurav Shah" w:date="2019-04-07T11:36:00Z">
              <w:r w:rsidR="0034413D">
                <w:rPr>
                  <w:sz w:val="18"/>
                </w:rPr>
                <w:t>.</w:t>
              </w:r>
            </w:ins>
          </w:p>
          <w:p w14:paraId="3089C7AC" w14:textId="5B59FFCE" w:rsidR="0034413D" w:rsidRPr="00514E26" w:rsidRDefault="0034413D" w:rsidP="00C04689">
            <w:pPr>
              <w:pStyle w:val="BodyText"/>
              <w:cnfStyle w:val="000000100000" w:firstRow="0" w:lastRow="0" w:firstColumn="0" w:lastColumn="0" w:oddVBand="0" w:evenVBand="0" w:oddHBand="1" w:evenHBand="0" w:firstRowFirstColumn="0" w:firstRowLastColumn="0" w:lastRowFirstColumn="0" w:lastRowLastColumn="0"/>
              <w:rPr>
                <w:ins w:id="4545" w:author="Gaurav Shah" w:date="2019-04-06T14:15:00Z"/>
                <w:sz w:val="18"/>
              </w:rPr>
            </w:pPr>
            <w:ins w:id="4546" w:author="Gaurav Shah" w:date="2019-04-07T11:36:00Z">
              <w:r>
                <w:rPr>
                  <w:sz w:val="18"/>
                </w:rPr>
                <w:t xml:space="preserve">Not applicable for TRM Operation = Contract Creation </w:t>
              </w:r>
            </w:ins>
          </w:p>
        </w:tc>
        <w:tc>
          <w:tcPr>
            <w:tcW w:w="2013" w:type="pct"/>
            <w:tcPrChange w:id="4547" w:author="Gaurav Shah" w:date="2019-04-06T14:20:00Z">
              <w:tcPr>
                <w:tcW w:w="1907" w:type="pct"/>
              </w:tcPr>
            </w:tcPrChange>
          </w:tcPr>
          <w:p w14:paraId="26CB24C0" w14:textId="2FA38DF5" w:rsidR="00633490" w:rsidRPr="00514E26" w:rsidRDefault="00633490" w:rsidP="00C04689">
            <w:pPr>
              <w:pStyle w:val="BodyText"/>
              <w:cnfStyle w:val="000000100000" w:firstRow="0" w:lastRow="0" w:firstColumn="0" w:lastColumn="0" w:oddVBand="0" w:evenVBand="0" w:oddHBand="1" w:evenHBand="0" w:firstRowFirstColumn="0" w:firstRowLastColumn="0" w:lastRowFirstColumn="0" w:lastRowLastColumn="0"/>
              <w:rPr>
                <w:ins w:id="4548" w:author="Gaurav Shah" w:date="2019-04-06T14:04:00Z"/>
                <w:sz w:val="18"/>
              </w:rPr>
            </w:pPr>
          </w:p>
        </w:tc>
      </w:tr>
      <w:tr w:rsidR="00633490" w:rsidRPr="003277C6" w14:paraId="4EB18939" w14:textId="77777777" w:rsidTr="005D5A66">
        <w:trPr>
          <w:trHeight w:val="412"/>
          <w:ins w:id="4549" w:author="Gaurav Shah" w:date="2019-04-06T14:04:00Z"/>
          <w:trPrChange w:id="4550" w:author="Gaurav Shah" w:date="2019-04-06T14:20:00Z">
            <w:trPr>
              <w:gridBefore w:val="1"/>
              <w:trHeight w:val="412"/>
            </w:trPr>
          </w:trPrChange>
        </w:trPr>
        <w:tc>
          <w:tcPr>
            <w:cnfStyle w:val="001000000000" w:firstRow="0" w:lastRow="0" w:firstColumn="1" w:lastColumn="0" w:oddVBand="0" w:evenVBand="0" w:oddHBand="0" w:evenHBand="0" w:firstRowFirstColumn="0" w:firstRowLastColumn="0" w:lastRowFirstColumn="0" w:lastRowLastColumn="0"/>
            <w:tcW w:w="642" w:type="pct"/>
            <w:tcPrChange w:id="4551" w:author="Gaurav Shah" w:date="2019-04-06T14:20:00Z">
              <w:tcPr>
                <w:tcW w:w="611" w:type="pct"/>
                <w:gridSpan w:val="2"/>
              </w:tcPr>
            </w:tcPrChange>
          </w:tcPr>
          <w:p w14:paraId="6F06FB05" w14:textId="1654736A" w:rsidR="00633490" w:rsidRPr="00514E26" w:rsidRDefault="00633490" w:rsidP="00C04689">
            <w:pPr>
              <w:pStyle w:val="BodyText"/>
              <w:rPr>
                <w:ins w:id="4552" w:author="Gaurav Shah" w:date="2019-04-06T14:04:00Z"/>
                <w:sz w:val="18"/>
              </w:rPr>
            </w:pPr>
            <w:ins w:id="4553" w:author="Gaurav Shah" w:date="2019-04-06T14:04:00Z">
              <w:r w:rsidRPr="00633490">
                <w:rPr>
                  <w:sz w:val="18"/>
                </w:rPr>
                <w:t>TRM Operation</w:t>
              </w:r>
            </w:ins>
          </w:p>
        </w:tc>
        <w:tc>
          <w:tcPr>
            <w:tcW w:w="606" w:type="pct"/>
            <w:tcPrChange w:id="4554" w:author="Gaurav Shah" w:date="2019-04-06T14:20:00Z">
              <w:tcPr>
                <w:tcW w:w="575" w:type="pct"/>
                <w:gridSpan w:val="2"/>
              </w:tcPr>
            </w:tcPrChange>
          </w:tcPr>
          <w:p w14:paraId="79D8E7BF" w14:textId="77777777" w:rsidR="00633490" w:rsidRPr="00514E26" w:rsidRDefault="00633490" w:rsidP="00C04689">
            <w:pPr>
              <w:pStyle w:val="BodyText"/>
              <w:cnfStyle w:val="000000000000" w:firstRow="0" w:lastRow="0" w:firstColumn="0" w:lastColumn="0" w:oddVBand="0" w:evenVBand="0" w:oddHBand="0" w:evenHBand="0" w:firstRowFirstColumn="0" w:firstRowLastColumn="0" w:lastRowFirstColumn="0" w:lastRowLastColumn="0"/>
              <w:rPr>
                <w:ins w:id="4555" w:author="Gaurav Shah" w:date="2019-04-06T14:04:00Z"/>
                <w:sz w:val="18"/>
              </w:rPr>
            </w:pPr>
            <w:ins w:id="4556" w:author="Gaurav Shah" w:date="2019-04-06T14:04:00Z">
              <w:r>
                <w:rPr>
                  <w:sz w:val="18"/>
                </w:rPr>
                <w:t>String</w:t>
              </w:r>
            </w:ins>
          </w:p>
        </w:tc>
        <w:tc>
          <w:tcPr>
            <w:tcW w:w="612" w:type="pct"/>
            <w:tcPrChange w:id="4557" w:author="Gaurav Shah" w:date="2019-04-06T14:20:00Z">
              <w:tcPr>
                <w:tcW w:w="1" w:type="pct"/>
                <w:gridSpan w:val="3"/>
              </w:tcPr>
            </w:tcPrChange>
          </w:tcPr>
          <w:p w14:paraId="17C219B3" w14:textId="2375D019" w:rsidR="00633490" w:rsidRPr="00514E26" w:rsidRDefault="00633490" w:rsidP="00C04689">
            <w:pPr>
              <w:pStyle w:val="BodyText"/>
              <w:cnfStyle w:val="000000000000" w:firstRow="0" w:lastRow="0" w:firstColumn="0" w:lastColumn="0" w:oddVBand="0" w:evenVBand="0" w:oddHBand="0" w:evenHBand="0" w:firstRowFirstColumn="0" w:firstRowLastColumn="0" w:lastRowFirstColumn="0" w:lastRowLastColumn="0"/>
              <w:rPr>
                <w:ins w:id="4558" w:author="Gaurav Shah" w:date="2019-04-06T14:15:00Z"/>
                <w:sz w:val="18"/>
              </w:rPr>
            </w:pPr>
            <w:ins w:id="4559" w:author="Gaurav Shah" w:date="2019-04-06T14:17:00Z">
              <w:r>
                <w:rPr>
                  <w:sz w:val="18"/>
                </w:rPr>
                <w:t>Yes</w:t>
              </w:r>
            </w:ins>
          </w:p>
        </w:tc>
        <w:tc>
          <w:tcPr>
            <w:tcW w:w="1127" w:type="pct"/>
            <w:tcPrChange w:id="4560" w:author="Gaurav Shah" w:date="2019-04-06T14:20:00Z">
              <w:tcPr>
                <w:tcW w:w="1907" w:type="pct"/>
                <w:gridSpan w:val="2"/>
              </w:tcPr>
            </w:tcPrChange>
          </w:tcPr>
          <w:p w14:paraId="7E3680A3" w14:textId="3979FBEA" w:rsidR="00633490" w:rsidRPr="00514E26" w:rsidRDefault="00633490" w:rsidP="00C04689">
            <w:pPr>
              <w:pStyle w:val="BodyText"/>
              <w:cnfStyle w:val="000000000000" w:firstRow="0" w:lastRow="0" w:firstColumn="0" w:lastColumn="0" w:oddVBand="0" w:evenVBand="0" w:oddHBand="0" w:evenHBand="0" w:firstRowFirstColumn="0" w:firstRowLastColumn="0" w:lastRowFirstColumn="0" w:lastRowLastColumn="0"/>
              <w:rPr>
                <w:ins w:id="4561" w:author="Gaurav Shah" w:date="2019-04-06T14:15:00Z"/>
                <w:sz w:val="18"/>
              </w:rPr>
            </w:pPr>
          </w:p>
        </w:tc>
        <w:tc>
          <w:tcPr>
            <w:tcW w:w="2013" w:type="pct"/>
            <w:tcPrChange w:id="4562" w:author="Gaurav Shah" w:date="2019-04-06T14:20:00Z">
              <w:tcPr>
                <w:tcW w:w="1907" w:type="pct"/>
              </w:tcPr>
            </w:tcPrChange>
          </w:tcPr>
          <w:p w14:paraId="654A3C7E" w14:textId="77777777" w:rsidR="005D5A66" w:rsidRDefault="005D5A66" w:rsidP="00C04689">
            <w:pPr>
              <w:pStyle w:val="BodyText"/>
              <w:numPr>
                <w:ilvl w:val="0"/>
                <w:numId w:val="54"/>
              </w:numPr>
              <w:cnfStyle w:val="000000000000" w:firstRow="0" w:lastRow="0" w:firstColumn="0" w:lastColumn="0" w:oddVBand="0" w:evenVBand="0" w:oddHBand="0" w:evenHBand="0" w:firstRowFirstColumn="0" w:firstRowLastColumn="0" w:lastRowFirstColumn="0" w:lastRowLastColumn="0"/>
              <w:rPr>
                <w:ins w:id="4563" w:author="Gaurav Shah" w:date="2019-04-06T14:19:00Z"/>
                <w:sz w:val="18"/>
              </w:rPr>
            </w:pPr>
            <w:ins w:id="4564" w:author="Gaurav Shah" w:date="2019-04-06T14:18:00Z">
              <w:r w:rsidRPr="005E79D0">
                <w:rPr>
                  <w:sz w:val="18"/>
                </w:rPr>
                <w:t>Contract Creation</w:t>
              </w:r>
            </w:ins>
          </w:p>
          <w:p w14:paraId="28539C9C" w14:textId="18649238" w:rsidR="005D5A66" w:rsidRPr="005E79D0" w:rsidRDefault="005D5A66">
            <w:pPr>
              <w:pStyle w:val="BodyText"/>
              <w:numPr>
                <w:ilvl w:val="0"/>
                <w:numId w:val="54"/>
              </w:numPr>
              <w:cnfStyle w:val="000000000000" w:firstRow="0" w:lastRow="0" w:firstColumn="0" w:lastColumn="0" w:oddVBand="0" w:evenVBand="0" w:oddHBand="0" w:evenHBand="0" w:firstRowFirstColumn="0" w:firstRowLastColumn="0" w:lastRowFirstColumn="0" w:lastRowLastColumn="0"/>
              <w:rPr>
                <w:ins w:id="4565" w:author="Gaurav Shah" w:date="2019-04-06T14:18:00Z"/>
                <w:sz w:val="18"/>
              </w:rPr>
              <w:pPrChange w:id="4566" w:author="Gaurav Shah" w:date="2019-04-06T14:19:00Z">
                <w:pPr>
                  <w:pStyle w:val="BodyText"/>
                  <w:cnfStyle w:val="000000000000" w:firstRow="0" w:lastRow="0" w:firstColumn="0" w:lastColumn="0" w:oddVBand="0" w:evenVBand="0" w:oddHBand="0" w:evenHBand="0" w:firstRowFirstColumn="0" w:firstRowLastColumn="0" w:lastRowFirstColumn="0" w:lastRowLastColumn="0"/>
                </w:pPr>
              </w:pPrChange>
            </w:pPr>
            <w:ins w:id="4567" w:author="Gaurav Shah" w:date="2019-04-06T14:18:00Z">
              <w:r w:rsidRPr="005E79D0">
                <w:rPr>
                  <w:sz w:val="18"/>
                </w:rPr>
                <w:t>Contract Modify</w:t>
              </w:r>
            </w:ins>
          </w:p>
          <w:p w14:paraId="2AABD61A" w14:textId="77777777" w:rsidR="005D5A66" w:rsidRPr="005D5A66" w:rsidRDefault="005D5A66">
            <w:pPr>
              <w:pStyle w:val="BodyText"/>
              <w:numPr>
                <w:ilvl w:val="0"/>
                <w:numId w:val="54"/>
              </w:numPr>
              <w:cnfStyle w:val="000000000000" w:firstRow="0" w:lastRow="0" w:firstColumn="0" w:lastColumn="0" w:oddVBand="0" w:evenVBand="0" w:oddHBand="0" w:evenHBand="0" w:firstRowFirstColumn="0" w:firstRowLastColumn="0" w:lastRowFirstColumn="0" w:lastRowLastColumn="0"/>
              <w:rPr>
                <w:ins w:id="4568" w:author="Gaurav Shah" w:date="2019-04-06T14:18:00Z"/>
                <w:sz w:val="18"/>
              </w:rPr>
              <w:pPrChange w:id="4569" w:author="Gaurav Shah" w:date="2019-04-06T14:19:00Z">
                <w:pPr>
                  <w:pStyle w:val="BodyText"/>
                  <w:cnfStyle w:val="000000000000" w:firstRow="0" w:lastRow="0" w:firstColumn="0" w:lastColumn="0" w:oddVBand="0" w:evenVBand="0" w:oddHBand="0" w:evenHBand="0" w:firstRowFirstColumn="0" w:firstRowLastColumn="0" w:lastRowFirstColumn="0" w:lastRowLastColumn="0"/>
                </w:pPr>
              </w:pPrChange>
            </w:pPr>
            <w:ins w:id="4570" w:author="Gaurav Shah" w:date="2019-04-06T14:18:00Z">
              <w:r w:rsidRPr="005D5A66">
                <w:rPr>
                  <w:sz w:val="18"/>
                </w:rPr>
                <w:t>Contract Amend</w:t>
              </w:r>
            </w:ins>
          </w:p>
          <w:p w14:paraId="1D417D96" w14:textId="77777777" w:rsidR="005D5A66" w:rsidRPr="005D5A66" w:rsidRDefault="005D5A66">
            <w:pPr>
              <w:pStyle w:val="BodyText"/>
              <w:numPr>
                <w:ilvl w:val="0"/>
                <w:numId w:val="54"/>
              </w:numPr>
              <w:cnfStyle w:val="000000000000" w:firstRow="0" w:lastRow="0" w:firstColumn="0" w:lastColumn="0" w:oddVBand="0" w:evenVBand="0" w:oddHBand="0" w:evenHBand="0" w:firstRowFirstColumn="0" w:firstRowLastColumn="0" w:lastRowFirstColumn="0" w:lastRowLastColumn="0"/>
              <w:rPr>
                <w:ins w:id="4571" w:author="Gaurav Shah" w:date="2019-04-06T14:18:00Z"/>
                <w:sz w:val="18"/>
              </w:rPr>
              <w:pPrChange w:id="4572" w:author="Gaurav Shah" w:date="2019-04-06T14:19:00Z">
                <w:pPr>
                  <w:pStyle w:val="BodyText"/>
                  <w:cnfStyle w:val="000000000000" w:firstRow="0" w:lastRow="0" w:firstColumn="0" w:lastColumn="0" w:oddVBand="0" w:evenVBand="0" w:oddHBand="0" w:evenHBand="0" w:firstRowFirstColumn="0" w:firstRowLastColumn="0" w:lastRowFirstColumn="0" w:lastRowLastColumn="0"/>
                </w:pPr>
              </w:pPrChange>
            </w:pPr>
            <w:ins w:id="4573" w:author="Gaurav Shah" w:date="2019-04-06T14:18:00Z">
              <w:r w:rsidRPr="005D5A66">
                <w:rPr>
                  <w:sz w:val="18"/>
                </w:rPr>
                <w:t>Plan Bulk Shipment Finalization</w:t>
              </w:r>
            </w:ins>
          </w:p>
          <w:p w14:paraId="747BAAAC" w14:textId="77777777" w:rsidR="005D5A66" w:rsidRPr="005D5A66" w:rsidRDefault="005D5A66">
            <w:pPr>
              <w:pStyle w:val="BodyText"/>
              <w:numPr>
                <w:ilvl w:val="0"/>
                <w:numId w:val="54"/>
              </w:numPr>
              <w:cnfStyle w:val="000000000000" w:firstRow="0" w:lastRow="0" w:firstColumn="0" w:lastColumn="0" w:oddVBand="0" w:evenVBand="0" w:oddHBand="0" w:evenHBand="0" w:firstRowFirstColumn="0" w:firstRowLastColumn="0" w:lastRowFirstColumn="0" w:lastRowLastColumn="0"/>
              <w:rPr>
                <w:ins w:id="4574" w:author="Gaurav Shah" w:date="2019-04-06T14:18:00Z"/>
                <w:sz w:val="18"/>
              </w:rPr>
              <w:pPrChange w:id="4575" w:author="Gaurav Shah" w:date="2019-04-06T14:19:00Z">
                <w:pPr>
                  <w:pStyle w:val="BodyText"/>
                  <w:cnfStyle w:val="000000000000" w:firstRow="0" w:lastRow="0" w:firstColumn="0" w:lastColumn="0" w:oddVBand="0" w:evenVBand="0" w:oddHBand="0" w:evenHBand="0" w:firstRowFirstColumn="0" w:firstRowLastColumn="0" w:lastRowFirstColumn="0" w:lastRowLastColumn="0"/>
                </w:pPr>
              </w:pPrChange>
            </w:pPr>
            <w:ins w:id="4576" w:author="Gaurav Shah" w:date="2019-04-06T14:18:00Z">
              <w:r w:rsidRPr="005D5A66">
                <w:rPr>
                  <w:sz w:val="18"/>
                </w:rPr>
                <w:t>Planned Container Shipment Finalization</w:t>
              </w:r>
            </w:ins>
          </w:p>
          <w:p w14:paraId="474F77C1" w14:textId="77777777" w:rsidR="005D5A66" w:rsidRPr="005D5A66" w:rsidRDefault="005D5A66">
            <w:pPr>
              <w:pStyle w:val="BodyText"/>
              <w:numPr>
                <w:ilvl w:val="0"/>
                <w:numId w:val="54"/>
              </w:numPr>
              <w:cnfStyle w:val="000000000000" w:firstRow="0" w:lastRow="0" w:firstColumn="0" w:lastColumn="0" w:oddVBand="0" w:evenVBand="0" w:oddHBand="0" w:evenHBand="0" w:firstRowFirstColumn="0" w:firstRowLastColumn="0" w:lastRowFirstColumn="0" w:lastRowLastColumn="0"/>
              <w:rPr>
                <w:ins w:id="4577" w:author="Gaurav Shah" w:date="2019-04-06T14:18:00Z"/>
                <w:sz w:val="18"/>
              </w:rPr>
              <w:pPrChange w:id="4578" w:author="Gaurav Shah" w:date="2019-04-06T14:19:00Z">
                <w:pPr>
                  <w:pStyle w:val="BodyText"/>
                  <w:cnfStyle w:val="000000000000" w:firstRow="0" w:lastRow="0" w:firstColumn="0" w:lastColumn="0" w:oddVBand="0" w:evenVBand="0" w:oddHBand="0" w:evenHBand="0" w:firstRowFirstColumn="0" w:firstRowLastColumn="0" w:lastRowFirstColumn="0" w:lastRowLastColumn="0"/>
                </w:pPr>
              </w:pPrChange>
            </w:pPr>
            <w:ins w:id="4579" w:author="Gaurav Shah" w:date="2019-04-06T14:18:00Z">
              <w:r w:rsidRPr="005D5A66">
                <w:rPr>
                  <w:sz w:val="18"/>
                </w:rPr>
                <w:t>Movement Order Finalization</w:t>
              </w:r>
            </w:ins>
          </w:p>
          <w:p w14:paraId="4EB1F6E9" w14:textId="77777777" w:rsidR="005D5A66" w:rsidRPr="005D5A66" w:rsidRDefault="005D5A66">
            <w:pPr>
              <w:pStyle w:val="BodyText"/>
              <w:numPr>
                <w:ilvl w:val="0"/>
                <w:numId w:val="54"/>
              </w:numPr>
              <w:cnfStyle w:val="000000000000" w:firstRow="0" w:lastRow="0" w:firstColumn="0" w:lastColumn="0" w:oddVBand="0" w:evenVBand="0" w:oddHBand="0" w:evenHBand="0" w:firstRowFirstColumn="0" w:firstRowLastColumn="0" w:lastRowFirstColumn="0" w:lastRowLastColumn="0"/>
              <w:rPr>
                <w:ins w:id="4580" w:author="Gaurav Shah" w:date="2019-04-06T14:18:00Z"/>
                <w:sz w:val="18"/>
              </w:rPr>
              <w:pPrChange w:id="4581" w:author="Gaurav Shah" w:date="2019-04-06T14:19:00Z">
                <w:pPr>
                  <w:pStyle w:val="BodyText"/>
                  <w:cnfStyle w:val="000000000000" w:firstRow="0" w:lastRow="0" w:firstColumn="0" w:lastColumn="0" w:oddVBand="0" w:evenVBand="0" w:oddHBand="0" w:evenHBand="0" w:firstRowFirstColumn="0" w:firstRowLastColumn="0" w:lastRowFirstColumn="0" w:lastRowLastColumn="0"/>
                </w:pPr>
              </w:pPrChange>
            </w:pPr>
            <w:ins w:id="4582" w:author="Gaurav Shah" w:date="2019-04-06T14:18:00Z">
              <w:r w:rsidRPr="005D5A66">
                <w:rPr>
                  <w:sz w:val="18"/>
                </w:rPr>
                <w:t>Final Invoice Creation</w:t>
              </w:r>
            </w:ins>
          </w:p>
          <w:p w14:paraId="113F9130" w14:textId="1C5A33A5" w:rsidR="00633490" w:rsidRPr="00514E26" w:rsidRDefault="005D5A66">
            <w:pPr>
              <w:pStyle w:val="BodyText"/>
              <w:numPr>
                <w:ilvl w:val="0"/>
                <w:numId w:val="54"/>
              </w:numPr>
              <w:cnfStyle w:val="000000000000" w:firstRow="0" w:lastRow="0" w:firstColumn="0" w:lastColumn="0" w:oddVBand="0" w:evenVBand="0" w:oddHBand="0" w:evenHBand="0" w:firstRowFirstColumn="0" w:firstRowLastColumn="0" w:lastRowFirstColumn="0" w:lastRowLastColumn="0"/>
              <w:rPr>
                <w:ins w:id="4583" w:author="Gaurav Shah" w:date="2019-04-06T14:04:00Z"/>
                <w:sz w:val="18"/>
              </w:rPr>
              <w:pPrChange w:id="4584" w:author="Gaurav Shah" w:date="2019-04-06T14:19:00Z">
                <w:pPr>
                  <w:pStyle w:val="BodyText"/>
                  <w:cnfStyle w:val="000000000000" w:firstRow="0" w:lastRow="0" w:firstColumn="0" w:lastColumn="0" w:oddVBand="0" w:evenVBand="0" w:oddHBand="0" w:evenHBand="0" w:firstRowFirstColumn="0" w:firstRowLastColumn="0" w:lastRowFirstColumn="0" w:lastRowLastColumn="0"/>
                </w:pPr>
              </w:pPrChange>
            </w:pPr>
            <w:ins w:id="4585" w:author="Gaurav Shah" w:date="2019-04-06T14:18:00Z">
              <w:r w:rsidRPr="005D5A66">
                <w:rPr>
                  <w:sz w:val="18"/>
                </w:rPr>
                <w:t>Prepayment Invoice Creation</w:t>
              </w:r>
            </w:ins>
          </w:p>
        </w:tc>
      </w:tr>
      <w:tr w:rsidR="00633490" w:rsidRPr="003277C6" w14:paraId="54914CA6" w14:textId="77777777" w:rsidTr="005D5A66">
        <w:trPr>
          <w:cnfStyle w:val="000000100000" w:firstRow="0" w:lastRow="0" w:firstColumn="0" w:lastColumn="0" w:oddVBand="0" w:evenVBand="0" w:oddHBand="1" w:evenHBand="0" w:firstRowFirstColumn="0" w:firstRowLastColumn="0" w:lastRowFirstColumn="0" w:lastRowLastColumn="0"/>
          <w:trHeight w:val="412"/>
          <w:ins w:id="4586" w:author="Gaurav Shah" w:date="2019-04-06T14:04:00Z"/>
          <w:trPrChange w:id="4587" w:author="Gaurav Shah" w:date="2019-04-06T14:20:00Z">
            <w:trPr>
              <w:gridBefore w:val="1"/>
              <w:trHeight w:val="412"/>
            </w:trPr>
          </w:trPrChange>
        </w:trPr>
        <w:tc>
          <w:tcPr>
            <w:cnfStyle w:val="001000000000" w:firstRow="0" w:lastRow="0" w:firstColumn="1" w:lastColumn="0" w:oddVBand="0" w:evenVBand="0" w:oddHBand="0" w:evenHBand="0" w:firstRowFirstColumn="0" w:firstRowLastColumn="0" w:lastRowFirstColumn="0" w:lastRowLastColumn="0"/>
            <w:tcW w:w="642" w:type="pct"/>
            <w:tcPrChange w:id="4588" w:author="Gaurav Shah" w:date="2019-04-06T14:20:00Z">
              <w:tcPr>
                <w:tcW w:w="611" w:type="pct"/>
                <w:gridSpan w:val="2"/>
              </w:tcPr>
            </w:tcPrChange>
          </w:tcPr>
          <w:p w14:paraId="682F2031" w14:textId="04835930" w:rsidR="00633490" w:rsidRPr="00633490" w:rsidRDefault="005D5A66" w:rsidP="00633490">
            <w:pPr>
              <w:pStyle w:val="BodyText"/>
              <w:cnfStyle w:val="001000100000" w:firstRow="0" w:lastRow="0" w:firstColumn="1" w:lastColumn="0" w:oddVBand="0" w:evenVBand="0" w:oddHBand="1" w:evenHBand="0" w:firstRowFirstColumn="0" w:firstRowLastColumn="0" w:lastRowFirstColumn="0" w:lastRowLastColumn="0"/>
              <w:rPr>
                <w:ins w:id="4589" w:author="Gaurav Shah" w:date="2019-04-06T14:04:00Z"/>
                <w:sz w:val="18"/>
              </w:rPr>
            </w:pPr>
            <w:ins w:id="4590" w:author="Gaurav Shah" w:date="2019-04-06T14:18:00Z">
              <w:r>
                <w:rPr>
                  <w:sz w:val="18"/>
                </w:rPr>
                <w:t>Contract Type</w:t>
              </w:r>
            </w:ins>
          </w:p>
        </w:tc>
        <w:tc>
          <w:tcPr>
            <w:tcW w:w="606" w:type="pct"/>
            <w:tcPrChange w:id="4591" w:author="Gaurav Shah" w:date="2019-04-06T14:20:00Z">
              <w:tcPr>
                <w:tcW w:w="575" w:type="pct"/>
                <w:gridSpan w:val="2"/>
              </w:tcPr>
            </w:tcPrChange>
          </w:tcPr>
          <w:p w14:paraId="72F2E988" w14:textId="29638537" w:rsidR="00633490" w:rsidRDefault="00633490" w:rsidP="00633490">
            <w:pPr>
              <w:pStyle w:val="BodyText"/>
              <w:cnfStyle w:val="000000100000" w:firstRow="0" w:lastRow="0" w:firstColumn="0" w:lastColumn="0" w:oddVBand="0" w:evenVBand="0" w:oddHBand="1" w:evenHBand="0" w:firstRowFirstColumn="0" w:firstRowLastColumn="0" w:lastRowFirstColumn="0" w:lastRowLastColumn="0"/>
              <w:rPr>
                <w:ins w:id="4592" w:author="Gaurav Shah" w:date="2019-04-06T14:04:00Z"/>
                <w:sz w:val="18"/>
              </w:rPr>
            </w:pPr>
            <w:ins w:id="4593" w:author="Gaurav Shah" w:date="2019-04-06T14:14:00Z">
              <w:r w:rsidRPr="00737C2A">
                <w:rPr>
                  <w:sz w:val="18"/>
                </w:rPr>
                <w:t>String</w:t>
              </w:r>
            </w:ins>
          </w:p>
        </w:tc>
        <w:tc>
          <w:tcPr>
            <w:tcW w:w="612" w:type="pct"/>
            <w:tcPrChange w:id="4594" w:author="Gaurav Shah" w:date="2019-04-06T14:20:00Z">
              <w:tcPr>
                <w:tcW w:w="1" w:type="pct"/>
                <w:gridSpan w:val="3"/>
              </w:tcPr>
            </w:tcPrChange>
          </w:tcPr>
          <w:p w14:paraId="73AA3978" w14:textId="09417CF7" w:rsidR="00633490" w:rsidRPr="00514E26" w:rsidRDefault="005D5A66" w:rsidP="00633490">
            <w:pPr>
              <w:pStyle w:val="BodyText"/>
              <w:cnfStyle w:val="000000100000" w:firstRow="0" w:lastRow="0" w:firstColumn="0" w:lastColumn="0" w:oddVBand="0" w:evenVBand="0" w:oddHBand="1" w:evenHBand="0" w:firstRowFirstColumn="0" w:firstRowLastColumn="0" w:lastRowFirstColumn="0" w:lastRowLastColumn="0"/>
              <w:rPr>
                <w:ins w:id="4595" w:author="Gaurav Shah" w:date="2019-04-06T14:15:00Z"/>
                <w:sz w:val="18"/>
              </w:rPr>
            </w:pPr>
            <w:ins w:id="4596" w:author="Gaurav Shah" w:date="2019-04-06T14:19:00Z">
              <w:r>
                <w:rPr>
                  <w:sz w:val="18"/>
                </w:rPr>
                <w:t>Yes</w:t>
              </w:r>
            </w:ins>
          </w:p>
        </w:tc>
        <w:tc>
          <w:tcPr>
            <w:tcW w:w="1127" w:type="pct"/>
            <w:tcPrChange w:id="4597" w:author="Gaurav Shah" w:date="2019-04-06T14:20:00Z">
              <w:tcPr>
                <w:tcW w:w="1907" w:type="pct"/>
                <w:gridSpan w:val="2"/>
              </w:tcPr>
            </w:tcPrChange>
          </w:tcPr>
          <w:p w14:paraId="57CF9A6A" w14:textId="0C60ABC4" w:rsidR="00633490" w:rsidRPr="00514E26" w:rsidRDefault="00633490" w:rsidP="00633490">
            <w:pPr>
              <w:pStyle w:val="BodyText"/>
              <w:cnfStyle w:val="000000100000" w:firstRow="0" w:lastRow="0" w:firstColumn="0" w:lastColumn="0" w:oddVBand="0" w:evenVBand="0" w:oddHBand="1" w:evenHBand="0" w:firstRowFirstColumn="0" w:firstRowLastColumn="0" w:lastRowFirstColumn="0" w:lastRowLastColumn="0"/>
              <w:rPr>
                <w:ins w:id="4598" w:author="Gaurav Shah" w:date="2019-04-06T14:15:00Z"/>
                <w:sz w:val="18"/>
              </w:rPr>
            </w:pPr>
          </w:p>
        </w:tc>
        <w:tc>
          <w:tcPr>
            <w:tcW w:w="2013" w:type="pct"/>
            <w:tcPrChange w:id="4599" w:author="Gaurav Shah" w:date="2019-04-06T14:20:00Z">
              <w:tcPr>
                <w:tcW w:w="1907" w:type="pct"/>
              </w:tcPr>
            </w:tcPrChange>
          </w:tcPr>
          <w:p w14:paraId="6BF5ECFB" w14:textId="1EA527E5" w:rsidR="00633490" w:rsidRPr="00514E26" w:rsidRDefault="005D5A66" w:rsidP="00633490">
            <w:pPr>
              <w:pStyle w:val="BodyText"/>
              <w:cnfStyle w:val="000000100000" w:firstRow="0" w:lastRow="0" w:firstColumn="0" w:lastColumn="0" w:oddVBand="0" w:evenVBand="0" w:oddHBand="1" w:evenHBand="0" w:firstRowFirstColumn="0" w:firstRowLastColumn="0" w:lastRowFirstColumn="0" w:lastRowLastColumn="0"/>
              <w:rPr>
                <w:ins w:id="4600" w:author="Gaurav Shah" w:date="2019-04-06T14:04:00Z"/>
                <w:sz w:val="18"/>
              </w:rPr>
            </w:pPr>
            <w:ins w:id="4601" w:author="Gaurav Shah" w:date="2019-04-06T14:19:00Z">
              <w:r>
                <w:rPr>
                  <w:sz w:val="18"/>
                </w:rPr>
                <w:t>Purchase or Sale</w:t>
              </w:r>
            </w:ins>
          </w:p>
        </w:tc>
      </w:tr>
      <w:tr w:rsidR="00633490" w:rsidRPr="003277C6" w14:paraId="16ED5C04" w14:textId="77777777" w:rsidTr="005D5A66">
        <w:trPr>
          <w:trHeight w:val="412"/>
          <w:ins w:id="4602" w:author="Gaurav Shah" w:date="2019-04-06T14:05:00Z"/>
          <w:trPrChange w:id="4603" w:author="Gaurav Shah" w:date="2019-04-06T14:20:00Z">
            <w:trPr>
              <w:gridBefore w:val="1"/>
              <w:trHeight w:val="412"/>
            </w:trPr>
          </w:trPrChange>
        </w:trPr>
        <w:tc>
          <w:tcPr>
            <w:cnfStyle w:val="001000000000" w:firstRow="0" w:lastRow="0" w:firstColumn="1" w:lastColumn="0" w:oddVBand="0" w:evenVBand="0" w:oddHBand="0" w:evenHBand="0" w:firstRowFirstColumn="0" w:firstRowLastColumn="0" w:lastRowFirstColumn="0" w:lastRowLastColumn="0"/>
            <w:tcW w:w="642" w:type="pct"/>
            <w:tcPrChange w:id="4604" w:author="Gaurav Shah" w:date="2019-04-06T14:20:00Z">
              <w:tcPr>
                <w:tcW w:w="611" w:type="pct"/>
                <w:gridSpan w:val="2"/>
              </w:tcPr>
            </w:tcPrChange>
          </w:tcPr>
          <w:p w14:paraId="06DA1BBC" w14:textId="79715A83" w:rsidR="00633490" w:rsidRDefault="00633490" w:rsidP="00633490">
            <w:pPr>
              <w:pStyle w:val="BodyText"/>
              <w:rPr>
                <w:ins w:id="4605" w:author="Gaurav Shah" w:date="2019-04-06T14:05:00Z"/>
                <w:sz w:val="18"/>
              </w:rPr>
            </w:pPr>
            <w:ins w:id="4606" w:author="Gaurav Shah" w:date="2019-04-06T14:05:00Z">
              <w:r>
                <w:rPr>
                  <w:sz w:val="18"/>
                </w:rPr>
                <w:t>Contract Ref. No.</w:t>
              </w:r>
            </w:ins>
          </w:p>
        </w:tc>
        <w:tc>
          <w:tcPr>
            <w:tcW w:w="606" w:type="pct"/>
            <w:tcPrChange w:id="4607" w:author="Gaurav Shah" w:date="2019-04-06T14:20:00Z">
              <w:tcPr>
                <w:tcW w:w="575" w:type="pct"/>
                <w:gridSpan w:val="2"/>
              </w:tcPr>
            </w:tcPrChange>
          </w:tcPr>
          <w:p w14:paraId="7866A2B5" w14:textId="69FA4E4B" w:rsidR="00633490" w:rsidRDefault="00633490" w:rsidP="00633490">
            <w:pPr>
              <w:pStyle w:val="BodyText"/>
              <w:cnfStyle w:val="000000000000" w:firstRow="0" w:lastRow="0" w:firstColumn="0" w:lastColumn="0" w:oddVBand="0" w:evenVBand="0" w:oddHBand="0" w:evenHBand="0" w:firstRowFirstColumn="0" w:firstRowLastColumn="0" w:lastRowFirstColumn="0" w:lastRowLastColumn="0"/>
              <w:rPr>
                <w:ins w:id="4608" w:author="Gaurav Shah" w:date="2019-04-06T14:05:00Z"/>
                <w:sz w:val="18"/>
              </w:rPr>
            </w:pPr>
            <w:ins w:id="4609" w:author="Gaurav Shah" w:date="2019-04-06T14:14:00Z">
              <w:r w:rsidRPr="00737C2A">
                <w:rPr>
                  <w:sz w:val="18"/>
                </w:rPr>
                <w:t>String</w:t>
              </w:r>
            </w:ins>
          </w:p>
        </w:tc>
        <w:tc>
          <w:tcPr>
            <w:tcW w:w="612" w:type="pct"/>
            <w:tcPrChange w:id="4610" w:author="Gaurav Shah" w:date="2019-04-06T14:20:00Z">
              <w:tcPr>
                <w:tcW w:w="1" w:type="pct"/>
                <w:gridSpan w:val="3"/>
              </w:tcPr>
            </w:tcPrChange>
          </w:tcPr>
          <w:p w14:paraId="10900946" w14:textId="0DDBF2B1" w:rsidR="00633490" w:rsidRPr="00514E26" w:rsidRDefault="005D5A66" w:rsidP="00633490">
            <w:pPr>
              <w:pStyle w:val="BodyText"/>
              <w:cnfStyle w:val="000000000000" w:firstRow="0" w:lastRow="0" w:firstColumn="0" w:lastColumn="0" w:oddVBand="0" w:evenVBand="0" w:oddHBand="0" w:evenHBand="0" w:firstRowFirstColumn="0" w:firstRowLastColumn="0" w:lastRowFirstColumn="0" w:lastRowLastColumn="0"/>
              <w:rPr>
                <w:ins w:id="4611" w:author="Gaurav Shah" w:date="2019-04-06T14:15:00Z"/>
                <w:sz w:val="18"/>
              </w:rPr>
            </w:pPr>
            <w:ins w:id="4612" w:author="Gaurav Shah" w:date="2019-04-06T14:19:00Z">
              <w:r>
                <w:rPr>
                  <w:sz w:val="18"/>
                </w:rPr>
                <w:t>No</w:t>
              </w:r>
            </w:ins>
          </w:p>
        </w:tc>
        <w:tc>
          <w:tcPr>
            <w:tcW w:w="1127" w:type="pct"/>
            <w:tcPrChange w:id="4613" w:author="Gaurav Shah" w:date="2019-04-06T14:20:00Z">
              <w:tcPr>
                <w:tcW w:w="1907" w:type="pct"/>
                <w:gridSpan w:val="2"/>
              </w:tcPr>
            </w:tcPrChange>
          </w:tcPr>
          <w:p w14:paraId="576BE3C0" w14:textId="5CA4DB5C" w:rsidR="00633490" w:rsidRPr="00514E26" w:rsidRDefault="0034413D" w:rsidP="00633490">
            <w:pPr>
              <w:pStyle w:val="BodyText"/>
              <w:cnfStyle w:val="000000000000" w:firstRow="0" w:lastRow="0" w:firstColumn="0" w:lastColumn="0" w:oddVBand="0" w:evenVBand="0" w:oddHBand="0" w:evenHBand="0" w:firstRowFirstColumn="0" w:firstRowLastColumn="0" w:lastRowFirstColumn="0" w:lastRowLastColumn="0"/>
              <w:rPr>
                <w:ins w:id="4614" w:author="Gaurav Shah" w:date="2019-04-06T14:15:00Z"/>
                <w:sz w:val="18"/>
              </w:rPr>
            </w:pPr>
            <w:ins w:id="4615" w:author="Gaurav Shah" w:date="2019-04-07T11:36:00Z">
              <w:r>
                <w:rPr>
                  <w:sz w:val="18"/>
                </w:rPr>
                <w:t>Not applicable for TRM Operation = Contract Creation</w:t>
              </w:r>
            </w:ins>
          </w:p>
        </w:tc>
        <w:tc>
          <w:tcPr>
            <w:tcW w:w="2013" w:type="pct"/>
            <w:tcPrChange w:id="4616" w:author="Gaurav Shah" w:date="2019-04-06T14:20:00Z">
              <w:tcPr>
                <w:tcW w:w="1907" w:type="pct"/>
              </w:tcPr>
            </w:tcPrChange>
          </w:tcPr>
          <w:p w14:paraId="147CE86D" w14:textId="50056FC3" w:rsidR="00633490" w:rsidRPr="00514E26" w:rsidRDefault="00633490" w:rsidP="00633490">
            <w:pPr>
              <w:pStyle w:val="BodyText"/>
              <w:cnfStyle w:val="000000000000" w:firstRow="0" w:lastRow="0" w:firstColumn="0" w:lastColumn="0" w:oddVBand="0" w:evenVBand="0" w:oddHBand="0" w:evenHBand="0" w:firstRowFirstColumn="0" w:firstRowLastColumn="0" w:lastRowFirstColumn="0" w:lastRowLastColumn="0"/>
              <w:rPr>
                <w:ins w:id="4617" w:author="Gaurav Shah" w:date="2019-04-06T14:05:00Z"/>
                <w:sz w:val="18"/>
              </w:rPr>
            </w:pPr>
          </w:p>
        </w:tc>
      </w:tr>
      <w:tr w:rsidR="00633490" w:rsidRPr="003277C6" w14:paraId="675AF249" w14:textId="77777777" w:rsidTr="005D5A66">
        <w:trPr>
          <w:cnfStyle w:val="000000100000" w:firstRow="0" w:lastRow="0" w:firstColumn="0" w:lastColumn="0" w:oddVBand="0" w:evenVBand="0" w:oddHBand="1" w:evenHBand="0" w:firstRowFirstColumn="0" w:firstRowLastColumn="0" w:lastRowFirstColumn="0" w:lastRowLastColumn="0"/>
          <w:trHeight w:val="412"/>
          <w:ins w:id="4618" w:author="Gaurav Shah" w:date="2019-04-06T14:05:00Z"/>
          <w:trPrChange w:id="4619" w:author="Gaurav Shah" w:date="2019-04-06T14:20:00Z">
            <w:trPr>
              <w:gridBefore w:val="1"/>
              <w:trHeight w:val="412"/>
            </w:trPr>
          </w:trPrChange>
        </w:trPr>
        <w:tc>
          <w:tcPr>
            <w:cnfStyle w:val="001000000000" w:firstRow="0" w:lastRow="0" w:firstColumn="1" w:lastColumn="0" w:oddVBand="0" w:evenVBand="0" w:oddHBand="0" w:evenHBand="0" w:firstRowFirstColumn="0" w:firstRowLastColumn="0" w:lastRowFirstColumn="0" w:lastRowLastColumn="0"/>
            <w:tcW w:w="642" w:type="pct"/>
            <w:tcPrChange w:id="4620" w:author="Gaurav Shah" w:date="2019-04-06T14:20:00Z">
              <w:tcPr>
                <w:tcW w:w="611" w:type="pct"/>
                <w:gridSpan w:val="2"/>
              </w:tcPr>
            </w:tcPrChange>
          </w:tcPr>
          <w:p w14:paraId="270E00FA" w14:textId="102404FB" w:rsidR="00633490" w:rsidRDefault="00633490" w:rsidP="00633490">
            <w:pPr>
              <w:pStyle w:val="BodyText"/>
              <w:cnfStyle w:val="001000100000" w:firstRow="0" w:lastRow="0" w:firstColumn="1" w:lastColumn="0" w:oddVBand="0" w:evenVBand="0" w:oddHBand="1" w:evenHBand="0" w:firstRowFirstColumn="0" w:firstRowLastColumn="0" w:lastRowFirstColumn="0" w:lastRowLastColumn="0"/>
              <w:rPr>
                <w:ins w:id="4621" w:author="Gaurav Shah" w:date="2019-04-06T14:05:00Z"/>
                <w:sz w:val="18"/>
              </w:rPr>
            </w:pPr>
            <w:ins w:id="4622" w:author="Gaurav Shah" w:date="2019-04-06T14:05:00Z">
              <w:r>
                <w:rPr>
                  <w:sz w:val="18"/>
                </w:rPr>
                <w:t>CCR Ref. No.</w:t>
              </w:r>
            </w:ins>
          </w:p>
        </w:tc>
        <w:tc>
          <w:tcPr>
            <w:tcW w:w="606" w:type="pct"/>
            <w:tcPrChange w:id="4623" w:author="Gaurav Shah" w:date="2019-04-06T14:20:00Z">
              <w:tcPr>
                <w:tcW w:w="575" w:type="pct"/>
                <w:gridSpan w:val="2"/>
              </w:tcPr>
            </w:tcPrChange>
          </w:tcPr>
          <w:p w14:paraId="5F4836CF" w14:textId="429A7FBE" w:rsidR="00633490" w:rsidRDefault="00633490" w:rsidP="00633490">
            <w:pPr>
              <w:pStyle w:val="BodyText"/>
              <w:cnfStyle w:val="000000100000" w:firstRow="0" w:lastRow="0" w:firstColumn="0" w:lastColumn="0" w:oddVBand="0" w:evenVBand="0" w:oddHBand="1" w:evenHBand="0" w:firstRowFirstColumn="0" w:firstRowLastColumn="0" w:lastRowFirstColumn="0" w:lastRowLastColumn="0"/>
              <w:rPr>
                <w:ins w:id="4624" w:author="Gaurav Shah" w:date="2019-04-06T14:05:00Z"/>
                <w:sz w:val="18"/>
              </w:rPr>
            </w:pPr>
            <w:ins w:id="4625" w:author="Gaurav Shah" w:date="2019-04-06T14:14:00Z">
              <w:r w:rsidRPr="00737C2A">
                <w:rPr>
                  <w:sz w:val="18"/>
                </w:rPr>
                <w:t>String</w:t>
              </w:r>
            </w:ins>
          </w:p>
        </w:tc>
        <w:tc>
          <w:tcPr>
            <w:tcW w:w="612" w:type="pct"/>
            <w:tcPrChange w:id="4626" w:author="Gaurav Shah" w:date="2019-04-06T14:20:00Z">
              <w:tcPr>
                <w:tcW w:w="1" w:type="pct"/>
                <w:gridSpan w:val="3"/>
              </w:tcPr>
            </w:tcPrChange>
          </w:tcPr>
          <w:p w14:paraId="72E831E8" w14:textId="586093BB" w:rsidR="00633490" w:rsidRPr="00514E26" w:rsidRDefault="005D5A66" w:rsidP="00633490">
            <w:pPr>
              <w:pStyle w:val="BodyText"/>
              <w:cnfStyle w:val="000000100000" w:firstRow="0" w:lastRow="0" w:firstColumn="0" w:lastColumn="0" w:oddVBand="0" w:evenVBand="0" w:oddHBand="1" w:evenHBand="0" w:firstRowFirstColumn="0" w:firstRowLastColumn="0" w:lastRowFirstColumn="0" w:lastRowLastColumn="0"/>
              <w:rPr>
                <w:ins w:id="4627" w:author="Gaurav Shah" w:date="2019-04-06T14:15:00Z"/>
                <w:sz w:val="18"/>
              </w:rPr>
            </w:pPr>
            <w:ins w:id="4628" w:author="Gaurav Shah" w:date="2019-04-06T14:20:00Z">
              <w:r>
                <w:rPr>
                  <w:sz w:val="18"/>
                </w:rPr>
                <w:t>Yes</w:t>
              </w:r>
            </w:ins>
          </w:p>
        </w:tc>
        <w:tc>
          <w:tcPr>
            <w:tcW w:w="1127" w:type="pct"/>
            <w:tcPrChange w:id="4629" w:author="Gaurav Shah" w:date="2019-04-06T14:20:00Z">
              <w:tcPr>
                <w:tcW w:w="1907" w:type="pct"/>
                <w:gridSpan w:val="2"/>
              </w:tcPr>
            </w:tcPrChange>
          </w:tcPr>
          <w:p w14:paraId="4F33C480" w14:textId="162A4FCD" w:rsidR="00633490" w:rsidRPr="00514E26" w:rsidRDefault="005D5A66" w:rsidP="00633490">
            <w:pPr>
              <w:pStyle w:val="BodyText"/>
              <w:cnfStyle w:val="000000100000" w:firstRow="0" w:lastRow="0" w:firstColumn="0" w:lastColumn="0" w:oddVBand="0" w:evenVBand="0" w:oddHBand="1" w:evenHBand="0" w:firstRowFirstColumn="0" w:firstRowLastColumn="0" w:lastRowFirstColumn="0" w:lastRowLastColumn="0"/>
              <w:rPr>
                <w:ins w:id="4630" w:author="Gaurav Shah" w:date="2019-04-06T14:15:00Z"/>
                <w:sz w:val="18"/>
              </w:rPr>
            </w:pPr>
            <w:ins w:id="4631" w:author="Gaurav Shah" w:date="2019-04-06T14:20:00Z">
              <w:r>
                <w:rPr>
                  <w:sz w:val="18"/>
                </w:rPr>
                <w:t>The TRM generated CCR Ref. No.</w:t>
              </w:r>
            </w:ins>
          </w:p>
        </w:tc>
        <w:tc>
          <w:tcPr>
            <w:tcW w:w="2013" w:type="pct"/>
            <w:tcPrChange w:id="4632" w:author="Gaurav Shah" w:date="2019-04-06T14:20:00Z">
              <w:tcPr>
                <w:tcW w:w="1907" w:type="pct"/>
              </w:tcPr>
            </w:tcPrChange>
          </w:tcPr>
          <w:p w14:paraId="706B81AE" w14:textId="610D1D8E" w:rsidR="00633490" w:rsidRPr="00514E26" w:rsidRDefault="00633490" w:rsidP="00633490">
            <w:pPr>
              <w:pStyle w:val="BodyText"/>
              <w:cnfStyle w:val="000000100000" w:firstRow="0" w:lastRow="0" w:firstColumn="0" w:lastColumn="0" w:oddVBand="0" w:evenVBand="0" w:oddHBand="1" w:evenHBand="0" w:firstRowFirstColumn="0" w:firstRowLastColumn="0" w:lastRowFirstColumn="0" w:lastRowLastColumn="0"/>
              <w:rPr>
                <w:ins w:id="4633" w:author="Gaurav Shah" w:date="2019-04-06T14:05:00Z"/>
                <w:sz w:val="18"/>
              </w:rPr>
            </w:pPr>
          </w:p>
        </w:tc>
      </w:tr>
      <w:tr w:rsidR="00633490" w:rsidRPr="003277C6" w14:paraId="21876DBA" w14:textId="77777777" w:rsidTr="005D5A66">
        <w:trPr>
          <w:trHeight w:val="412"/>
          <w:ins w:id="4634" w:author="Gaurav Shah" w:date="2019-04-06T14:05:00Z"/>
          <w:trPrChange w:id="4635" w:author="Gaurav Shah" w:date="2019-04-06T14:20:00Z">
            <w:trPr>
              <w:gridBefore w:val="1"/>
              <w:trHeight w:val="412"/>
            </w:trPr>
          </w:trPrChange>
        </w:trPr>
        <w:tc>
          <w:tcPr>
            <w:cnfStyle w:val="001000000000" w:firstRow="0" w:lastRow="0" w:firstColumn="1" w:lastColumn="0" w:oddVBand="0" w:evenVBand="0" w:oddHBand="0" w:evenHBand="0" w:firstRowFirstColumn="0" w:firstRowLastColumn="0" w:lastRowFirstColumn="0" w:lastRowLastColumn="0"/>
            <w:tcW w:w="642" w:type="pct"/>
            <w:tcPrChange w:id="4636" w:author="Gaurav Shah" w:date="2019-04-06T14:20:00Z">
              <w:tcPr>
                <w:tcW w:w="611" w:type="pct"/>
                <w:gridSpan w:val="2"/>
              </w:tcPr>
            </w:tcPrChange>
          </w:tcPr>
          <w:p w14:paraId="7DF9D616" w14:textId="1231C317" w:rsidR="00633490" w:rsidRDefault="00633490" w:rsidP="00633490">
            <w:pPr>
              <w:pStyle w:val="BodyText"/>
              <w:rPr>
                <w:ins w:id="4637" w:author="Gaurav Shah" w:date="2019-04-06T14:05:00Z"/>
                <w:sz w:val="18"/>
              </w:rPr>
            </w:pPr>
            <w:ins w:id="4638" w:author="Gaurav Shah" w:date="2019-04-06T14:05:00Z">
              <w:r>
                <w:rPr>
                  <w:sz w:val="18"/>
                </w:rPr>
                <w:t>CCR Item Ref. No.</w:t>
              </w:r>
            </w:ins>
          </w:p>
        </w:tc>
        <w:tc>
          <w:tcPr>
            <w:tcW w:w="606" w:type="pct"/>
            <w:tcPrChange w:id="4639" w:author="Gaurav Shah" w:date="2019-04-06T14:20:00Z">
              <w:tcPr>
                <w:tcW w:w="575" w:type="pct"/>
                <w:gridSpan w:val="2"/>
              </w:tcPr>
            </w:tcPrChange>
          </w:tcPr>
          <w:p w14:paraId="74970D43" w14:textId="3C237676" w:rsidR="00633490" w:rsidRDefault="00633490" w:rsidP="00633490">
            <w:pPr>
              <w:pStyle w:val="BodyText"/>
              <w:cnfStyle w:val="000000000000" w:firstRow="0" w:lastRow="0" w:firstColumn="0" w:lastColumn="0" w:oddVBand="0" w:evenVBand="0" w:oddHBand="0" w:evenHBand="0" w:firstRowFirstColumn="0" w:firstRowLastColumn="0" w:lastRowFirstColumn="0" w:lastRowLastColumn="0"/>
              <w:rPr>
                <w:ins w:id="4640" w:author="Gaurav Shah" w:date="2019-04-06T14:05:00Z"/>
                <w:sz w:val="18"/>
              </w:rPr>
            </w:pPr>
            <w:ins w:id="4641" w:author="Gaurav Shah" w:date="2019-04-06T14:14:00Z">
              <w:r w:rsidRPr="00737C2A">
                <w:rPr>
                  <w:sz w:val="18"/>
                </w:rPr>
                <w:t>String</w:t>
              </w:r>
            </w:ins>
          </w:p>
        </w:tc>
        <w:tc>
          <w:tcPr>
            <w:tcW w:w="612" w:type="pct"/>
            <w:tcPrChange w:id="4642" w:author="Gaurav Shah" w:date="2019-04-06T14:20:00Z">
              <w:tcPr>
                <w:tcW w:w="1" w:type="pct"/>
                <w:gridSpan w:val="3"/>
              </w:tcPr>
            </w:tcPrChange>
          </w:tcPr>
          <w:p w14:paraId="44E50C94" w14:textId="66E9CFD1" w:rsidR="00633490" w:rsidRPr="00514E26" w:rsidRDefault="005D5A66" w:rsidP="00633490">
            <w:pPr>
              <w:pStyle w:val="BodyText"/>
              <w:cnfStyle w:val="000000000000" w:firstRow="0" w:lastRow="0" w:firstColumn="0" w:lastColumn="0" w:oddVBand="0" w:evenVBand="0" w:oddHBand="0" w:evenHBand="0" w:firstRowFirstColumn="0" w:firstRowLastColumn="0" w:lastRowFirstColumn="0" w:lastRowLastColumn="0"/>
              <w:rPr>
                <w:ins w:id="4643" w:author="Gaurav Shah" w:date="2019-04-06T14:15:00Z"/>
                <w:sz w:val="18"/>
              </w:rPr>
            </w:pPr>
            <w:ins w:id="4644" w:author="Gaurav Shah" w:date="2019-04-06T14:20:00Z">
              <w:r>
                <w:rPr>
                  <w:sz w:val="18"/>
                </w:rPr>
                <w:t>Yes</w:t>
              </w:r>
            </w:ins>
          </w:p>
        </w:tc>
        <w:tc>
          <w:tcPr>
            <w:tcW w:w="1127" w:type="pct"/>
            <w:tcPrChange w:id="4645" w:author="Gaurav Shah" w:date="2019-04-06T14:20:00Z">
              <w:tcPr>
                <w:tcW w:w="1907" w:type="pct"/>
                <w:gridSpan w:val="2"/>
              </w:tcPr>
            </w:tcPrChange>
          </w:tcPr>
          <w:p w14:paraId="5A42C768" w14:textId="7B77A00D" w:rsidR="00633490" w:rsidRPr="00514E26" w:rsidRDefault="005D5A66" w:rsidP="00633490">
            <w:pPr>
              <w:pStyle w:val="BodyText"/>
              <w:cnfStyle w:val="000000000000" w:firstRow="0" w:lastRow="0" w:firstColumn="0" w:lastColumn="0" w:oddVBand="0" w:evenVBand="0" w:oddHBand="0" w:evenHBand="0" w:firstRowFirstColumn="0" w:firstRowLastColumn="0" w:lastRowFirstColumn="0" w:lastRowLastColumn="0"/>
              <w:rPr>
                <w:ins w:id="4646" w:author="Gaurav Shah" w:date="2019-04-06T14:15:00Z"/>
                <w:sz w:val="18"/>
              </w:rPr>
            </w:pPr>
            <w:ins w:id="4647" w:author="Gaurav Shah" w:date="2019-04-06T14:26:00Z">
              <w:r>
                <w:rPr>
                  <w:sz w:val="18"/>
                </w:rPr>
                <w:t>The TRM generated CCR Item Ref. No., which should be unique for each contract ref. no. which is part of the entity.</w:t>
              </w:r>
            </w:ins>
          </w:p>
        </w:tc>
        <w:tc>
          <w:tcPr>
            <w:tcW w:w="2013" w:type="pct"/>
            <w:tcPrChange w:id="4648" w:author="Gaurav Shah" w:date="2019-04-06T14:20:00Z">
              <w:tcPr>
                <w:tcW w:w="1907" w:type="pct"/>
              </w:tcPr>
            </w:tcPrChange>
          </w:tcPr>
          <w:p w14:paraId="61E4CC88" w14:textId="10063C44" w:rsidR="00633490" w:rsidRPr="00514E26" w:rsidRDefault="00633490" w:rsidP="00633490">
            <w:pPr>
              <w:pStyle w:val="BodyText"/>
              <w:cnfStyle w:val="000000000000" w:firstRow="0" w:lastRow="0" w:firstColumn="0" w:lastColumn="0" w:oddVBand="0" w:evenVBand="0" w:oddHBand="0" w:evenHBand="0" w:firstRowFirstColumn="0" w:firstRowLastColumn="0" w:lastRowFirstColumn="0" w:lastRowLastColumn="0"/>
              <w:rPr>
                <w:ins w:id="4649" w:author="Gaurav Shah" w:date="2019-04-06T14:05:00Z"/>
                <w:sz w:val="18"/>
              </w:rPr>
            </w:pPr>
          </w:p>
        </w:tc>
      </w:tr>
      <w:tr w:rsidR="00633490" w:rsidRPr="003277C6" w14:paraId="3592BCB1" w14:textId="77777777" w:rsidTr="005D5A66">
        <w:trPr>
          <w:cnfStyle w:val="000000100000" w:firstRow="0" w:lastRow="0" w:firstColumn="0" w:lastColumn="0" w:oddVBand="0" w:evenVBand="0" w:oddHBand="1" w:evenHBand="0" w:firstRowFirstColumn="0" w:firstRowLastColumn="0" w:lastRowFirstColumn="0" w:lastRowLastColumn="0"/>
          <w:trHeight w:val="412"/>
          <w:ins w:id="4650" w:author="Gaurav Shah" w:date="2019-04-06T14:05:00Z"/>
          <w:trPrChange w:id="4651" w:author="Gaurav Shah" w:date="2019-04-06T14:20:00Z">
            <w:trPr>
              <w:gridBefore w:val="1"/>
              <w:trHeight w:val="412"/>
            </w:trPr>
          </w:trPrChange>
        </w:trPr>
        <w:tc>
          <w:tcPr>
            <w:cnfStyle w:val="001000000000" w:firstRow="0" w:lastRow="0" w:firstColumn="1" w:lastColumn="0" w:oddVBand="0" w:evenVBand="0" w:oddHBand="0" w:evenHBand="0" w:firstRowFirstColumn="0" w:firstRowLastColumn="0" w:lastRowFirstColumn="0" w:lastRowLastColumn="0"/>
            <w:tcW w:w="642" w:type="pct"/>
            <w:tcPrChange w:id="4652" w:author="Gaurav Shah" w:date="2019-04-06T14:20:00Z">
              <w:tcPr>
                <w:tcW w:w="611" w:type="pct"/>
                <w:gridSpan w:val="2"/>
              </w:tcPr>
            </w:tcPrChange>
          </w:tcPr>
          <w:p w14:paraId="5DD7838A" w14:textId="4A74913C" w:rsidR="00633490" w:rsidRDefault="00633490" w:rsidP="00633490">
            <w:pPr>
              <w:pStyle w:val="BodyText"/>
              <w:cnfStyle w:val="001000100000" w:firstRow="0" w:lastRow="0" w:firstColumn="1" w:lastColumn="0" w:oddVBand="0" w:evenVBand="0" w:oddHBand="1" w:evenHBand="0" w:firstRowFirstColumn="0" w:firstRowLastColumn="0" w:lastRowFirstColumn="0" w:lastRowLastColumn="0"/>
              <w:rPr>
                <w:ins w:id="4653" w:author="Gaurav Shah" w:date="2019-04-06T14:05:00Z"/>
                <w:sz w:val="18"/>
              </w:rPr>
            </w:pPr>
            <w:ins w:id="4654" w:author="Gaurav Shah" w:date="2019-04-06T14:05:00Z">
              <w:r>
                <w:rPr>
                  <w:sz w:val="18"/>
                </w:rPr>
                <w:t>CP Name</w:t>
              </w:r>
            </w:ins>
          </w:p>
        </w:tc>
        <w:tc>
          <w:tcPr>
            <w:tcW w:w="606" w:type="pct"/>
            <w:tcPrChange w:id="4655" w:author="Gaurav Shah" w:date="2019-04-06T14:20:00Z">
              <w:tcPr>
                <w:tcW w:w="575" w:type="pct"/>
                <w:gridSpan w:val="2"/>
              </w:tcPr>
            </w:tcPrChange>
          </w:tcPr>
          <w:p w14:paraId="2FDE1E13" w14:textId="37846FEC" w:rsidR="00633490" w:rsidRDefault="00633490" w:rsidP="00633490">
            <w:pPr>
              <w:pStyle w:val="BodyText"/>
              <w:cnfStyle w:val="000000100000" w:firstRow="0" w:lastRow="0" w:firstColumn="0" w:lastColumn="0" w:oddVBand="0" w:evenVBand="0" w:oddHBand="1" w:evenHBand="0" w:firstRowFirstColumn="0" w:firstRowLastColumn="0" w:lastRowFirstColumn="0" w:lastRowLastColumn="0"/>
              <w:rPr>
                <w:ins w:id="4656" w:author="Gaurav Shah" w:date="2019-04-06T14:05:00Z"/>
                <w:sz w:val="18"/>
              </w:rPr>
            </w:pPr>
            <w:ins w:id="4657" w:author="Gaurav Shah" w:date="2019-04-06T14:14:00Z">
              <w:r w:rsidRPr="00737C2A">
                <w:rPr>
                  <w:sz w:val="18"/>
                </w:rPr>
                <w:t>String</w:t>
              </w:r>
            </w:ins>
          </w:p>
        </w:tc>
        <w:tc>
          <w:tcPr>
            <w:tcW w:w="612" w:type="pct"/>
            <w:tcPrChange w:id="4658" w:author="Gaurav Shah" w:date="2019-04-06T14:20:00Z">
              <w:tcPr>
                <w:tcW w:w="1" w:type="pct"/>
                <w:gridSpan w:val="3"/>
              </w:tcPr>
            </w:tcPrChange>
          </w:tcPr>
          <w:p w14:paraId="4FBF614C" w14:textId="3EA510C1" w:rsidR="00633490" w:rsidRPr="00514E26" w:rsidRDefault="005D5A66" w:rsidP="00633490">
            <w:pPr>
              <w:pStyle w:val="BodyText"/>
              <w:cnfStyle w:val="000000100000" w:firstRow="0" w:lastRow="0" w:firstColumn="0" w:lastColumn="0" w:oddVBand="0" w:evenVBand="0" w:oddHBand="1" w:evenHBand="0" w:firstRowFirstColumn="0" w:firstRowLastColumn="0" w:lastRowFirstColumn="0" w:lastRowLastColumn="0"/>
              <w:rPr>
                <w:ins w:id="4659" w:author="Gaurav Shah" w:date="2019-04-06T14:15:00Z"/>
                <w:sz w:val="18"/>
              </w:rPr>
            </w:pPr>
            <w:ins w:id="4660" w:author="Gaurav Shah" w:date="2019-04-06T14:26:00Z">
              <w:r>
                <w:rPr>
                  <w:sz w:val="18"/>
                </w:rPr>
                <w:t>Yes</w:t>
              </w:r>
            </w:ins>
          </w:p>
        </w:tc>
        <w:tc>
          <w:tcPr>
            <w:tcW w:w="1127" w:type="pct"/>
            <w:tcPrChange w:id="4661" w:author="Gaurav Shah" w:date="2019-04-06T14:20:00Z">
              <w:tcPr>
                <w:tcW w:w="1907" w:type="pct"/>
                <w:gridSpan w:val="2"/>
              </w:tcPr>
            </w:tcPrChange>
          </w:tcPr>
          <w:p w14:paraId="51D91119" w14:textId="22206495" w:rsidR="00633490" w:rsidRPr="00514E26" w:rsidRDefault="00633490" w:rsidP="00633490">
            <w:pPr>
              <w:pStyle w:val="BodyText"/>
              <w:cnfStyle w:val="000000100000" w:firstRow="0" w:lastRow="0" w:firstColumn="0" w:lastColumn="0" w:oddVBand="0" w:evenVBand="0" w:oddHBand="1" w:evenHBand="0" w:firstRowFirstColumn="0" w:firstRowLastColumn="0" w:lastRowFirstColumn="0" w:lastRowLastColumn="0"/>
              <w:rPr>
                <w:ins w:id="4662" w:author="Gaurav Shah" w:date="2019-04-06T14:15:00Z"/>
                <w:sz w:val="18"/>
              </w:rPr>
            </w:pPr>
          </w:p>
        </w:tc>
        <w:tc>
          <w:tcPr>
            <w:tcW w:w="2013" w:type="pct"/>
            <w:tcPrChange w:id="4663" w:author="Gaurav Shah" w:date="2019-04-06T14:20:00Z">
              <w:tcPr>
                <w:tcW w:w="1907" w:type="pct"/>
              </w:tcPr>
            </w:tcPrChange>
          </w:tcPr>
          <w:p w14:paraId="773489AE" w14:textId="4EE8BE4B" w:rsidR="00633490" w:rsidRPr="00514E26" w:rsidRDefault="00633490" w:rsidP="00633490">
            <w:pPr>
              <w:pStyle w:val="BodyText"/>
              <w:cnfStyle w:val="000000100000" w:firstRow="0" w:lastRow="0" w:firstColumn="0" w:lastColumn="0" w:oddVBand="0" w:evenVBand="0" w:oddHBand="1" w:evenHBand="0" w:firstRowFirstColumn="0" w:firstRowLastColumn="0" w:lastRowFirstColumn="0" w:lastRowLastColumn="0"/>
              <w:rPr>
                <w:ins w:id="4664" w:author="Gaurav Shah" w:date="2019-04-06T14:05:00Z"/>
                <w:sz w:val="18"/>
              </w:rPr>
            </w:pPr>
          </w:p>
        </w:tc>
      </w:tr>
      <w:tr w:rsidR="00633490" w:rsidRPr="003277C6" w14:paraId="76F28583" w14:textId="77777777" w:rsidTr="005D5A66">
        <w:trPr>
          <w:trHeight w:val="412"/>
          <w:ins w:id="4665" w:author="Gaurav Shah" w:date="2019-04-06T14:05:00Z"/>
          <w:trPrChange w:id="4666" w:author="Gaurav Shah" w:date="2019-04-06T14:20:00Z">
            <w:trPr>
              <w:gridBefore w:val="1"/>
              <w:trHeight w:val="412"/>
            </w:trPr>
          </w:trPrChange>
        </w:trPr>
        <w:tc>
          <w:tcPr>
            <w:cnfStyle w:val="001000000000" w:firstRow="0" w:lastRow="0" w:firstColumn="1" w:lastColumn="0" w:oddVBand="0" w:evenVBand="0" w:oddHBand="0" w:evenHBand="0" w:firstRowFirstColumn="0" w:firstRowLastColumn="0" w:lastRowFirstColumn="0" w:lastRowLastColumn="0"/>
            <w:tcW w:w="642" w:type="pct"/>
            <w:tcPrChange w:id="4667" w:author="Gaurav Shah" w:date="2019-04-06T14:20:00Z">
              <w:tcPr>
                <w:tcW w:w="611" w:type="pct"/>
                <w:gridSpan w:val="2"/>
              </w:tcPr>
            </w:tcPrChange>
          </w:tcPr>
          <w:p w14:paraId="5EB7362D" w14:textId="3035F498" w:rsidR="00633490" w:rsidRDefault="00633490" w:rsidP="00633490">
            <w:pPr>
              <w:pStyle w:val="BodyText"/>
              <w:rPr>
                <w:ins w:id="4668" w:author="Gaurav Shah" w:date="2019-04-06T14:05:00Z"/>
                <w:sz w:val="18"/>
              </w:rPr>
            </w:pPr>
            <w:ins w:id="4669" w:author="Gaurav Shah" w:date="2019-04-06T14:05:00Z">
              <w:r>
                <w:rPr>
                  <w:sz w:val="18"/>
                </w:rPr>
                <w:t>CP Group</w:t>
              </w:r>
            </w:ins>
          </w:p>
        </w:tc>
        <w:tc>
          <w:tcPr>
            <w:tcW w:w="606" w:type="pct"/>
            <w:tcPrChange w:id="4670" w:author="Gaurav Shah" w:date="2019-04-06T14:20:00Z">
              <w:tcPr>
                <w:tcW w:w="575" w:type="pct"/>
                <w:gridSpan w:val="2"/>
              </w:tcPr>
            </w:tcPrChange>
          </w:tcPr>
          <w:p w14:paraId="35A635BE" w14:textId="6EC68F84" w:rsidR="00633490" w:rsidRDefault="00633490" w:rsidP="00633490">
            <w:pPr>
              <w:pStyle w:val="BodyText"/>
              <w:cnfStyle w:val="000000000000" w:firstRow="0" w:lastRow="0" w:firstColumn="0" w:lastColumn="0" w:oddVBand="0" w:evenVBand="0" w:oddHBand="0" w:evenHBand="0" w:firstRowFirstColumn="0" w:firstRowLastColumn="0" w:lastRowFirstColumn="0" w:lastRowLastColumn="0"/>
              <w:rPr>
                <w:ins w:id="4671" w:author="Gaurav Shah" w:date="2019-04-06T14:05:00Z"/>
                <w:sz w:val="18"/>
              </w:rPr>
            </w:pPr>
            <w:ins w:id="4672" w:author="Gaurav Shah" w:date="2019-04-06T14:14:00Z">
              <w:r w:rsidRPr="00737C2A">
                <w:rPr>
                  <w:sz w:val="18"/>
                </w:rPr>
                <w:t>String</w:t>
              </w:r>
            </w:ins>
          </w:p>
        </w:tc>
        <w:tc>
          <w:tcPr>
            <w:tcW w:w="612" w:type="pct"/>
            <w:tcPrChange w:id="4673" w:author="Gaurav Shah" w:date="2019-04-06T14:20:00Z">
              <w:tcPr>
                <w:tcW w:w="1" w:type="pct"/>
                <w:gridSpan w:val="3"/>
              </w:tcPr>
            </w:tcPrChange>
          </w:tcPr>
          <w:p w14:paraId="56415843" w14:textId="2CA0E71A" w:rsidR="00633490" w:rsidRPr="00514E26" w:rsidRDefault="005D5A66" w:rsidP="00633490">
            <w:pPr>
              <w:pStyle w:val="BodyText"/>
              <w:cnfStyle w:val="000000000000" w:firstRow="0" w:lastRow="0" w:firstColumn="0" w:lastColumn="0" w:oddVBand="0" w:evenVBand="0" w:oddHBand="0" w:evenHBand="0" w:firstRowFirstColumn="0" w:firstRowLastColumn="0" w:lastRowFirstColumn="0" w:lastRowLastColumn="0"/>
              <w:rPr>
                <w:ins w:id="4674" w:author="Gaurav Shah" w:date="2019-04-06T14:15:00Z"/>
                <w:sz w:val="18"/>
              </w:rPr>
            </w:pPr>
            <w:ins w:id="4675" w:author="Gaurav Shah" w:date="2019-04-06T14:27:00Z">
              <w:r>
                <w:rPr>
                  <w:sz w:val="18"/>
                </w:rPr>
                <w:t>Yes</w:t>
              </w:r>
            </w:ins>
          </w:p>
        </w:tc>
        <w:tc>
          <w:tcPr>
            <w:tcW w:w="1127" w:type="pct"/>
            <w:tcPrChange w:id="4676" w:author="Gaurav Shah" w:date="2019-04-06T14:20:00Z">
              <w:tcPr>
                <w:tcW w:w="1907" w:type="pct"/>
                <w:gridSpan w:val="2"/>
              </w:tcPr>
            </w:tcPrChange>
          </w:tcPr>
          <w:p w14:paraId="192D72A5" w14:textId="7C049126" w:rsidR="00633490" w:rsidRPr="00514E26" w:rsidRDefault="00633490" w:rsidP="00633490">
            <w:pPr>
              <w:pStyle w:val="BodyText"/>
              <w:cnfStyle w:val="000000000000" w:firstRow="0" w:lastRow="0" w:firstColumn="0" w:lastColumn="0" w:oddVBand="0" w:evenVBand="0" w:oddHBand="0" w:evenHBand="0" w:firstRowFirstColumn="0" w:firstRowLastColumn="0" w:lastRowFirstColumn="0" w:lastRowLastColumn="0"/>
              <w:rPr>
                <w:ins w:id="4677" w:author="Gaurav Shah" w:date="2019-04-06T14:15:00Z"/>
                <w:sz w:val="18"/>
              </w:rPr>
            </w:pPr>
          </w:p>
        </w:tc>
        <w:tc>
          <w:tcPr>
            <w:tcW w:w="2013" w:type="pct"/>
            <w:tcPrChange w:id="4678" w:author="Gaurav Shah" w:date="2019-04-06T14:20:00Z">
              <w:tcPr>
                <w:tcW w:w="1907" w:type="pct"/>
              </w:tcPr>
            </w:tcPrChange>
          </w:tcPr>
          <w:p w14:paraId="446878E3" w14:textId="0F71BB5C" w:rsidR="00633490" w:rsidRPr="00514E26" w:rsidRDefault="00633490" w:rsidP="00633490">
            <w:pPr>
              <w:pStyle w:val="BodyText"/>
              <w:cnfStyle w:val="000000000000" w:firstRow="0" w:lastRow="0" w:firstColumn="0" w:lastColumn="0" w:oddVBand="0" w:evenVBand="0" w:oddHBand="0" w:evenHBand="0" w:firstRowFirstColumn="0" w:firstRowLastColumn="0" w:lastRowFirstColumn="0" w:lastRowLastColumn="0"/>
              <w:rPr>
                <w:ins w:id="4679" w:author="Gaurav Shah" w:date="2019-04-06T14:05:00Z"/>
                <w:sz w:val="18"/>
              </w:rPr>
            </w:pPr>
          </w:p>
        </w:tc>
      </w:tr>
      <w:tr w:rsidR="00633490" w:rsidRPr="003277C6" w14:paraId="49ED2050" w14:textId="77777777" w:rsidTr="005D5A66">
        <w:trPr>
          <w:cnfStyle w:val="000000100000" w:firstRow="0" w:lastRow="0" w:firstColumn="0" w:lastColumn="0" w:oddVBand="0" w:evenVBand="0" w:oddHBand="1" w:evenHBand="0" w:firstRowFirstColumn="0" w:firstRowLastColumn="0" w:lastRowFirstColumn="0" w:lastRowLastColumn="0"/>
          <w:trHeight w:val="412"/>
          <w:ins w:id="4680" w:author="Gaurav Shah" w:date="2019-04-06T14:05:00Z"/>
          <w:trPrChange w:id="4681" w:author="Gaurav Shah" w:date="2019-04-06T14:20:00Z">
            <w:trPr>
              <w:gridBefore w:val="1"/>
              <w:trHeight w:val="412"/>
            </w:trPr>
          </w:trPrChange>
        </w:trPr>
        <w:tc>
          <w:tcPr>
            <w:cnfStyle w:val="001000000000" w:firstRow="0" w:lastRow="0" w:firstColumn="1" w:lastColumn="0" w:oddVBand="0" w:evenVBand="0" w:oddHBand="0" w:evenHBand="0" w:firstRowFirstColumn="0" w:firstRowLastColumn="0" w:lastRowFirstColumn="0" w:lastRowLastColumn="0"/>
            <w:tcW w:w="642" w:type="pct"/>
            <w:tcPrChange w:id="4682" w:author="Gaurav Shah" w:date="2019-04-06T14:20:00Z">
              <w:tcPr>
                <w:tcW w:w="611" w:type="pct"/>
                <w:gridSpan w:val="2"/>
              </w:tcPr>
            </w:tcPrChange>
          </w:tcPr>
          <w:p w14:paraId="5A0EDF7E" w14:textId="22500C2E" w:rsidR="00633490" w:rsidRDefault="00633490" w:rsidP="00633490">
            <w:pPr>
              <w:pStyle w:val="BodyText"/>
              <w:cnfStyle w:val="001000100000" w:firstRow="0" w:lastRow="0" w:firstColumn="1" w:lastColumn="0" w:oddVBand="0" w:evenVBand="0" w:oddHBand="1" w:evenHBand="0" w:firstRowFirstColumn="0" w:firstRowLastColumn="0" w:lastRowFirstColumn="0" w:lastRowLastColumn="0"/>
              <w:rPr>
                <w:ins w:id="4683" w:author="Gaurav Shah" w:date="2019-04-06T14:05:00Z"/>
                <w:sz w:val="18"/>
              </w:rPr>
            </w:pPr>
            <w:ins w:id="4684" w:author="Gaurav Shah" w:date="2019-04-06T14:05:00Z">
              <w:r>
                <w:rPr>
                  <w:sz w:val="18"/>
                </w:rPr>
                <w:lastRenderedPageBreak/>
                <w:t>Invoice CP Name</w:t>
              </w:r>
            </w:ins>
          </w:p>
        </w:tc>
        <w:tc>
          <w:tcPr>
            <w:tcW w:w="606" w:type="pct"/>
            <w:tcPrChange w:id="4685" w:author="Gaurav Shah" w:date="2019-04-06T14:20:00Z">
              <w:tcPr>
                <w:tcW w:w="575" w:type="pct"/>
                <w:gridSpan w:val="2"/>
              </w:tcPr>
            </w:tcPrChange>
          </w:tcPr>
          <w:p w14:paraId="07A0BC71" w14:textId="527CB28A" w:rsidR="00633490" w:rsidRDefault="00633490" w:rsidP="00633490">
            <w:pPr>
              <w:pStyle w:val="BodyText"/>
              <w:cnfStyle w:val="000000100000" w:firstRow="0" w:lastRow="0" w:firstColumn="0" w:lastColumn="0" w:oddVBand="0" w:evenVBand="0" w:oddHBand="1" w:evenHBand="0" w:firstRowFirstColumn="0" w:firstRowLastColumn="0" w:lastRowFirstColumn="0" w:lastRowLastColumn="0"/>
              <w:rPr>
                <w:ins w:id="4686" w:author="Gaurav Shah" w:date="2019-04-06T14:05:00Z"/>
                <w:sz w:val="18"/>
              </w:rPr>
            </w:pPr>
            <w:ins w:id="4687" w:author="Gaurav Shah" w:date="2019-04-06T14:14:00Z">
              <w:r w:rsidRPr="00737C2A">
                <w:rPr>
                  <w:sz w:val="18"/>
                </w:rPr>
                <w:t>String</w:t>
              </w:r>
            </w:ins>
          </w:p>
        </w:tc>
        <w:tc>
          <w:tcPr>
            <w:tcW w:w="612" w:type="pct"/>
            <w:tcPrChange w:id="4688" w:author="Gaurav Shah" w:date="2019-04-06T14:20:00Z">
              <w:tcPr>
                <w:tcW w:w="1" w:type="pct"/>
                <w:gridSpan w:val="3"/>
              </w:tcPr>
            </w:tcPrChange>
          </w:tcPr>
          <w:p w14:paraId="7A0C4527" w14:textId="4C7474AA" w:rsidR="00633490" w:rsidRPr="00514E26" w:rsidRDefault="005D5A66" w:rsidP="00633490">
            <w:pPr>
              <w:pStyle w:val="BodyText"/>
              <w:cnfStyle w:val="000000100000" w:firstRow="0" w:lastRow="0" w:firstColumn="0" w:lastColumn="0" w:oddVBand="0" w:evenVBand="0" w:oddHBand="1" w:evenHBand="0" w:firstRowFirstColumn="0" w:firstRowLastColumn="0" w:lastRowFirstColumn="0" w:lastRowLastColumn="0"/>
              <w:rPr>
                <w:ins w:id="4689" w:author="Gaurav Shah" w:date="2019-04-06T14:15:00Z"/>
                <w:sz w:val="18"/>
              </w:rPr>
            </w:pPr>
            <w:ins w:id="4690" w:author="Gaurav Shah" w:date="2019-04-06T14:27:00Z">
              <w:r>
                <w:rPr>
                  <w:sz w:val="18"/>
                </w:rPr>
                <w:t>No</w:t>
              </w:r>
            </w:ins>
          </w:p>
        </w:tc>
        <w:tc>
          <w:tcPr>
            <w:tcW w:w="1127" w:type="pct"/>
            <w:tcPrChange w:id="4691" w:author="Gaurav Shah" w:date="2019-04-06T14:20:00Z">
              <w:tcPr>
                <w:tcW w:w="1907" w:type="pct"/>
                <w:gridSpan w:val="2"/>
              </w:tcPr>
            </w:tcPrChange>
          </w:tcPr>
          <w:p w14:paraId="66824C9E" w14:textId="53B5A3B8" w:rsidR="00633490" w:rsidRPr="00514E26" w:rsidRDefault="005D5A66" w:rsidP="00633490">
            <w:pPr>
              <w:pStyle w:val="BodyText"/>
              <w:cnfStyle w:val="000000100000" w:firstRow="0" w:lastRow="0" w:firstColumn="0" w:lastColumn="0" w:oddVBand="0" w:evenVBand="0" w:oddHBand="1" w:evenHBand="0" w:firstRowFirstColumn="0" w:firstRowLastColumn="0" w:lastRowFirstColumn="0" w:lastRowLastColumn="0"/>
              <w:rPr>
                <w:ins w:id="4692" w:author="Gaurav Shah" w:date="2019-04-06T14:15:00Z"/>
                <w:sz w:val="18"/>
              </w:rPr>
            </w:pPr>
            <w:ins w:id="4693" w:author="Gaurav Shah" w:date="2019-04-06T14:27:00Z">
              <w:r>
                <w:rPr>
                  <w:sz w:val="18"/>
                </w:rPr>
                <w:t xml:space="preserve">Applicable Only when TRM Operation is </w:t>
              </w:r>
              <w:r w:rsidRPr="005D5A66">
                <w:rPr>
                  <w:sz w:val="18"/>
                </w:rPr>
                <w:t>Final Invoice Creation</w:t>
              </w:r>
            </w:ins>
          </w:p>
        </w:tc>
        <w:tc>
          <w:tcPr>
            <w:tcW w:w="2013" w:type="pct"/>
            <w:tcPrChange w:id="4694" w:author="Gaurav Shah" w:date="2019-04-06T14:20:00Z">
              <w:tcPr>
                <w:tcW w:w="1907" w:type="pct"/>
              </w:tcPr>
            </w:tcPrChange>
          </w:tcPr>
          <w:p w14:paraId="3C6A0275" w14:textId="7F93DC95" w:rsidR="00633490" w:rsidRPr="00514E26" w:rsidRDefault="00633490" w:rsidP="00633490">
            <w:pPr>
              <w:pStyle w:val="BodyText"/>
              <w:cnfStyle w:val="000000100000" w:firstRow="0" w:lastRow="0" w:firstColumn="0" w:lastColumn="0" w:oddVBand="0" w:evenVBand="0" w:oddHBand="1" w:evenHBand="0" w:firstRowFirstColumn="0" w:firstRowLastColumn="0" w:lastRowFirstColumn="0" w:lastRowLastColumn="0"/>
              <w:rPr>
                <w:ins w:id="4695" w:author="Gaurav Shah" w:date="2019-04-06T14:05:00Z"/>
                <w:sz w:val="18"/>
              </w:rPr>
            </w:pPr>
          </w:p>
        </w:tc>
      </w:tr>
      <w:tr w:rsidR="005D5A66" w:rsidRPr="003277C6" w14:paraId="4AC0793A" w14:textId="77777777" w:rsidTr="005D5A66">
        <w:trPr>
          <w:trHeight w:val="412"/>
          <w:ins w:id="4696" w:author="Gaurav Shah" w:date="2019-04-06T14:05:00Z"/>
          <w:trPrChange w:id="4697" w:author="Gaurav Shah" w:date="2019-04-06T14:20:00Z">
            <w:trPr>
              <w:gridBefore w:val="1"/>
              <w:trHeight w:val="412"/>
            </w:trPr>
          </w:trPrChange>
        </w:trPr>
        <w:tc>
          <w:tcPr>
            <w:cnfStyle w:val="001000000000" w:firstRow="0" w:lastRow="0" w:firstColumn="1" w:lastColumn="0" w:oddVBand="0" w:evenVBand="0" w:oddHBand="0" w:evenHBand="0" w:firstRowFirstColumn="0" w:firstRowLastColumn="0" w:lastRowFirstColumn="0" w:lastRowLastColumn="0"/>
            <w:tcW w:w="642" w:type="pct"/>
            <w:tcPrChange w:id="4698" w:author="Gaurav Shah" w:date="2019-04-06T14:20:00Z">
              <w:tcPr>
                <w:tcW w:w="611" w:type="pct"/>
                <w:gridSpan w:val="2"/>
              </w:tcPr>
            </w:tcPrChange>
          </w:tcPr>
          <w:p w14:paraId="61F41CAA" w14:textId="41D4B33F" w:rsidR="005D5A66" w:rsidRDefault="005D5A66" w:rsidP="005D5A66">
            <w:pPr>
              <w:pStyle w:val="BodyText"/>
              <w:rPr>
                <w:ins w:id="4699" w:author="Gaurav Shah" w:date="2019-04-06T14:05:00Z"/>
                <w:sz w:val="18"/>
              </w:rPr>
            </w:pPr>
            <w:ins w:id="4700" w:author="Gaurav Shah" w:date="2019-04-06T14:05:00Z">
              <w:r>
                <w:rPr>
                  <w:sz w:val="18"/>
                </w:rPr>
                <w:t>CRM Status</w:t>
              </w:r>
            </w:ins>
          </w:p>
        </w:tc>
        <w:tc>
          <w:tcPr>
            <w:tcW w:w="606" w:type="pct"/>
            <w:tcPrChange w:id="4701" w:author="Gaurav Shah" w:date="2019-04-06T14:20:00Z">
              <w:tcPr>
                <w:tcW w:w="575" w:type="pct"/>
                <w:gridSpan w:val="2"/>
              </w:tcPr>
            </w:tcPrChange>
          </w:tcPr>
          <w:p w14:paraId="6CFC9579" w14:textId="14DA2E14" w:rsidR="005D5A66" w:rsidRDefault="005D5A66" w:rsidP="005D5A66">
            <w:pPr>
              <w:pStyle w:val="BodyText"/>
              <w:cnfStyle w:val="000000000000" w:firstRow="0" w:lastRow="0" w:firstColumn="0" w:lastColumn="0" w:oddVBand="0" w:evenVBand="0" w:oddHBand="0" w:evenHBand="0" w:firstRowFirstColumn="0" w:firstRowLastColumn="0" w:lastRowFirstColumn="0" w:lastRowLastColumn="0"/>
              <w:rPr>
                <w:ins w:id="4702" w:author="Gaurav Shah" w:date="2019-04-06T14:05:00Z"/>
                <w:sz w:val="18"/>
              </w:rPr>
            </w:pPr>
            <w:ins w:id="4703" w:author="Gaurav Shah" w:date="2019-04-06T14:14:00Z">
              <w:r w:rsidRPr="00737C2A">
                <w:rPr>
                  <w:sz w:val="18"/>
                </w:rPr>
                <w:t>String</w:t>
              </w:r>
            </w:ins>
          </w:p>
        </w:tc>
        <w:tc>
          <w:tcPr>
            <w:tcW w:w="612" w:type="pct"/>
            <w:tcPrChange w:id="4704" w:author="Gaurav Shah" w:date="2019-04-06T14:20:00Z">
              <w:tcPr>
                <w:tcW w:w="1" w:type="pct"/>
                <w:gridSpan w:val="3"/>
              </w:tcPr>
            </w:tcPrChange>
          </w:tcPr>
          <w:p w14:paraId="18ED4667" w14:textId="62C6B91B" w:rsidR="005D5A66" w:rsidRPr="00514E26" w:rsidRDefault="005D5A66" w:rsidP="005D5A66">
            <w:pPr>
              <w:pStyle w:val="BodyText"/>
              <w:cnfStyle w:val="000000000000" w:firstRow="0" w:lastRow="0" w:firstColumn="0" w:lastColumn="0" w:oddVBand="0" w:evenVBand="0" w:oddHBand="0" w:evenHBand="0" w:firstRowFirstColumn="0" w:firstRowLastColumn="0" w:lastRowFirstColumn="0" w:lastRowLastColumn="0"/>
              <w:rPr>
                <w:ins w:id="4705" w:author="Gaurav Shah" w:date="2019-04-06T14:15:00Z"/>
                <w:sz w:val="18"/>
              </w:rPr>
            </w:pPr>
            <w:ins w:id="4706" w:author="Gaurav Shah" w:date="2019-04-06T14:28:00Z">
              <w:r w:rsidRPr="00FB4909">
                <w:rPr>
                  <w:sz w:val="18"/>
                </w:rPr>
                <w:t>Yes</w:t>
              </w:r>
            </w:ins>
          </w:p>
        </w:tc>
        <w:tc>
          <w:tcPr>
            <w:tcW w:w="1127" w:type="pct"/>
            <w:tcPrChange w:id="4707" w:author="Gaurav Shah" w:date="2019-04-06T14:20:00Z">
              <w:tcPr>
                <w:tcW w:w="1907" w:type="pct"/>
                <w:gridSpan w:val="2"/>
              </w:tcPr>
            </w:tcPrChange>
          </w:tcPr>
          <w:p w14:paraId="4921868D" w14:textId="43C5DE48" w:rsidR="005D5A66" w:rsidRPr="00514E26" w:rsidRDefault="005D5A66" w:rsidP="005D5A66">
            <w:pPr>
              <w:pStyle w:val="BodyText"/>
              <w:cnfStyle w:val="000000000000" w:firstRow="0" w:lastRow="0" w:firstColumn="0" w:lastColumn="0" w:oddVBand="0" w:evenVBand="0" w:oddHBand="0" w:evenHBand="0" w:firstRowFirstColumn="0" w:firstRowLastColumn="0" w:lastRowFirstColumn="0" w:lastRowLastColumn="0"/>
              <w:rPr>
                <w:ins w:id="4708" w:author="Gaurav Shah" w:date="2019-04-06T14:15:00Z"/>
                <w:sz w:val="18"/>
              </w:rPr>
            </w:pPr>
          </w:p>
        </w:tc>
        <w:tc>
          <w:tcPr>
            <w:tcW w:w="2013" w:type="pct"/>
            <w:tcPrChange w:id="4709" w:author="Gaurav Shah" w:date="2019-04-06T14:20:00Z">
              <w:tcPr>
                <w:tcW w:w="1907" w:type="pct"/>
              </w:tcPr>
            </w:tcPrChange>
          </w:tcPr>
          <w:p w14:paraId="30FF3C7E" w14:textId="2FC2396B" w:rsidR="005D5A66" w:rsidRPr="00514E26" w:rsidRDefault="005D5A66" w:rsidP="005D5A66">
            <w:pPr>
              <w:pStyle w:val="BodyText"/>
              <w:cnfStyle w:val="000000000000" w:firstRow="0" w:lastRow="0" w:firstColumn="0" w:lastColumn="0" w:oddVBand="0" w:evenVBand="0" w:oddHBand="0" w:evenHBand="0" w:firstRowFirstColumn="0" w:firstRowLastColumn="0" w:lastRowFirstColumn="0" w:lastRowLastColumn="0"/>
              <w:rPr>
                <w:ins w:id="4710" w:author="Gaurav Shah" w:date="2019-04-06T14:05:00Z"/>
                <w:sz w:val="18"/>
              </w:rPr>
            </w:pPr>
          </w:p>
        </w:tc>
      </w:tr>
      <w:tr w:rsidR="005D5A66" w:rsidRPr="003277C6" w14:paraId="4AABA597" w14:textId="77777777" w:rsidTr="005D5A66">
        <w:trPr>
          <w:cnfStyle w:val="000000100000" w:firstRow="0" w:lastRow="0" w:firstColumn="0" w:lastColumn="0" w:oddVBand="0" w:evenVBand="0" w:oddHBand="1" w:evenHBand="0" w:firstRowFirstColumn="0" w:firstRowLastColumn="0" w:lastRowFirstColumn="0" w:lastRowLastColumn="0"/>
          <w:trHeight w:val="412"/>
          <w:ins w:id="4711" w:author="Gaurav Shah" w:date="2019-04-06T14:05:00Z"/>
          <w:trPrChange w:id="4712" w:author="Gaurav Shah" w:date="2019-04-06T14:20:00Z">
            <w:trPr>
              <w:gridBefore w:val="1"/>
              <w:trHeight w:val="412"/>
            </w:trPr>
          </w:trPrChange>
        </w:trPr>
        <w:tc>
          <w:tcPr>
            <w:cnfStyle w:val="001000000000" w:firstRow="0" w:lastRow="0" w:firstColumn="1" w:lastColumn="0" w:oddVBand="0" w:evenVBand="0" w:oddHBand="0" w:evenHBand="0" w:firstRowFirstColumn="0" w:firstRowLastColumn="0" w:lastRowFirstColumn="0" w:lastRowLastColumn="0"/>
            <w:tcW w:w="642" w:type="pct"/>
            <w:tcPrChange w:id="4713" w:author="Gaurav Shah" w:date="2019-04-06T14:20:00Z">
              <w:tcPr>
                <w:tcW w:w="611" w:type="pct"/>
                <w:gridSpan w:val="2"/>
              </w:tcPr>
            </w:tcPrChange>
          </w:tcPr>
          <w:p w14:paraId="1D0B3136" w14:textId="43D250C1" w:rsidR="005D5A66" w:rsidRDefault="005D5A66" w:rsidP="005D5A66">
            <w:pPr>
              <w:pStyle w:val="BodyText"/>
              <w:cnfStyle w:val="001000100000" w:firstRow="0" w:lastRow="0" w:firstColumn="1" w:lastColumn="0" w:oddVBand="0" w:evenVBand="0" w:oddHBand="1" w:evenHBand="0" w:firstRowFirstColumn="0" w:firstRowLastColumn="0" w:lastRowFirstColumn="0" w:lastRowLastColumn="0"/>
              <w:rPr>
                <w:ins w:id="4714" w:author="Gaurav Shah" w:date="2019-04-06T14:05:00Z"/>
                <w:sz w:val="18"/>
              </w:rPr>
            </w:pPr>
            <w:ins w:id="4715" w:author="Gaurav Shah" w:date="2019-04-06T14:05:00Z">
              <w:r>
                <w:rPr>
                  <w:sz w:val="18"/>
                </w:rPr>
                <w:t>Currency</w:t>
              </w:r>
            </w:ins>
          </w:p>
        </w:tc>
        <w:tc>
          <w:tcPr>
            <w:tcW w:w="606" w:type="pct"/>
            <w:tcPrChange w:id="4716" w:author="Gaurav Shah" w:date="2019-04-06T14:20:00Z">
              <w:tcPr>
                <w:tcW w:w="575" w:type="pct"/>
                <w:gridSpan w:val="2"/>
              </w:tcPr>
            </w:tcPrChange>
          </w:tcPr>
          <w:p w14:paraId="516BB52B" w14:textId="112675DB" w:rsidR="005D5A66" w:rsidRDefault="005D5A66" w:rsidP="005D5A66">
            <w:pPr>
              <w:pStyle w:val="BodyText"/>
              <w:cnfStyle w:val="000000100000" w:firstRow="0" w:lastRow="0" w:firstColumn="0" w:lastColumn="0" w:oddVBand="0" w:evenVBand="0" w:oddHBand="1" w:evenHBand="0" w:firstRowFirstColumn="0" w:firstRowLastColumn="0" w:lastRowFirstColumn="0" w:lastRowLastColumn="0"/>
              <w:rPr>
                <w:ins w:id="4717" w:author="Gaurav Shah" w:date="2019-04-06T14:05:00Z"/>
                <w:sz w:val="18"/>
              </w:rPr>
            </w:pPr>
            <w:ins w:id="4718" w:author="Gaurav Shah" w:date="2019-04-06T14:14:00Z">
              <w:r w:rsidRPr="00737C2A">
                <w:rPr>
                  <w:sz w:val="18"/>
                </w:rPr>
                <w:t>String</w:t>
              </w:r>
            </w:ins>
          </w:p>
        </w:tc>
        <w:tc>
          <w:tcPr>
            <w:tcW w:w="612" w:type="pct"/>
            <w:tcPrChange w:id="4719" w:author="Gaurav Shah" w:date="2019-04-06T14:20:00Z">
              <w:tcPr>
                <w:tcW w:w="1" w:type="pct"/>
                <w:gridSpan w:val="3"/>
              </w:tcPr>
            </w:tcPrChange>
          </w:tcPr>
          <w:p w14:paraId="1AD20E57" w14:textId="7CB82968" w:rsidR="005D5A66" w:rsidRPr="00514E26" w:rsidRDefault="005D5A66" w:rsidP="005D5A66">
            <w:pPr>
              <w:pStyle w:val="BodyText"/>
              <w:cnfStyle w:val="000000100000" w:firstRow="0" w:lastRow="0" w:firstColumn="0" w:lastColumn="0" w:oddVBand="0" w:evenVBand="0" w:oddHBand="1" w:evenHBand="0" w:firstRowFirstColumn="0" w:firstRowLastColumn="0" w:lastRowFirstColumn="0" w:lastRowLastColumn="0"/>
              <w:rPr>
                <w:ins w:id="4720" w:author="Gaurav Shah" w:date="2019-04-06T14:15:00Z"/>
                <w:sz w:val="18"/>
              </w:rPr>
            </w:pPr>
            <w:ins w:id="4721" w:author="Gaurav Shah" w:date="2019-04-06T14:28:00Z">
              <w:r w:rsidRPr="00FB4909">
                <w:rPr>
                  <w:sz w:val="18"/>
                </w:rPr>
                <w:t>Yes</w:t>
              </w:r>
            </w:ins>
          </w:p>
        </w:tc>
        <w:tc>
          <w:tcPr>
            <w:tcW w:w="1127" w:type="pct"/>
            <w:tcPrChange w:id="4722" w:author="Gaurav Shah" w:date="2019-04-06T14:20:00Z">
              <w:tcPr>
                <w:tcW w:w="1907" w:type="pct"/>
                <w:gridSpan w:val="2"/>
              </w:tcPr>
            </w:tcPrChange>
          </w:tcPr>
          <w:p w14:paraId="28034FD0" w14:textId="4FCE6432" w:rsidR="005D5A66" w:rsidRPr="00514E26" w:rsidRDefault="005D5A66" w:rsidP="005D5A66">
            <w:pPr>
              <w:pStyle w:val="BodyText"/>
              <w:cnfStyle w:val="000000100000" w:firstRow="0" w:lastRow="0" w:firstColumn="0" w:lastColumn="0" w:oddVBand="0" w:evenVBand="0" w:oddHBand="1" w:evenHBand="0" w:firstRowFirstColumn="0" w:firstRowLastColumn="0" w:lastRowFirstColumn="0" w:lastRowLastColumn="0"/>
              <w:rPr>
                <w:ins w:id="4723" w:author="Gaurav Shah" w:date="2019-04-06T14:15:00Z"/>
                <w:sz w:val="18"/>
              </w:rPr>
            </w:pPr>
            <w:ins w:id="4724" w:author="Gaurav Shah" w:date="2019-04-06T14:28:00Z">
              <w:r>
                <w:rPr>
                  <w:sz w:val="18"/>
                </w:rPr>
                <w:t>The currency of the contract</w:t>
              </w:r>
            </w:ins>
          </w:p>
        </w:tc>
        <w:tc>
          <w:tcPr>
            <w:tcW w:w="2013" w:type="pct"/>
            <w:tcPrChange w:id="4725" w:author="Gaurav Shah" w:date="2019-04-06T14:20:00Z">
              <w:tcPr>
                <w:tcW w:w="1907" w:type="pct"/>
              </w:tcPr>
            </w:tcPrChange>
          </w:tcPr>
          <w:p w14:paraId="2C120737" w14:textId="2633B068" w:rsidR="005D5A66" w:rsidRPr="00514E26" w:rsidRDefault="005D5A66" w:rsidP="005D5A66">
            <w:pPr>
              <w:pStyle w:val="BodyText"/>
              <w:cnfStyle w:val="000000100000" w:firstRow="0" w:lastRow="0" w:firstColumn="0" w:lastColumn="0" w:oddVBand="0" w:evenVBand="0" w:oddHBand="1" w:evenHBand="0" w:firstRowFirstColumn="0" w:firstRowLastColumn="0" w:lastRowFirstColumn="0" w:lastRowLastColumn="0"/>
              <w:rPr>
                <w:ins w:id="4726" w:author="Gaurav Shah" w:date="2019-04-06T14:05:00Z"/>
                <w:sz w:val="18"/>
              </w:rPr>
            </w:pPr>
          </w:p>
        </w:tc>
      </w:tr>
      <w:tr w:rsidR="005D5A66" w:rsidRPr="003277C6" w14:paraId="3E73AF3C" w14:textId="77777777" w:rsidTr="005D5A66">
        <w:trPr>
          <w:trHeight w:val="412"/>
          <w:ins w:id="4727" w:author="Gaurav Shah" w:date="2019-04-06T14:05:00Z"/>
          <w:trPrChange w:id="4728" w:author="Gaurav Shah" w:date="2019-04-06T14:20:00Z">
            <w:trPr>
              <w:gridBefore w:val="1"/>
              <w:trHeight w:val="412"/>
            </w:trPr>
          </w:trPrChange>
        </w:trPr>
        <w:tc>
          <w:tcPr>
            <w:cnfStyle w:val="001000000000" w:firstRow="0" w:lastRow="0" w:firstColumn="1" w:lastColumn="0" w:oddVBand="0" w:evenVBand="0" w:oddHBand="0" w:evenHBand="0" w:firstRowFirstColumn="0" w:firstRowLastColumn="0" w:lastRowFirstColumn="0" w:lastRowLastColumn="0"/>
            <w:tcW w:w="642" w:type="pct"/>
            <w:tcPrChange w:id="4729" w:author="Gaurav Shah" w:date="2019-04-06T14:20:00Z">
              <w:tcPr>
                <w:tcW w:w="611" w:type="pct"/>
                <w:gridSpan w:val="2"/>
              </w:tcPr>
            </w:tcPrChange>
          </w:tcPr>
          <w:p w14:paraId="71D19661" w14:textId="4BB933FC" w:rsidR="005D5A66" w:rsidRDefault="005D5A66" w:rsidP="005D5A66">
            <w:pPr>
              <w:pStyle w:val="BodyText"/>
              <w:rPr>
                <w:ins w:id="4730" w:author="Gaurav Shah" w:date="2019-04-06T14:05:00Z"/>
                <w:sz w:val="18"/>
              </w:rPr>
            </w:pPr>
            <w:ins w:id="4731" w:author="Gaurav Shah" w:date="2019-04-06T14:05:00Z">
              <w:r>
                <w:rPr>
                  <w:sz w:val="18"/>
                </w:rPr>
                <w:t>Value</w:t>
              </w:r>
            </w:ins>
          </w:p>
        </w:tc>
        <w:tc>
          <w:tcPr>
            <w:tcW w:w="606" w:type="pct"/>
            <w:tcPrChange w:id="4732" w:author="Gaurav Shah" w:date="2019-04-06T14:20:00Z">
              <w:tcPr>
                <w:tcW w:w="575" w:type="pct"/>
                <w:gridSpan w:val="2"/>
              </w:tcPr>
            </w:tcPrChange>
          </w:tcPr>
          <w:p w14:paraId="1082EAD2" w14:textId="2458B0EE" w:rsidR="005D5A66" w:rsidRDefault="005D5A66" w:rsidP="005D5A66">
            <w:pPr>
              <w:pStyle w:val="BodyText"/>
              <w:cnfStyle w:val="000000000000" w:firstRow="0" w:lastRow="0" w:firstColumn="0" w:lastColumn="0" w:oddVBand="0" w:evenVBand="0" w:oddHBand="0" w:evenHBand="0" w:firstRowFirstColumn="0" w:firstRowLastColumn="0" w:lastRowFirstColumn="0" w:lastRowLastColumn="0"/>
              <w:rPr>
                <w:ins w:id="4733" w:author="Gaurav Shah" w:date="2019-04-06T14:05:00Z"/>
                <w:sz w:val="18"/>
              </w:rPr>
            </w:pPr>
            <w:ins w:id="4734" w:author="Gaurav Shah" w:date="2019-04-06T14:14:00Z">
              <w:r>
                <w:rPr>
                  <w:sz w:val="18"/>
                </w:rPr>
                <w:t>Number</w:t>
              </w:r>
            </w:ins>
          </w:p>
        </w:tc>
        <w:tc>
          <w:tcPr>
            <w:tcW w:w="612" w:type="pct"/>
            <w:tcPrChange w:id="4735" w:author="Gaurav Shah" w:date="2019-04-06T14:20:00Z">
              <w:tcPr>
                <w:tcW w:w="1" w:type="pct"/>
                <w:gridSpan w:val="3"/>
              </w:tcPr>
            </w:tcPrChange>
          </w:tcPr>
          <w:p w14:paraId="5C0AEF2B" w14:textId="40196A80" w:rsidR="005D5A66" w:rsidRPr="00514E26" w:rsidRDefault="005D5A66" w:rsidP="005D5A66">
            <w:pPr>
              <w:pStyle w:val="BodyText"/>
              <w:cnfStyle w:val="000000000000" w:firstRow="0" w:lastRow="0" w:firstColumn="0" w:lastColumn="0" w:oddVBand="0" w:evenVBand="0" w:oddHBand="0" w:evenHBand="0" w:firstRowFirstColumn="0" w:firstRowLastColumn="0" w:lastRowFirstColumn="0" w:lastRowLastColumn="0"/>
              <w:rPr>
                <w:ins w:id="4736" w:author="Gaurav Shah" w:date="2019-04-06T14:15:00Z"/>
                <w:sz w:val="18"/>
              </w:rPr>
            </w:pPr>
            <w:ins w:id="4737" w:author="Gaurav Shah" w:date="2019-04-06T14:28:00Z">
              <w:r w:rsidRPr="00FB4909">
                <w:rPr>
                  <w:sz w:val="18"/>
                </w:rPr>
                <w:t>Yes</w:t>
              </w:r>
            </w:ins>
          </w:p>
        </w:tc>
        <w:tc>
          <w:tcPr>
            <w:tcW w:w="1127" w:type="pct"/>
            <w:tcPrChange w:id="4738" w:author="Gaurav Shah" w:date="2019-04-06T14:20:00Z">
              <w:tcPr>
                <w:tcW w:w="1907" w:type="pct"/>
                <w:gridSpan w:val="2"/>
              </w:tcPr>
            </w:tcPrChange>
          </w:tcPr>
          <w:p w14:paraId="4CAABCC9" w14:textId="24748031" w:rsidR="005D5A66" w:rsidRPr="00514E26" w:rsidRDefault="005D5A66" w:rsidP="005D5A66">
            <w:pPr>
              <w:pStyle w:val="BodyText"/>
              <w:cnfStyle w:val="000000000000" w:firstRow="0" w:lastRow="0" w:firstColumn="0" w:lastColumn="0" w:oddVBand="0" w:evenVBand="0" w:oddHBand="0" w:evenHBand="0" w:firstRowFirstColumn="0" w:firstRowLastColumn="0" w:lastRowFirstColumn="0" w:lastRowLastColumn="0"/>
              <w:rPr>
                <w:ins w:id="4739" w:author="Gaurav Shah" w:date="2019-04-06T14:15:00Z"/>
                <w:sz w:val="18"/>
              </w:rPr>
            </w:pPr>
            <w:ins w:id="4740" w:author="Gaurav Shah" w:date="2019-04-06T14:28:00Z">
              <w:r>
                <w:rPr>
                  <w:sz w:val="18"/>
                </w:rPr>
                <w:t xml:space="preserve">The </w:t>
              </w:r>
              <w:r w:rsidRPr="005D5A66">
                <w:rPr>
                  <w:b/>
                  <w:sz w:val="18"/>
                  <w:u w:val="single"/>
                  <w:rPrChange w:id="4741" w:author="Gaurav Shah" w:date="2019-04-06T14:28:00Z">
                    <w:rPr>
                      <w:sz w:val="18"/>
                    </w:rPr>
                  </w:rPrChange>
                </w:rPr>
                <w:t>apportioned</w:t>
              </w:r>
              <w:r>
                <w:rPr>
                  <w:sz w:val="18"/>
                </w:rPr>
                <w:t xml:space="preserve"> contract </w:t>
              </w:r>
              <w:proofErr w:type="gramStart"/>
              <w:r>
                <w:rPr>
                  <w:sz w:val="18"/>
                </w:rPr>
                <w:t>value</w:t>
              </w:r>
              <w:proofErr w:type="gramEnd"/>
              <w:r>
                <w:rPr>
                  <w:sz w:val="18"/>
                </w:rPr>
                <w:t xml:space="preserve">. This is ONLY applicable for </w:t>
              </w:r>
            </w:ins>
            <w:ins w:id="4742" w:author="Gaurav Shah" w:date="2019-04-06T14:29:00Z">
              <w:r>
                <w:rPr>
                  <w:sz w:val="18"/>
                </w:rPr>
                <w:t>Flat priced Purchase and Sale Contracts.</w:t>
              </w:r>
            </w:ins>
          </w:p>
        </w:tc>
        <w:tc>
          <w:tcPr>
            <w:tcW w:w="2013" w:type="pct"/>
            <w:tcPrChange w:id="4743" w:author="Gaurav Shah" w:date="2019-04-06T14:20:00Z">
              <w:tcPr>
                <w:tcW w:w="1907" w:type="pct"/>
              </w:tcPr>
            </w:tcPrChange>
          </w:tcPr>
          <w:p w14:paraId="09773D34" w14:textId="2219A3B9" w:rsidR="005D5A66" w:rsidRPr="00514E26" w:rsidRDefault="005D5A66" w:rsidP="005D5A66">
            <w:pPr>
              <w:pStyle w:val="BodyText"/>
              <w:cnfStyle w:val="000000000000" w:firstRow="0" w:lastRow="0" w:firstColumn="0" w:lastColumn="0" w:oddVBand="0" w:evenVBand="0" w:oddHBand="0" w:evenHBand="0" w:firstRowFirstColumn="0" w:firstRowLastColumn="0" w:lastRowFirstColumn="0" w:lastRowLastColumn="0"/>
              <w:rPr>
                <w:ins w:id="4744" w:author="Gaurav Shah" w:date="2019-04-06T14:05:00Z"/>
                <w:sz w:val="18"/>
              </w:rPr>
            </w:pPr>
          </w:p>
        </w:tc>
      </w:tr>
      <w:tr w:rsidR="005D5A66" w:rsidRPr="003277C6" w14:paraId="39B4E018" w14:textId="77777777" w:rsidTr="005D5A66">
        <w:trPr>
          <w:cnfStyle w:val="000000100000" w:firstRow="0" w:lastRow="0" w:firstColumn="0" w:lastColumn="0" w:oddVBand="0" w:evenVBand="0" w:oddHBand="1" w:evenHBand="0" w:firstRowFirstColumn="0" w:firstRowLastColumn="0" w:lastRowFirstColumn="0" w:lastRowLastColumn="0"/>
          <w:trHeight w:val="412"/>
          <w:ins w:id="4745" w:author="Gaurav Shah" w:date="2019-04-06T14:05:00Z"/>
          <w:trPrChange w:id="4746" w:author="Gaurav Shah" w:date="2019-04-06T14:20:00Z">
            <w:trPr>
              <w:gridBefore w:val="1"/>
              <w:trHeight w:val="412"/>
            </w:trPr>
          </w:trPrChange>
        </w:trPr>
        <w:tc>
          <w:tcPr>
            <w:cnfStyle w:val="001000000000" w:firstRow="0" w:lastRow="0" w:firstColumn="1" w:lastColumn="0" w:oddVBand="0" w:evenVBand="0" w:oddHBand="0" w:evenHBand="0" w:firstRowFirstColumn="0" w:firstRowLastColumn="0" w:lastRowFirstColumn="0" w:lastRowLastColumn="0"/>
            <w:tcW w:w="642" w:type="pct"/>
            <w:tcPrChange w:id="4747" w:author="Gaurav Shah" w:date="2019-04-06T14:20:00Z">
              <w:tcPr>
                <w:tcW w:w="611" w:type="pct"/>
                <w:gridSpan w:val="2"/>
              </w:tcPr>
            </w:tcPrChange>
          </w:tcPr>
          <w:p w14:paraId="28D13BCE" w14:textId="79FB66F0" w:rsidR="005D5A66" w:rsidRDefault="005D5A66" w:rsidP="005D5A66">
            <w:pPr>
              <w:pStyle w:val="BodyText"/>
              <w:cnfStyle w:val="001000100000" w:firstRow="0" w:lastRow="0" w:firstColumn="1" w:lastColumn="0" w:oddVBand="0" w:evenVBand="0" w:oddHBand="1" w:evenHBand="0" w:firstRowFirstColumn="0" w:firstRowLastColumn="0" w:lastRowFirstColumn="0" w:lastRowLastColumn="0"/>
              <w:rPr>
                <w:ins w:id="4748" w:author="Gaurav Shah" w:date="2019-04-06T14:05:00Z"/>
                <w:sz w:val="18"/>
              </w:rPr>
            </w:pPr>
            <w:ins w:id="4749" w:author="Gaurav Shah" w:date="2019-04-06T14:06:00Z">
              <w:r>
                <w:rPr>
                  <w:sz w:val="18"/>
                </w:rPr>
                <w:t>Payment Term</w:t>
              </w:r>
            </w:ins>
          </w:p>
        </w:tc>
        <w:tc>
          <w:tcPr>
            <w:tcW w:w="606" w:type="pct"/>
            <w:tcPrChange w:id="4750" w:author="Gaurav Shah" w:date="2019-04-06T14:20:00Z">
              <w:tcPr>
                <w:tcW w:w="575" w:type="pct"/>
                <w:gridSpan w:val="2"/>
              </w:tcPr>
            </w:tcPrChange>
          </w:tcPr>
          <w:p w14:paraId="7DF005E1" w14:textId="663572EB" w:rsidR="005D5A66" w:rsidRDefault="005D5A66" w:rsidP="005D5A66">
            <w:pPr>
              <w:pStyle w:val="BodyText"/>
              <w:cnfStyle w:val="000000100000" w:firstRow="0" w:lastRow="0" w:firstColumn="0" w:lastColumn="0" w:oddVBand="0" w:evenVBand="0" w:oddHBand="1" w:evenHBand="0" w:firstRowFirstColumn="0" w:firstRowLastColumn="0" w:lastRowFirstColumn="0" w:lastRowLastColumn="0"/>
              <w:rPr>
                <w:ins w:id="4751" w:author="Gaurav Shah" w:date="2019-04-06T14:05:00Z"/>
                <w:sz w:val="18"/>
              </w:rPr>
            </w:pPr>
            <w:ins w:id="4752" w:author="Gaurav Shah" w:date="2019-04-06T14:14:00Z">
              <w:r w:rsidRPr="00737C2A">
                <w:rPr>
                  <w:sz w:val="18"/>
                </w:rPr>
                <w:t>String</w:t>
              </w:r>
            </w:ins>
          </w:p>
        </w:tc>
        <w:tc>
          <w:tcPr>
            <w:tcW w:w="612" w:type="pct"/>
            <w:tcPrChange w:id="4753" w:author="Gaurav Shah" w:date="2019-04-06T14:20:00Z">
              <w:tcPr>
                <w:tcW w:w="1" w:type="pct"/>
                <w:gridSpan w:val="3"/>
              </w:tcPr>
            </w:tcPrChange>
          </w:tcPr>
          <w:p w14:paraId="78B56ABB" w14:textId="2A1783BF" w:rsidR="005D5A66" w:rsidRPr="00514E26" w:rsidRDefault="005D5A66" w:rsidP="005D5A66">
            <w:pPr>
              <w:pStyle w:val="BodyText"/>
              <w:cnfStyle w:val="000000100000" w:firstRow="0" w:lastRow="0" w:firstColumn="0" w:lastColumn="0" w:oddVBand="0" w:evenVBand="0" w:oddHBand="1" w:evenHBand="0" w:firstRowFirstColumn="0" w:firstRowLastColumn="0" w:lastRowFirstColumn="0" w:lastRowLastColumn="0"/>
              <w:rPr>
                <w:ins w:id="4754" w:author="Gaurav Shah" w:date="2019-04-06T14:15:00Z"/>
                <w:sz w:val="18"/>
              </w:rPr>
            </w:pPr>
            <w:ins w:id="4755" w:author="Gaurav Shah" w:date="2019-04-06T14:28:00Z">
              <w:r w:rsidRPr="00FB4909">
                <w:rPr>
                  <w:sz w:val="18"/>
                </w:rPr>
                <w:t>Yes</w:t>
              </w:r>
            </w:ins>
          </w:p>
        </w:tc>
        <w:tc>
          <w:tcPr>
            <w:tcW w:w="1127" w:type="pct"/>
            <w:tcPrChange w:id="4756" w:author="Gaurav Shah" w:date="2019-04-06T14:20:00Z">
              <w:tcPr>
                <w:tcW w:w="1907" w:type="pct"/>
                <w:gridSpan w:val="2"/>
              </w:tcPr>
            </w:tcPrChange>
          </w:tcPr>
          <w:p w14:paraId="5B5CD5A6" w14:textId="2A862E92" w:rsidR="005D5A66" w:rsidRPr="00514E26" w:rsidRDefault="005D5A66" w:rsidP="005D5A66">
            <w:pPr>
              <w:pStyle w:val="BodyText"/>
              <w:cnfStyle w:val="000000100000" w:firstRow="0" w:lastRow="0" w:firstColumn="0" w:lastColumn="0" w:oddVBand="0" w:evenVBand="0" w:oddHBand="1" w:evenHBand="0" w:firstRowFirstColumn="0" w:firstRowLastColumn="0" w:lastRowFirstColumn="0" w:lastRowLastColumn="0"/>
              <w:rPr>
                <w:ins w:id="4757" w:author="Gaurav Shah" w:date="2019-04-06T14:15:00Z"/>
                <w:sz w:val="18"/>
              </w:rPr>
            </w:pPr>
          </w:p>
        </w:tc>
        <w:tc>
          <w:tcPr>
            <w:tcW w:w="2013" w:type="pct"/>
            <w:tcPrChange w:id="4758" w:author="Gaurav Shah" w:date="2019-04-06T14:20:00Z">
              <w:tcPr>
                <w:tcW w:w="1907" w:type="pct"/>
              </w:tcPr>
            </w:tcPrChange>
          </w:tcPr>
          <w:p w14:paraId="7C1E83D8" w14:textId="4D1936EC" w:rsidR="005D5A66" w:rsidRPr="00514E26" w:rsidRDefault="005D5A66" w:rsidP="005D5A66">
            <w:pPr>
              <w:pStyle w:val="BodyText"/>
              <w:cnfStyle w:val="000000100000" w:firstRow="0" w:lastRow="0" w:firstColumn="0" w:lastColumn="0" w:oddVBand="0" w:evenVBand="0" w:oddHBand="1" w:evenHBand="0" w:firstRowFirstColumn="0" w:firstRowLastColumn="0" w:lastRowFirstColumn="0" w:lastRowLastColumn="0"/>
              <w:rPr>
                <w:ins w:id="4759" w:author="Gaurav Shah" w:date="2019-04-06T14:05:00Z"/>
                <w:sz w:val="18"/>
              </w:rPr>
            </w:pPr>
          </w:p>
        </w:tc>
      </w:tr>
      <w:tr w:rsidR="00633490" w:rsidRPr="003277C6" w14:paraId="47CBFE97" w14:textId="77777777" w:rsidTr="005D5A66">
        <w:trPr>
          <w:trHeight w:val="412"/>
          <w:ins w:id="4760" w:author="Gaurav Shah" w:date="2019-04-06T14:06:00Z"/>
          <w:trPrChange w:id="4761" w:author="Gaurav Shah" w:date="2019-04-06T14:20:00Z">
            <w:trPr>
              <w:gridBefore w:val="1"/>
              <w:trHeight w:val="412"/>
            </w:trPr>
          </w:trPrChange>
        </w:trPr>
        <w:tc>
          <w:tcPr>
            <w:cnfStyle w:val="001000000000" w:firstRow="0" w:lastRow="0" w:firstColumn="1" w:lastColumn="0" w:oddVBand="0" w:evenVBand="0" w:oddHBand="0" w:evenHBand="0" w:firstRowFirstColumn="0" w:firstRowLastColumn="0" w:lastRowFirstColumn="0" w:lastRowLastColumn="0"/>
            <w:tcW w:w="642" w:type="pct"/>
            <w:tcPrChange w:id="4762" w:author="Gaurav Shah" w:date="2019-04-06T14:20:00Z">
              <w:tcPr>
                <w:tcW w:w="611" w:type="pct"/>
                <w:gridSpan w:val="2"/>
              </w:tcPr>
            </w:tcPrChange>
          </w:tcPr>
          <w:p w14:paraId="5CC08418" w14:textId="68E4E2C0" w:rsidR="00633490" w:rsidRDefault="00633490" w:rsidP="00633490">
            <w:pPr>
              <w:pStyle w:val="BodyText"/>
              <w:rPr>
                <w:ins w:id="4763" w:author="Gaurav Shah" w:date="2019-04-06T14:06:00Z"/>
                <w:sz w:val="18"/>
              </w:rPr>
            </w:pPr>
            <w:ins w:id="4764" w:author="Gaurav Shah" w:date="2019-04-06T14:06:00Z">
              <w:r>
                <w:rPr>
                  <w:sz w:val="18"/>
                </w:rPr>
                <w:t xml:space="preserve">Contract </w:t>
              </w:r>
            </w:ins>
            <w:ins w:id="4765" w:author="Gaurav Shah" w:date="2019-04-06T14:38:00Z">
              <w:r w:rsidR="00AB6120">
                <w:rPr>
                  <w:sz w:val="18"/>
                </w:rPr>
                <w:t xml:space="preserve">Item </w:t>
              </w:r>
            </w:ins>
            <w:ins w:id="4766" w:author="Gaurav Shah" w:date="2019-04-06T14:06:00Z">
              <w:r>
                <w:rPr>
                  <w:sz w:val="18"/>
                </w:rPr>
                <w:t>Attributes – Decision No.</w:t>
              </w:r>
            </w:ins>
          </w:p>
        </w:tc>
        <w:tc>
          <w:tcPr>
            <w:tcW w:w="606" w:type="pct"/>
            <w:tcPrChange w:id="4767" w:author="Gaurav Shah" w:date="2019-04-06T14:20:00Z">
              <w:tcPr>
                <w:tcW w:w="575" w:type="pct"/>
                <w:gridSpan w:val="2"/>
              </w:tcPr>
            </w:tcPrChange>
          </w:tcPr>
          <w:p w14:paraId="60986642" w14:textId="2B868ACC" w:rsidR="00633490" w:rsidRDefault="00633490" w:rsidP="00633490">
            <w:pPr>
              <w:pStyle w:val="BodyText"/>
              <w:cnfStyle w:val="000000000000" w:firstRow="0" w:lastRow="0" w:firstColumn="0" w:lastColumn="0" w:oddVBand="0" w:evenVBand="0" w:oddHBand="0" w:evenHBand="0" w:firstRowFirstColumn="0" w:firstRowLastColumn="0" w:lastRowFirstColumn="0" w:lastRowLastColumn="0"/>
              <w:rPr>
                <w:ins w:id="4768" w:author="Gaurav Shah" w:date="2019-04-06T14:06:00Z"/>
                <w:sz w:val="18"/>
              </w:rPr>
            </w:pPr>
            <w:ins w:id="4769" w:author="Gaurav Shah" w:date="2019-04-06T14:14:00Z">
              <w:r w:rsidRPr="00737C2A">
                <w:rPr>
                  <w:sz w:val="18"/>
                </w:rPr>
                <w:t>String</w:t>
              </w:r>
            </w:ins>
          </w:p>
        </w:tc>
        <w:tc>
          <w:tcPr>
            <w:tcW w:w="612" w:type="pct"/>
            <w:tcPrChange w:id="4770" w:author="Gaurav Shah" w:date="2019-04-06T14:20:00Z">
              <w:tcPr>
                <w:tcW w:w="1" w:type="pct"/>
                <w:gridSpan w:val="3"/>
              </w:tcPr>
            </w:tcPrChange>
          </w:tcPr>
          <w:p w14:paraId="5AF15F80" w14:textId="4526FFCE" w:rsidR="00633490" w:rsidRPr="00514E26" w:rsidRDefault="005D5A66" w:rsidP="00633490">
            <w:pPr>
              <w:pStyle w:val="BodyText"/>
              <w:cnfStyle w:val="000000000000" w:firstRow="0" w:lastRow="0" w:firstColumn="0" w:lastColumn="0" w:oddVBand="0" w:evenVBand="0" w:oddHBand="0" w:evenHBand="0" w:firstRowFirstColumn="0" w:firstRowLastColumn="0" w:lastRowFirstColumn="0" w:lastRowLastColumn="0"/>
              <w:rPr>
                <w:ins w:id="4771" w:author="Gaurav Shah" w:date="2019-04-06T14:15:00Z"/>
                <w:sz w:val="18"/>
              </w:rPr>
            </w:pPr>
            <w:ins w:id="4772" w:author="Gaurav Shah" w:date="2019-04-06T14:28:00Z">
              <w:r>
                <w:rPr>
                  <w:sz w:val="18"/>
                </w:rPr>
                <w:t>No</w:t>
              </w:r>
            </w:ins>
          </w:p>
        </w:tc>
        <w:tc>
          <w:tcPr>
            <w:tcW w:w="1127" w:type="pct"/>
            <w:tcPrChange w:id="4773" w:author="Gaurav Shah" w:date="2019-04-06T14:20:00Z">
              <w:tcPr>
                <w:tcW w:w="1907" w:type="pct"/>
                <w:gridSpan w:val="2"/>
              </w:tcPr>
            </w:tcPrChange>
          </w:tcPr>
          <w:p w14:paraId="41592E2F" w14:textId="34BCAFC4" w:rsidR="00633490" w:rsidRPr="00514E26" w:rsidRDefault="005D5A66" w:rsidP="00633490">
            <w:pPr>
              <w:pStyle w:val="BodyText"/>
              <w:cnfStyle w:val="000000000000" w:firstRow="0" w:lastRow="0" w:firstColumn="0" w:lastColumn="0" w:oddVBand="0" w:evenVBand="0" w:oddHBand="0" w:evenHBand="0" w:firstRowFirstColumn="0" w:firstRowLastColumn="0" w:lastRowFirstColumn="0" w:lastRowLastColumn="0"/>
              <w:rPr>
                <w:ins w:id="4774" w:author="Gaurav Shah" w:date="2019-04-06T14:15:00Z"/>
                <w:sz w:val="18"/>
              </w:rPr>
            </w:pPr>
            <w:ins w:id="4775" w:author="Gaurav Shah" w:date="2019-04-06T14:29:00Z">
              <w:r>
                <w:rPr>
                  <w:sz w:val="18"/>
                </w:rPr>
                <w:t xml:space="preserve">The Decision Ref. No. which was captured in the TRM </w:t>
              </w:r>
              <w:r w:rsidRPr="00AB6120">
                <w:rPr>
                  <w:b/>
                  <w:sz w:val="18"/>
                  <w:u w:val="single"/>
                  <w:rPrChange w:id="4776" w:author="Gaurav Shah" w:date="2019-04-06T14:38:00Z">
                    <w:rPr>
                      <w:sz w:val="18"/>
                    </w:rPr>
                  </w:rPrChange>
                </w:rPr>
                <w:t xml:space="preserve">Contract </w:t>
              </w:r>
            </w:ins>
            <w:ins w:id="4777" w:author="Gaurav Shah" w:date="2019-04-06T14:36:00Z">
              <w:r w:rsidR="00AB6120" w:rsidRPr="00AB6120">
                <w:rPr>
                  <w:b/>
                  <w:sz w:val="18"/>
                  <w:u w:val="single"/>
                  <w:rPrChange w:id="4778" w:author="Gaurav Shah" w:date="2019-04-06T14:38:00Z">
                    <w:rPr>
                      <w:sz w:val="18"/>
                    </w:rPr>
                  </w:rPrChange>
                </w:rPr>
                <w:t>Item level</w:t>
              </w:r>
            </w:ins>
            <w:ins w:id="4779" w:author="Gaurav Shah" w:date="2019-04-06T14:29:00Z">
              <w:r w:rsidRPr="00AB6120">
                <w:rPr>
                  <w:b/>
                  <w:sz w:val="18"/>
                  <w:u w:val="single"/>
                  <w:rPrChange w:id="4780" w:author="Gaurav Shah" w:date="2019-04-06T14:38:00Z">
                    <w:rPr>
                      <w:sz w:val="18"/>
                    </w:rPr>
                  </w:rPrChange>
                </w:rPr>
                <w:t>.</w:t>
              </w:r>
            </w:ins>
          </w:p>
        </w:tc>
        <w:tc>
          <w:tcPr>
            <w:tcW w:w="2013" w:type="pct"/>
            <w:tcPrChange w:id="4781" w:author="Gaurav Shah" w:date="2019-04-06T14:20:00Z">
              <w:tcPr>
                <w:tcW w:w="1907" w:type="pct"/>
              </w:tcPr>
            </w:tcPrChange>
          </w:tcPr>
          <w:p w14:paraId="5197CE23" w14:textId="137D19F3" w:rsidR="00633490" w:rsidRPr="00514E26" w:rsidRDefault="00633490" w:rsidP="00633490">
            <w:pPr>
              <w:pStyle w:val="BodyText"/>
              <w:cnfStyle w:val="000000000000" w:firstRow="0" w:lastRow="0" w:firstColumn="0" w:lastColumn="0" w:oddVBand="0" w:evenVBand="0" w:oddHBand="0" w:evenHBand="0" w:firstRowFirstColumn="0" w:firstRowLastColumn="0" w:lastRowFirstColumn="0" w:lastRowLastColumn="0"/>
              <w:rPr>
                <w:ins w:id="4782" w:author="Gaurav Shah" w:date="2019-04-06T14:06:00Z"/>
                <w:sz w:val="18"/>
              </w:rPr>
            </w:pPr>
          </w:p>
        </w:tc>
      </w:tr>
      <w:tr w:rsidR="0034413D" w:rsidRPr="003277C6" w14:paraId="16D6694C" w14:textId="77777777" w:rsidTr="005D5A66">
        <w:trPr>
          <w:cnfStyle w:val="000000100000" w:firstRow="0" w:lastRow="0" w:firstColumn="0" w:lastColumn="0" w:oddVBand="0" w:evenVBand="0" w:oddHBand="1" w:evenHBand="0" w:firstRowFirstColumn="0" w:firstRowLastColumn="0" w:lastRowFirstColumn="0" w:lastRowLastColumn="0"/>
          <w:trHeight w:val="412"/>
          <w:ins w:id="4783" w:author="Gaurav Shah" w:date="2019-04-07T11:37:00Z"/>
        </w:trPr>
        <w:tc>
          <w:tcPr>
            <w:cnfStyle w:val="001000000000" w:firstRow="0" w:lastRow="0" w:firstColumn="1" w:lastColumn="0" w:oddVBand="0" w:evenVBand="0" w:oddHBand="0" w:evenHBand="0" w:firstRowFirstColumn="0" w:firstRowLastColumn="0" w:lastRowFirstColumn="0" w:lastRowLastColumn="0"/>
            <w:tcW w:w="642" w:type="pct"/>
          </w:tcPr>
          <w:p w14:paraId="69EE8787" w14:textId="7FD00100" w:rsidR="0034413D" w:rsidRDefault="0034413D" w:rsidP="0034413D">
            <w:pPr>
              <w:pStyle w:val="BodyText"/>
              <w:rPr>
                <w:ins w:id="4784" w:author="Gaurav Shah" w:date="2019-04-07T11:37:00Z"/>
                <w:sz w:val="18"/>
              </w:rPr>
            </w:pPr>
            <w:ins w:id="4785" w:author="Gaurav Shah" w:date="2019-04-07T11:37:00Z">
              <w:r w:rsidRPr="004444F8">
                <w:rPr>
                  <w:color w:val="E36C0A" w:themeColor="accent6" w:themeShade="BF"/>
                  <w:sz w:val="18"/>
                  <w:rPrChange w:id="4786" w:author="Gaurav Shah" w:date="2019-04-07T11:38:00Z">
                    <w:rPr>
                      <w:sz w:val="18"/>
                    </w:rPr>
                  </w:rPrChange>
                </w:rPr>
                <w:t>Available Limit Ref. No.</w:t>
              </w:r>
            </w:ins>
          </w:p>
        </w:tc>
        <w:tc>
          <w:tcPr>
            <w:tcW w:w="606" w:type="pct"/>
          </w:tcPr>
          <w:p w14:paraId="7ED22533" w14:textId="1D3A0382" w:rsidR="0034413D" w:rsidRPr="00737C2A" w:rsidRDefault="0034413D" w:rsidP="0034413D">
            <w:pPr>
              <w:pStyle w:val="BodyText"/>
              <w:cnfStyle w:val="000000100000" w:firstRow="0" w:lastRow="0" w:firstColumn="0" w:lastColumn="0" w:oddVBand="0" w:evenVBand="0" w:oddHBand="1" w:evenHBand="0" w:firstRowFirstColumn="0" w:firstRowLastColumn="0" w:lastRowFirstColumn="0" w:lastRowLastColumn="0"/>
              <w:rPr>
                <w:ins w:id="4787" w:author="Gaurav Shah" w:date="2019-04-07T11:37:00Z"/>
                <w:sz w:val="18"/>
              </w:rPr>
            </w:pPr>
            <w:ins w:id="4788" w:author="Gaurav Shah" w:date="2019-04-07T11:37:00Z">
              <w:r w:rsidRPr="00737C2A">
                <w:rPr>
                  <w:sz w:val="18"/>
                </w:rPr>
                <w:t>String</w:t>
              </w:r>
            </w:ins>
          </w:p>
        </w:tc>
        <w:tc>
          <w:tcPr>
            <w:tcW w:w="612" w:type="pct"/>
          </w:tcPr>
          <w:p w14:paraId="5EEA0997" w14:textId="55A563F9" w:rsidR="0034413D" w:rsidRDefault="0034413D" w:rsidP="0034413D">
            <w:pPr>
              <w:pStyle w:val="BodyText"/>
              <w:cnfStyle w:val="000000100000" w:firstRow="0" w:lastRow="0" w:firstColumn="0" w:lastColumn="0" w:oddVBand="0" w:evenVBand="0" w:oddHBand="1" w:evenHBand="0" w:firstRowFirstColumn="0" w:firstRowLastColumn="0" w:lastRowFirstColumn="0" w:lastRowLastColumn="0"/>
              <w:rPr>
                <w:ins w:id="4789" w:author="Gaurav Shah" w:date="2019-04-07T11:37:00Z"/>
                <w:sz w:val="18"/>
              </w:rPr>
            </w:pPr>
            <w:ins w:id="4790" w:author="Gaurav Shah" w:date="2019-04-07T11:37:00Z">
              <w:r>
                <w:rPr>
                  <w:sz w:val="18"/>
                </w:rPr>
                <w:t>No</w:t>
              </w:r>
            </w:ins>
          </w:p>
        </w:tc>
        <w:tc>
          <w:tcPr>
            <w:tcW w:w="1127" w:type="pct"/>
          </w:tcPr>
          <w:p w14:paraId="537ECDA1" w14:textId="77777777" w:rsidR="0034413D" w:rsidRDefault="0034413D" w:rsidP="0034413D">
            <w:pPr>
              <w:pStyle w:val="BodyText"/>
              <w:cnfStyle w:val="000000100000" w:firstRow="0" w:lastRow="0" w:firstColumn="0" w:lastColumn="0" w:oddVBand="0" w:evenVBand="0" w:oddHBand="1" w:evenHBand="0" w:firstRowFirstColumn="0" w:firstRowLastColumn="0" w:lastRowFirstColumn="0" w:lastRowLastColumn="0"/>
              <w:rPr>
                <w:ins w:id="4791" w:author="Gaurav Shah" w:date="2019-04-07T11:37:00Z"/>
                <w:sz w:val="18"/>
              </w:rPr>
            </w:pPr>
          </w:p>
        </w:tc>
        <w:tc>
          <w:tcPr>
            <w:tcW w:w="2013" w:type="pct"/>
          </w:tcPr>
          <w:p w14:paraId="42A38948" w14:textId="77777777" w:rsidR="0034413D" w:rsidRPr="00514E26" w:rsidRDefault="0034413D" w:rsidP="0034413D">
            <w:pPr>
              <w:pStyle w:val="BodyText"/>
              <w:cnfStyle w:val="000000100000" w:firstRow="0" w:lastRow="0" w:firstColumn="0" w:lastColumn="0" w:oddVBand="0" w:evenVBand="0" w:oddHBand="1" w:evenHBand="0" w:firstRowFirstColumn="0" w:firstRowLastColumn="0" w:lastRowFirstColumn="0" w:lastRowLastColumn="0"/>
              <w:rPr>
                <w:ins w:id="4792" w:author="Gaurav Shah" w:date="2019-04-07T11:37:00Z"/>
                <w:sz w:val="18"/>
              </w:rPr>
            </w:pPr>
          </w:p>
        </w:tc>
      </w:tr>
    </w:tbl>
    <w:p w14:paraId="11265A98" w14:textId="472A75CB" w:rsidR="00633490" w:rsidRDefault="00633490" w:rsidP="002D0F15">
      <w:pPr>
        <w:pStyle w:val="BodyText"/>
        <w:rPr>
          <w:ins w:id="4793" w:author="Gaurav Shah" w:date="2019-04-06T14:43:00Z"/>
          <w:noProof/>
          <w:sz w:val="18"/>
        </w:rPr>
      </w:pPr>
    </w:p>
    <w:p w14:paraId="42F5D426" w14:textId="6BD882C1" w:rsidR="00AB6120" w:rsidRDefault="00AB6120" w:rsidP="002D0F15">
      <w:pPr>
        <w:pStyle w:val="BodyText"/>
        <w:rPr>
          <w:ins w:id="4794" w:author="Gaurav Shah" w:date="2019-04-06T14:43:00Z"/>
          <w:noProof/>
          <w:sz w:val="18"/>
        </w:rPr>
      </w:pPr>
    </w:p>
    <w:p w14:paraId="26FE5D25" w14:textId="03FAB0FD" w:rsidR="009769FC" w:rsidRPr="0084363E" w:rsidRDefault="009769FC" w:rsidP="009769FC">
      <w:pPr>
        <w:pStyle w:val="Heading2"/>
        <w:rPr>
          <w:ins w:id="4795" w:author="Gaurav Shah" w:date="2019-04-07T10:43:00Z"/>
          <w:noProof/>
        </w:rPr>
      </w:pPr>
      <w:ins w:id="4796" w:author="Gaurav Shah" w:date="2019-04-07T10:43:00Z">
        <w:r>
          <w:rPr>
            <w:noProof/>
          </w:rPr>
          <w:lastRenderedPageBreak/>
          <w:t>4</w:t>
        </w:r>
        <w:r w:rsidRPr="0084363E">
          <w:rPr>
            <w:noProof/>
          </w:rPr>
          <w:t>. TRM App - CP Exposure</w:t>
        </w:r>
      </w:ins>
    </w:p>
    <w:p w14:paraId="07482824" w14:textId="77777777" w:rsidR="009769FC" w:rsidRDefault="009769FC" w:rsidP="009769FC">
      <w:pPr>
        <w:pStyle w:val="BodyText"/>
        <w:rPr>
          <w:ins w:id="4797" w:author="Gaurav Shah" w:date="2019-04-07T10:43:00Z"/>
          <w:noProof/>
          <w:color w:val="FF0000"/>
          <w:sz w:val="18"/>
        </w:rPr>
      </w:pPr>
      <w:ins w:id="4798" w:author="Gaurav Shah" w:date="2019-04-07T10:43:00Z">
        <w:r w:rsidRPr="0084363E">
          <w:rPr>
            <w:noProof/>
            <w:sz w:val="18"/>
          </w:rPr>
          <w:t xml:space="preserve">To arrive at the </w:t>
        </w:r>
        <w:r>
          <w:rPr>
            <w:noProof/>
            <w:sz w:val="18"/>
          </w:rPr>
          <w:t>CP</w:t>
        </w:r>
        <w:r w:rsidRPr="0084363E">
          <w:rPr>
            <w:noProof/>
            <w:sz w:val="18"/>
          </w:rPr>
          <w:t xml:space="preserve"> Exposure, the transaction details are fetched from the PTM (CTRM) App. </w:t>
        </w:r>
        <w:r w:rsidRPr="0084363E">
          <w:rPr>
            <w:noProof/>
            <w:color w:val="FF0000"/>
            <w:sz w:val="18"/>
          </w:rPr>
          <w:t xml:space="preserve">A backend connection will be setup that will fetch all the required </w:t>
        </w:r>
        <w:r>
          <w:rPr>
            <w:noProof/>
            <w:color w:val="FF0000"/>
            <w:sz w:val="18"/>
          </w:rPr>
          <w:t>CP Exposure</w:t>
        </w:r>
        <w:r w:rsidRPr="0084363E">
          <w:rPr>
            <w:noProof/>
            <w:color w:val="FF0000"/>
            <w:sz w:val="18"/>
          </w:rPr>
          <w:t xml:space="preserve"> details into the Credit Risk App</w:t>
        </w:r>
        <w:r>
          <w:rPr>
            <w:noProof/>
            <w:color w:val="FF0000"/>
            <w:sz w:val="18"/>
          </w:rPr>
          <w:t xml:space="preserve"> or with the Credit Check Request message payload the CP Exposure information is also passed? &lt;Dev. Team to finalize&gt;</w:t>
        </w:r>
      </w:ins>
    </w:p>
    <w:p w14:paraId="76389C6E" w14:textId="77777777" w:rsidR="009769FC" w:rsidRDefault="009769FC" w:rsidP="009769FC">
      <w:pPr>
        <w:pStyle w:val="BodyText"/>
        <w:rPr>
          <w:ins w:id="4799" w:author="Gaurav Shah" w:date="2019-04-07T10:43:00Z"/>
          <w:noProof/>
          <w:color w:val="FF0000"/>
          <w:sz w:val="18"/>
        </w:rPr>
      </w:pPr>
      <w:ins w:id="4800" w:author="Gaurav Shah" w:date="2019-04-07T10:43:00Z">
        <w:r>
          <w:rPr>
            <w:noProof/>
            <w:color w:val="FF0000"/>
            <w:sz w:val="18"/>
          </w:rPr>
          <w:t>Important Notes:</w:t>
        </w:r>
      </w:ins>
    </w:p>
    <w:p w14:paraId="74D6205E" w14:textId="77777777" w:rsidR="009769FC" w:rsidRDefault="009769FC" w:rsidP="009769FC">
      <w:pPr>
        <w:pStyle w:val="BodyText"/>
        <w:rPr>
          <w:ins w:id="4801" w:author="Gaurav Shah" w:date="2019-04-07T10:43:00Z"/>
          <w:noProof/>
          <w:color w:val="FF0000"/>
          <w:sz w:val="18"/>
        </w:rPr>
      </w:pPr>
      <w:ins w:id="4802" w:author="Gaurav Shah" w:date="2019-04-07T10:43:00Z">
        <w:r>
          <w:rPr>
            <w:noProof/>
            <w:color w:val="FF0000"/>
            <w:sz w:val="18"/>
          </w:rPr>
          <w:t>Manuchar captures ONLY Flat Purchase and Sale Contracts. The CP Exposure information is only for the Flat Purchase and Sale Contracts. Other Contract Price Types are NOT INCLUDED in this Manuchar release.</w:t>
        </w:r>
      </w:ins>
    </w:p>
    <w:p w14:paraId="55A4B274" w14:textId="77777777" w:rsidR="009769FC" w:rsidRDefault="009769FC" w:rsidP="009769FC">
      <w:pPr>
        <w:pStyle w:val="BodyText"/>
        <w:rPr>
          <w:ins w:id="4803" w:author="Gaurav Shah" w:date="2019-04-07T10:43:00Z"/>
          <w:noProof/>
          <w:color w:val="FF0000"/>
          <w:sz w:val="18"/>
        </w:rPr>
      </w:pPr>
      <w:ins w:id="4804" w:author="Gaurav Shah" w:date="2019-04-07T10:43:00Z">
        <w:r>
          <w:rPr>
            <w:noProof/>
            <w:color w:val="FF0000"/>
            <w:sz w:val="18"/>
          </w:rPr>
          <w:t>TRM App to add CP Exposure for other Contract Price Type in roadmap for future releases.</w:t>
        </w:r>
      </w:ins>
    </w:p>
    <w:p w14:paraId="2A5EF32B" w14:textId="77777777" w:rsidR="009769FC" w:rsidRPr="0084363E" w:rsidRDefault="009769FC" w:rsidP="009769FC">
      <w:pPr>
        <w:pStyle w:val="BodyText"/>
        <w:rPr>
          <w:ins w:id="4805" w:author="Gaurav Shah" w:date="2019-04-07T10:43:00Z"/>
          <w:noProof/>
          <w:sz w:val="18"/>
        </w:rPr>
      </w:pPr>
      <w:ins w:id="4806" w:author="Gaurav Shah" w:date="2019-04-07T10:43:00Z">
        <w:r w:rsidRPr="0084363E">
          <w:rPr>
            <w:noProof/>
            <w:sz w:val="18"/>
          </w:rPr>
          <w:t xml:space="preserve">The following categories of </w:t>
        </w:r>
        <w:r>
          <w:rPr>
            <w:noProof/>
            <w:sz w:val="18"/>
          </w:rPr>
          <w:t>Sub measures will provided in the CP Exposure</w:t>
        </w:r>
        <w:r w:rsidRPr="0084363E">
          <w:rPr>
            <w:noProof/>
            <w:sz w:val="18"/>
          </w:rPr>
          <w:t>:</w:t>
        </w:r>
      </w:ins>
    </w:p>
    <w:p w14:paraId="17A38919" w14:textId="77777777" w:rsidR="009769FC" w:rsidRPr="0084363E" w:rsidRDefault="009769FC" w:rsidP="009769FC">
      <w:pPr>
        <w:pStyle w:val="BodyText"/>
        <w:numPr>
          <w:ilvl w:val="0"/>
          <w:numId w:val="40"/>
        </w:numPr>
        <w:rPr>
          <w:ins w:id="4807" w:author="Gaurav Shah" w:date="2019-04-07T10:43:00Z"/>
          <w:noProof/>
          <w:sz w:val="18"/>
        </w:rPr>
      </w:pPr>
      <w:ins w:id="4808" w:author="Gaurav Shah" w:date="2019-04-07T10:43:00Z">
        <w:r w:rsidRPr="0084363E">
          <w:rPr>
            <w:noProof/>
            <w:sz w:val="18"/>
          </w:rPr>
          <w:t>New Order</w:t>
        </w:r>
        <w:r>
          <w:rPr>
            <w:noProof/>
            <w:sz w:val="18"/>
          </w:rPr>
          <w:t xml:space="preserve"> but</w:t>
        </w:r>
        <w:r w:rsidRPr="0084363E">
          <w:rPr>
            <w:noProof/>
            <w:sz w:val="18"/>
          </w:rPr>
          <w:t xml:space="preserve"> </w:t>
        </w:r>
        <w:r>
          <w:rPr>
            <w:noProof/>
            <w:sz w:val="18"/>
          </w:rPr>
          <w:t xml:space="preserve">not Planned </w:t>
        </w:r>
        <w:r w:rsidRPr="0084363E">
          <w:rPr>
            <w:noProof/>
            <w:sz w:val="18"/>
          </w:rPr>
          <w:t xml:space="preserve">– This is the Contract (Purchase/Sale) </w:t>
        </w:r>
        <w:r>
          <w:rPr>
            <w:noProof/>
            <w:sz w:val="18"/>
          </w:rPr>
          <w:t>but not planned</w:t>
        </w:r>
        <w:r w:rsidRPr="0084363E">
          <w:rPr>
            <w:noProof/>
            <w:sz w:val="18"/>
          </w:rPr>
          <w:t xml:space="preserve"> </w:t>
        </w:r>
      </w:ins>
    </w:p>
    <w:p w14:paraId="77CF3AB4" w14:textId="77777777" w:rsidR="009769FC" w:rsidRPr="0084363E" w:rsidRDefault="009769FC" w:rsidP="009769FC">
      <w:pPr>
        <w:pStyle w:val="BodyText"/>
        <w:numPr>
          <w:ilvl w:val="0"/>
          <w:numId w:val="40"/>
        </w:numPr>
        <w:rPr>
          <w:ins w:id="4809" w:author="Gaurav Shah" w:date="2019-04-07T10:43:00Z"/>
          <w:noProof/>
          <w:sz w:val="18"/>
        </w:rPr>
      </w:pPr>
      <w:ins w:id="4810" w:author="Gaurav Shah" w:date="2019-04-07T10:43:00Z">
        <w:r w:rsidRPr="0084363E">
          <w:rPr>
            <w:noProof/>
            <w:sz w:val="18"/>
          </w:rPr>
          <w:t>Pending for Shipments and Invoicing – These are records that have been planned for but Shipment is pending.</w:t>
        </w:r>
      </w:ins>
    </w:p>
    <w:p w14:paraId="640BF530" w14:textId="77777777" w:rsidR="009769FC" w:rsidRPr="0084363E" w:rsidRDefault="009769FC" w:rsidP="009769FC">
      <w:pPr>
        <w:pStyle w:val="BodyText"/>
        <w:numPr>
          <w:ilvl w:val="0"/>
          <w:numId w:val="40"/>
        </w:numPr>
        <w:rPr>
          <w:ins w:id="4811" w:author="Gaurav Shah" w:date="2019-04-07T10:43:00Z"/>
          <w:noProof/>
          <w:sz w:val="18"/>
        </w:rPr>
      </w:pPr>
      <w:ins w:id="4812" w:author="Gaurav Shah" w:date="2019-04-07T10:43:00Z">
        <w:r w:rsidRPr="0084363E">
          <w:rPr>
            <w:noProof/>
            <w:sz w:val="18"/>
          </w:rPr>
          <w:t xml:space="preserve">Pending Invoices – These are the Invoiceable Items (GMR’s that have been executed but not invoiced) </w:t>
        </w:r>
      </w:ins>
    </w:p>
    <w:p w14:paraId="39CA1E8F" w14:textId="77777777" w:rsidR="009769FC" w:rsidRDefault="009769FC" w:rsidP="009769FC">
      <w:pPr>
        <w:pStyle w:val="BodyText"/>
        <w:numPr>
          <w:ilvl w:val="0"/>
          <w:numId w:val="40"/>
        </w:numPr>
        <w:rPr>
          <w:ins w:id="4813" w:author="Gaurav Shah" w:date="2019-04-07T10:43:00Z"/>
          <w:noProof/>
          <w:sz w:val="18"/>
        </w:rPr>
      </w:pPr>
      <w:ins w:id="4814" w:author="Gaurav Shah" w:date="2019-04-07T10:43:00Z">
        <w:r w:rsidRPr="0084363E">
          <w:rPr>
            <w:noProof/>
            <w:sz w:val="18"/>
          </w:rPr>
          <w:t>Pending Receivables/Payables - These are open invoices that have not yet been fully/partially been paid for</w:t>
        </w:r>
      </w:ins>
    </w:p>
    <w:p w14:paraId="1A0331E9" w14:textId="77777777" w:rsidR="009769FC" w:rsidRDefault="009769FC" w:rsidP="009769FC">
      <w:pPr>
        <w:pStyle w:val="BodyText"/>
        <w:numPr>
          <w:ilvl w:val="0"/>
          <w:numId w:val="40"/>
        </w:numPr>
        <w:rPr>
          <w:ins w:id="4815" w:author="Gaurav Shah" w:date="2019-04-07T10:43:00Z"/>
          <w:noProof/>
          <w:sz w:val="18"/>
        </w:rPr>
      </w:pPr>
      <w:ins w:id="4816" w:author="Gaurav Shah" w:date="2019-04-07T10:43:00Z">
        <w:r>
          <w:rPr>
            <w:noProof/>
            <w:sz w:val="18"/>
          </w:rPr>
          <w:t>Prepaid but not utilized</w:t>
        </w:r>
      </w:ins>
    </w:p>
    <w:p w14:paraId="079E88F2" w14:textId="77777777" w:rsidR="009769FC" w:rsidRPr="0084363E" w:rsidRDefault="009769FC" w:rsidP="009769FC">
      <w:pPr>
        <w:pStyle w:val="BodyText"/>
        <w:numPr>
          <w:ilvl w:val="0"/>
          <w:numId w:val="40"/>
        </w:numPr>
        <w:rPr>
          <w:ins w:id="4817" w:author="Gaurav Shah" w:date="2019-04-07T10:43:00Z"/>
          <w:noProof/>
          <w:sz w:val="18"/>
        </w:rPr>
      </w:pPr>
      <w:ins w:id="4818" w:author="Gaurav Shah" w:date="2019-04-07T10:43:00Z">
        <w:r>
          <w:rPr>
            <w:noProof/>
            <w:sz w:val="18"/>
          </w:rPr>
          <w:t>LC not utilized</w:t>
        </w:r>
      </w:ins>
    </w:p>
    <w:p w14:paraId="67F86276" w14:textId="77777777" w:rsidR="009769FC" w:rsidRPr="0084363E" w:rsidRDefault="009769FC" w:rsidP="009769FC">
      <w:pPr>
        <w:pStyle w:val="Heading3"/>
        <w:rPr>
          <w:ins w:id="4819" w:author="Gaurav Shah" w:date="2019-04-07T10:43:00Z"/>
          <w:noProof/>
          <w:sz w:val="18"/>
          <w:szCs w:val="18"/>
        </w:rPr>
      </w:pPr>
      <w:ins w:id="4820" w:author="Gaurav Shah" w:date="2019-04-07T10:43:00Z">
        <w:r w:rsidRPr="0084363E">
          <w:rPr>
            <w:noProof/>
            <w:sz w:val="18"/>
            <w:szCs w:val="18"/>
          </w:rPr>
          <w:t>Template Fields</w:t>
        </w:r>
      </w:ins>
    </w:p>
    <w:tbl>
      <w:tblPr>
        <w:tblStyle w:val="GridTable4-Accent1"/>
        <w:tblW w:w="3759" w:type="pct"/>
        <w:tblInd w:w="-5" w:type="dxa"/>
        <w:tblLayout w:type="fixed"/>
        <w:tblLook w:val="04A0" w:firstRow="1" w:lastRow="0" w:firstColumn="1" w:lastColumn="0" w:noHBand="0" w:noVBand="1"/>
      </w:tblPr>
      <w:tblGrid>
        <w:gridCol w:w="1440"/>
        <w:gridCol w:w="1356"/>
        <w:gridCol w:w="4493"/>
      </w:tblGrid>
      <w:tr w:rsidR="009769FC" w:rsidRPr="003277C6" w14:paraId="7EBDE977" w14:textId="77777777" w:rsidTr="00C04689">
        <w:trPr>
          <w:cnfStyle w:val="100000000000" w:firstRow="1" w:lastRow="0" w:firstColumn="0" w:lastColumn="0" w:oddVBand="0" w:evenVBand="0" w:oddHBand="0" w:evenHBand="0" w:firstRowFirstColumn="0" w:firstRowLastColumn="0" w:lastRowFirstColumn="0" w:lastRowLastColumn="0"/>
          <w:trHeight w:val="412"/>
          <w:ins w:id="4821" w:author="Gaurav Shah" w:date="2019-04-07T10:43:00Z"/>
        </w:trPr>
        <w:tc>
          <w:tcPr>
            <w:cnfStyle w:val="001000000000" w:firstRow="0" w:lastRow="0" w:firstColumn="1" w:lastColumn="0" w:oddVBand="0" w:evenVBand="0" w:oddHBand="0" w:evenHBand="0" w:firstRowFirstColumn="0" w:firstRowLastColumn="0" w:lastRowFirstColumn="0" w:lastRowLastColumn="0"/>
            <w:tcW w:w="988" w:type="pct"/>
          </w:tcPr>
          <w:p w14:paraId="3EE62BB3" w14:textId="77777777" w:rsidR="009769FC" w:rsidRPr="0084363E" w:rsidRDefault="009769FC" w:rsidP="00C04689">
            <w:pPr>
              <w:pStyle w:val="BodyText"/>
              <w:rPr>
                <w:ins w:id="4822" w:author="Gaurav Shah" w:date="2019-04-07T10:43:00Z"/>
                <w:sz w:val="18"/>
              </w:rPr>
            </w:pPr>
            <w:ins w:id="4823" w:author="Gaurav Shah" w:date="2019-04-07T10:43:00Z">
              <w:r w:rsidRPr="0084363E">
                <w:rPr>
                  <w:sz w:val="18"/>
                </w:rPr>
                <w:t>Field</w:t>
              </w:r>
            </w:ins>
          </w:p>
        </w:tc>
        <w:tc>
          <w:tcPr>
            <w:tcW w:w="930" w:type="pct"/>
          </w:tcPr>
          <w:p w14:paraId="1F273BE9" w14:textId="77777777" w:rsidR="009769FC" w:rsidRPr="0084363E" w:rsidRDefault="009769FC" w:rsidP="00C04689">
            <w:pPr>
              <w:pStyle w:val="BodyText"/>
              <w:cnfStyle w:val="100000000000" w:firstRow="1" w:lastRow="0" w:firstColumn="0" w:lastColumn="0" w:oddVBand="0" w:evenVBand="0" w:oddHBand="0" w:evenHBand="0" w:firstRowFirstColumn="0" w:firstRowLastColumn="0" w:lastRowFirstColumn="0" w:lastRowLastColumn="0"/>
              <w:rPr>
                <w:ins w:id="4824" w:author="Gaurav Shah" w:date="2019-04-07T10:43:00Z"/>
                <w:sz w:val="18"/>
              </w:rPr>
            </w:pPr>
            <w:ins w:id="4825" w:author="Gaurav Shah" w:date="2019-04-07T10:43:00Z">
              <w:r w:rsidRPr="0084363E">
                <w:rPr>
                  <w:sz w:val="18"/>
                </w:rPr>
                <w:t>Type</w:t>
              </w:r>
            </w:ins>
          </w:p>
        </w:tc>
        <w:tc>
          <w:tcPr>
            <w:tcW w:w="3082" w:type="pct"/>
          </w:tcPr>
          <w:p w14:paraId="3F3210DE" w14:textId="77777777" w:rsidR="009769FC" w:rsidRPr="0084363E" w:rsidRDefault="009769FC" w:rsidP="00C04689">
            <w:pPr>
              <w:pStyle w:val="BodyText"/>
              <w:cnfStyle w:val="100000000000" w:firstRow="1" w:lastRow="0" w:firstColumn="0" w:lastColumn="0" w:oddVBand="0" w:evenVBand="0" w:oddHBand="0" w:evenHBand="0" w:firstRowFirstColumn="0" w:firstRowLastColumn="0" w:lastRowFirstColumn="0" w:lastRowLastColumn="0"/>
              <w:rPr>
                <w:ins w:id="4826" w:author="Gaurav Shah" w:date="2019-04-07T10:43:00Z"/>
                <w:sz w:val="18"/>
              </w:rPr>
            </w:pPr>
            <w:ins w:id="4827" w:author="Gaurav Shah" w:date="2019-04-07T10:43:00Z">
              <w:r w:rsidRPr="0084363E">
                <w:rPr>
                  <w:sz w:val="18"/>
                </w:rPr>
                <w:t>Accepted Values</w:t>
              </w:r>
            </w:ins>
          </w:p>
        </w:tc>
      </w:tr>
      <w:tr w:rsidR="009769FC" w:rsidRPr="003277C6" w14:paraId="0BF0D4BE" w14:textId="77777777" w:rsidTr="00C04689">
        <w:trPr>
          <w:cnfStyle w:val="000000100000" w:firstRow="0" w:lastRow="0" w:firstColumn="0" w:lastColumn="0" w:oddVBand="0" w:evenVBand="0" w:oddHBand="1" w:evenHBand="0" w:firstRowFirstColumn="0" w:firstRowLastColumn="0" w:lastRowFirstColumn="0" w:lastRowLastColumn="0"/>
          <w:trHeight w:val="412"/>
          <w:ins w:id="4828" w:author="Gaurav Shah" w:date="2019-04-07T10:43:00Z"/>
        </w:trPr>
        <w:tc>
          <w:tcPr>
            <w:cnfStyle w:val="001000000000" w:firstRow="0" w:lastRow="0" w:firstColumn="1" w:lastColumn="0" w:oddVBand="0" w:evenVBand="0" w:oddHBand="0" w:evenHBand="0" w:firstRowFirstColumn="0" w:firstRowLastColumn="0" w:lastRowFirstColumn="0" w:lastRowLastColumn="0"/>
            <w:tcW w:w="988" w:type="pct"/>
          </w:tcPr>
          <w:p w14:paraId="14D45834" w14:textId="77777777" w:rsidR="009769FC" w:rsidRPr="0084363E" w:rsidRDefault="009769FC" w:rsidP="00C04689">
            <w:pPr>
              <w:pStyle w:val="BodyText"/>
              <w:rPr>
                <w:ins w:id="4829" w:author="Gaurav Shah" w:date="2019-04-07T10:43:00Z"/>
                <w:sz w:val="18"/>
              </w:rPr>
            </w:pPr>
            <w:ins w:id="4830" w:author="Gaurav Shah" w:date="2019-04-07T10:43:00Z">
              <w:r>
                <w:rPr>
                  <w:sz w:val="18"/>
                </w:rPr>
                <w:t>Entity Reference No.</w:t>
              </w:r>
            </w:ins>
          </w:p>
        </w:tc>
        <w:tc>
          <w:tcPr>
            <w:tcW w:w="930" w:type="pct"/>
          </w:tcPr>
          <w:p w14:paraId="31486F79" w14:textId="77777777" w:rsidR="009769FC" w:rsidRPr="0084363E" w:rsidRDefault="009769FC" w:rsidP="00C04689">
            <w:pPr>
              <w:pStyle w:val="BodyText"/>
              <w:cnfStyle w:val="000000100000" w:firstRow="0" w:lastRow="0" w:firstColumn="0" w:lastColumn="0" w:oddVBand="0" w:evenVBand="0" w:oddHBand="1" w:evenHBand="0" w:firstRowFirstColumn="0" w:firstRowLastColumn="0" w:lastRowFirstColumn="0" w:lastRowLastColumn="0"/>
              <w:rPr>
                <w:ins w:id="4831" w:author="Gaurav Shah" w:date="2019-04-07T10:43:00Z"/>
                <w:sz w:val="18"/>
              </w:rPr>
            </w:pPr>
            <w:ins w:id="4832" w:author="Gaurav Shah" w:date="2019-04-07T10:43:00Z">
              <w:r>
                <w:rPr>
                  <w:sz w:val="18"/>
                </w:rPr>
                <w:t>String</w:t>
              </w:r>
            </w:ins>
          </w:p>
        </w:tc>
        <w:tc>
          <w:tcPr>
            <w:tcW w:w="3082" w:type="pct"/>
          </w:tcPr>
          <w:p w14:paraId="42E951B8" w14:textId="77777777" w:rsidR="009769FC" w:rsidRPr="0084363E" w:rsidRDefault="009769FC" w:rsidP="00C04689">
            <w:pPr>
              <w:pStyle w:val="BodyText"/>
              <w:cnfStyle w:val="000000100000" w:firstRow="0" w:lastRow="0" w:firstColumn="0" w:lastColumn="0" w:oddVBand="0" w:evenVBand="0" w:oddHBand="1" w:evenHBand="0" w:firstRowFirstColumn="0" w:firstRowLastColumn="0" w:lastRowFirstColumn="0" w:lastRowLastColumn="0"/>
              <w:rPr>
                <w:ins w:id="4833" w:author="Gaurav Shah" w:date="2019-04-07T10:43:00Z"/>
                <w:sz w:val="18"/>
              </w:rPr>
            </w:pPr>
          </w:p>
        </w:tc>
      </w:tr>
      <w:tr w:rsidR="009769FC" w:rsidRPr="003277C6" w14:paraId="0773E95E" w14:textId="77777777" w:rsidTr="00C04689">
        <w:trPr>
          <w:trHeight w:val="412"/>
          <w:ins w:id="4834" w:author="Gaurav Shah" w:date="2019-04-07T10:43:00Z"/>
        </w:trPr>
        <w:tc>
          <w:tcPr>
            <w:cnfStyle w:val="001000000000" w:firstRow="0" w:lastRow="0" w:firstColumn="1" w:lastColumn="0" w:oddVBand="0" w:evenVBand="0" w:oddHBand="0" w:evenHBand="0" w:firstRowFirstColumn="0" w:firstRowLastColumn="0" w:lastRowFirstColumn="0" w:lastRowLastColumn="0"/>
            <w:tcW w:w="988" w:type="pct"/>
          </w:tcPr>
          <w:p w14:paraId="311E28C8" w14:textId="77777777" w:rsidR="009769FC" w:rsidRPr="0084363E" w:rsidRDefault="009769FC" w:rsidP="00C04689">
            <w:pPr>
              <w:pStyle w:val="BodyText"/>
              <w:rPr>
                <w:ins w:id="4835" w:author="Gaurav Shah" w:date="2019-04-07T10:43:00Z"/>
                <w:sz w:val="18"/>
              </w:rPr>
            </w:pPr>
            <w:ins w:id="4836" w:author="Gaurav Shah" w:date="2019-04-07T10:43:00Z">
              <w:r>
                <w:rPr>
                  <w:sz w:val="18"/>
                </w:rPr>
                <w:t>Counterparty Group</w:t>
              </w:r>
            </w:ins>
          </w:p>
        </w:tc>
        <w:tc>
          <w:tcPr>
            <w:tcW w:w="930" w:type="pct"/>
          </w:tcPr>
          <w:p w14:paraId="6D0F5D7D" w14:textId="468E9D8B" w:rsidR="009769FC" w:rsidRPr="0084363E" w:rsidRDefault="004444F8" w:rsidP="00C04689">
            <w:pPr>
              <w:pStyle w:val="BodyText"/>
              <w:cnfStyle w:val="000000000000" w:firstRow="0" w:lastRow="0" w:firstColumn="0" w:lastColumn="0" w:oddVBand="0" w:evenVBand="0" w:oddHBand="0" w:evenHBand="0" w:firstRowFirstColumn="0" w:firstRowLastColumn="0" w:lastRowFirstColumn="0" w:lastRowLastColumn="0"/>
              <w:rPr>
                <w:ins w:id="4837" w:author="Gaurav Shah" w:date="2019-04-07T10:43:00Z"/>
                <w:sz w:val="18"/>
              </w:rPr>
            </w:pPr>
            <w:ins w:id="4838" w:author="Gaurav Shah" w:date="2019-04-07T11:43:00Z">
              <w:r>
                <w:rPr>
                  <w:sz w:val="18"/>
                </w:rPr>
                <w:t>String</w:t>
              </w:r>
            </w:ins>
          </w:p>
        </w:tc>
        <w:tc>
          <w:tcPr>
            <w:tcW w:w="3082" w:type="pct"/>
          </w:tcPr>
          <w:p w14:paraId="018286A4" w14:textId="77777777" w:rsidR="009769FC" w:rsidRPr="0084363E" w:rsidRDefault="009769FC" w:rsidP="00C04689">
            <w:pPr>
              <w:pStyle w:val="BodyText"/>
              <w:cnfStyle w:val="000000000000" w:firstRow="0" w:lastRow="0" w:firstColumn="0" w:lastColumn="0" w:oddVBand="0" w:evenVBand="0" w:oddHBand="0" w:evenHBand="0" w:firstRowFirstColumn="0" w:firstRowLastColumn="0" w:lastRowFirstColumn="0" w:lastRowLastColumn="0"/>
              <w:rPr>
                <w:ins w:id="4839" w:author="Gaurav Shah" w:date="2019-04-07T10:43:00Z"/>
                <w:sz w:val="18"/>
              </w:rPr>
            </w:pPr>
          </w:p>
        </w:tc>
      </w:tr>
      <w:tr w:rsidR="009769FC" w:rsidRPr="003277C6" w14:paraId="6B8D41C7" w14:textId="77777777" w:rsidTr="00C04689">
        <w:trPr>
          <w:cnfStyle w:val="000000100000" w:firstRow="0" w:lastRow="0" w:firstColumn="0" w:lastColumn="0" w:oddVBand="0" w:evenVBand="0" w:oddHBand="1" w:evenHBand="0" w:firstRowFirstColumn="0" w:firstRowLastColumn="0" w:lastRowFirstColumn="0" w:lastRowLastColumn="0"/>
          <w:trHeight w:val="412"/>
          <w:ins w:id="4840" w:author="Gaurav Shah" w:date="2019-04-07T10:43:00Z"/>
        </w:trPr>
        <w:tc>
          <w:tcPr>
            <w:cnfStyle w:val="001000000000" w:firstRow="0" w:lastRow="0" w:firstColumn="1" w:lastColumn="0" w:oddVBand="0" w:evenVBand="0" w:oddHBand="0" w:evenHBand="0" w:firstRowFirstColumn="0" w:firstRowLastColumn="0" w:lastRowFirstColumn="0" w:lastRowLastColumn="0"/>
            <w:tcW w:w="988" w:type="pct"/>
          </w:tcPr>
          <w:p w14:paraId="04CC7FF0" w14:textId="77777777" w:rsidR="009769FC" w:rsidRPr="0084363E" w:rsidRDefault="009769FC" w:rsidP="00C04689">
            <w:pPr>
              <w:pStyle w:val="BodyText"/>
              <w:rPr>
                <w:ins w:id="4841" w:author="Gaurav Shah" w:date="2019-04-07T10:43:00Z"/>
                <w:sz w:val="18"/>
              </w:rPr>
            </w:pPr>
            <w:ins w:id="4842" w:author="Gaurav Shah" w:date="2019-04-07T10:43:00Z">
              <w:r w:rsidRPr="0084363E">
                <w:rPr>
                  <w:sz w:val="18"/>
                </w:rPr>
                <w:t>Counterparty Name</w:t>
              </w:r>
            </w:ins>
          </w:p>
        </w:tc>
        <w:tc>
          <w:tcPr>
            <w:tcW w:w="930" w:type="pct"/>
          </w:tcPr>
          <w:p w14:paraId="3454CF6D" w14:textId="77777777" w:rsidR="009769FC" w:rsidRPr="0084363E" w:rsidRDefault="009769FC" w:rsidP="00C04689">
            <w:pPr>
              <w:pStyle w:val="BodyText"/>
              <w:cnfStyle w:val="000000100000" w:firstRow="0" w:lastRow="0" w:firstColumn="0" w:lastColumn="0" w:oddVBand="0" w:evenVBand="0" w:oddHBand="1" w:evenHBand="0" w:firstRowFirstColumn="0" w:firstRowLastColumn="0" w:lastRowFirstColumn="0" w:lastRowLastColumn="0"/>
              <w:rPr>
                <w:ins w:id="4843" w:author="Gaurav Shah" w:date="2019-04-07T10:43:00Z"/>
                <w:sz w:val="18"/>
              </w:rPr>
            </w:pPr>
            <w:ins w:id="4844" w:author="Gaurav Shah" w:date="2019-04-07T10:43:00Z">
              <w:r w:rsidRPr="0084363E">
                <w:rPr>
                  <w:sz w:val="18"/>
                </w:rPr>
                <w:t>String</w:t>
              </w:r>
            </w:ins>
          </w:p>
        </w:tc>
        <w:tc>
          <w:tcPr>
            <w:tcW w:w="3082" w:type="pct"/>
          </w:tcPr>
          <w:p w14:paraId="34A65164" w14:textId="77777777" w:rsidR="009769FC" w:rsidRPr="0084363E" w:rsidRDefault="009769FC" w:rsidP="00C04689">
            <w:pPr>
              <w:pStyle w:val="BodyText"/>
              <w:cnfStyle w:val="000000100000" w:firstRow="0" w:lastRow="0" w:firstColumn="0" w:lastColumn="0" w:oddVBand="0" w:evenVBand="0" w:oddHBand="1" w:evenHBand="0" w:firstRowFirstColumn="0" w:firstRowLastColumn="0" w:lastRowFirstColumn="0" w:lastRowLastColumn="0"/>
              <w:rPr>
                <w:ins w:id="4845" w:author="Gaurav Shah" w:date="2019-04-07T10:43:00Z"/>
                <w:sz w:val="18"/>
              </w:rPr>
            </w:pPr>
          </w:p>
        </w:tc>
      </w:tr>
      <w:tr w:rsidR="009769FC" w:rsidRPr="003277C6" w14:paraId="76383856" w14:textId="77777777" w:rsidTr="00C04689">
        <w:trPr>
          <w:trHeight w:val="412"/>
          <w:ins w:id="4846" w:author="Gaurav Shah" w:date="2019-04-07T10:43:00Z"/>
        </w:trPr>
        <w:tc>
          <w:tcPr>
            <w:cnfStyle w:val="001000000000" w:firstRow="0" w:lastRow="0" w:firstColumn="1" w:lastColumn="0" w:oddVBand="0" w:evenVBand="0" w:oddHBand="0" w:evenHBand="0" w:firstRowFirstColumn="0" w:firstRowLastColumn="0" w:lastRowFirstColumn="0" w:lastRowLastColumn="0"/>
            <w:tcW w:w="988" w:type="pct"/>
          </w:tcPr>
          <w:p w14:paraId="25216CB0" w14:textId="77777777" w:rsidR="009769FC" w:rsidRPr="0084363E" w:rsidRDefault="009769FC" w:rsidP="00C04689">
            <w:pPr>
              <w:pStyle w:val="BodyText"/>
              <w:rPr>
                <w:ins w:id="4847" w:author="Gaurav Shah" w:date="2019-04-07T10:43:00Z"/>
                <w:sz w:val="18"/>
              </w:rPr>
            </w:pPr>
            <w:ins w:id="4848" w:author="Gaurav Shah" w:date="2019-04-07T10:43:00Z">
              <w:r w:rsidRPr="0084363E">
                <w:rPr>
                  <w:sz w:val="18"/>
                </w:rPr>
                <w:t>Exposure Type</w:t>
              </w:r>
            </w:ins>
          </w:p>
        </w:tc>
        <w:tc>
          <w:tcPr>
            <w:tcW w:w="930" w:type="pct"/>
          </w:tcPr>
          <w:p w14:paraId="0E5361B3" w14:textId="77777777" w:rsidR="009769FC" w:rsidRPr="0084363E" w:rsidRDefault="009769FC" w:rsidP="00C04689">
            <w:pPr>
              <w:pStyle w:val="BodyText"/>
              <w:cnfStyle w:val="000000000000" w:firstRow="0" w:lastRow="0" w:firstColumn="0" w:lastColumn="0" w:oddVBand="0" w:evenVBand="0" w:oddHBand="0" w:evenHBand="0" w:firstRowFirstColumn="0" w:firstRowLastColumn="0" w:lastRowFirstColumn="0" w:lastRowLastColumn="0"/>
              <w:rPr>
                <w:ins w:id="4849" w:author="Gaurav Shah" w:date="2019-04-07T10:43:00Z"/>
                <w:sz w:val="18"/>
              </w:rPr>
            </w:pPr>
            <w:ins w:id="4850" w:author="Gaurav Shah" w:date="2019-04-07T10:43:00Z">
              <w:r w:rsidRPr="0084363E">
                <w:rPr>
                  <w:sz w:val="18"/>
                </w:rPr>
                <w:t>String</w:t>
              </w:r>
            </w:ins>
          </w:p>
        </w:tc>
        <w:tc>
          <w:tcPr>
            <w:tcW w:w="3082" w:type="pct"/>
          </w:tcPr>
          <w:p w14:paraId="2FD7C7A0" w14:textId="77777777" w:rsidR="009769FC" w:rsidRPr="0084363E" w:rsidRDefault="009769FC" w:rsidP="00C04689">
            <w:pPr>
              <w:pStyle w:val="BodyText"/>
              <w:numPr>
                <w:ilvl w:val="0"/>
                <w:numId w:val="21"/>
              </w:numPr>
              <w:spacing w:after="0"/>
              <w:cnfStyle w:val="000000000000" w:firstRow="0" w:lastRow="0" w:firstColumn="0" w:lastColumn="0" w:oddVBand="0" w:evenVBand="0" w:oddHBand="0" w:evenHBand="0" w:firstRowFirstColumn="0" w:firstRowLastColumn="0" w:lastRowFirstColumn="0" w:lastRowLastColumn="0"/>
              <w:rPr>
                <w:ins w:id="4851" w:author="Gaurav Shah" w:date="2019-04-07T10:43:00Z"/>
                <w:sz w:val="18"/>
              </w:rPr>
            </w:pPr>
            <w:ins w:id="4852" w:author="Gaurav Shah" w:date="2019-04-07T10:43:00Z">
              <w:r w:rsidRPr="0084363E">
                <w:rPr>
                  <w:sz w:val="18"/>
                </w:rPr>
                <w:t xml:space="preserve">New Orders </w:t>
              </w:r>
              <w:r>
                <w:rPr>
                  <w:sz w:val="18"/>
                </w:rPr>
                <w:t>not planned</w:t>
              </w:r>
            </w:ins>
          </w:p>
          <w:p w14:paraId="0412166D" w14:textId="49A1A930" w:rsidR="009769FC" w:rsidRPr="0084363E" w:rsidRDefault="009769FC" w:rsidP="00C04689">
            <w:pPr>
              <w:pStyle w:val="BodyText"/>
              <w:numPr>
                <w:ilvl w:val="0"/>
                <w:numId w:val="21"/>
              </w:numPr>
              <w:spacing w:after="0"/>
              <w:cnfStyle w:val="000000000000" w:firstRow="0" w:lastRow="0" w:firstColumn="0" w:lastColumn="0" w:oddVBand="0" w:evenVBand="0" w:oddHBand="0" w:evenHBand="0" w:firstRowFirstColumn="0" w:firstRowLastColumn="0" w:lastRowFirstColumn="0" w:lastRowLastColumn="0"/>
              <w:rPr>
                <w:ins w:id="4853" w:author="Gaurav Shah" w:date="2019-04-07T10:43:00Z"/>
                <w:sz w:val="18"/>
              </w:rPr>
            </w:pPr>
            <w:ins w:id="4854" w:author="Gaurav Shah" w:date="2019-04-07T10:43:00Z">
              <w:r w:rsidRPr="0084363E">
                <w:rPr>
                  <w:sz w:val="18"/>
                </w:rPr>
                <w:t>Pending for Shipment</w:t>
              </w:r>
            </w:ins>
          </w:p>
          <w:p w14:paraId="44F30A25" w14:textId="77777777" w:rsidR="009769FC" w:rsidRPr="0084363E" w:rsidRDefault="009769FC" w:rsidP="00C04689">
            <w:pPr>
              <w:pStyle w:val="BodyText"/>
              <w:numPr>
                <w:ilvl w:val="0"/>
                <w:numId w:val="21"/>
              </w:numPr>
              <w:spacing w:after="0"/>
              <w:cnfStyle w:val="000000000000" w:firstRow="0" w:lastRow="0" w:firstColumn="0" w:lastColumn="0" w:oddVBand="0" w:evenVBand="0" w:oddHBand="0" w:evenHBand="0" w:firstRowFirstColumn="0" w:firstRowLastColumn="0" w:lastRowFirstColumn="0" w:lastRowLastColumn="0"/>
              <w:rPr>
                <w:ins w:id="4855" w:author="Gaurav Shah" w:date="2019-04-07T10:43:00Z"/>
                <w:sz w:val="18"/>
              </w:rPr>
            </w:pPr>
            <w:ins w:id="4856" w:author="Gaurav Shah" w:date="2019-04-07T10:43:00Z">
              <w:r w:rsidRPr="0084363E">
                <w:rPr>
                  <w:sz w:val="18"/>
                </w:rPr>
                <w:t>Pending Invoices</w:t>
              </w:r>
            </w:ins>
          </w:p>
          <w:p w14:paraId="3AD91046" w14:textId="7F25C209" w:rsidR="009769FC" w:rsidRDefault="009769FC" w:rsidP="00C04689">
            <w:pPr>
              <w:pStyle w:val="BodyText"/>
              <w:numPr>
                <w:ilvl w:val="0"/>
                <w:numId w:val="21"/>
              </w:numPr>
              <w:spacing w:after="0"/>
              <w:cnfStyle w:val="000000000000" w:firstRow="0" w:lastRow="0" w:firstColumn="0" w:lastColumn="0" w:oddVBand="0" w:evenVBand="0" w:oddHBand="0" w:evenHBand="0" w:firstRowFirstColumn="0" w:firstRowLastColumn="0" w:lastRowFirstColumn="0" w:lastRowLastColumn="0"/>
              <w:rPr>
                <w:ins w:id="4857" w:author="Gaurav Shah" w:date="2019-04-07T10:43:00Z"/>
                <w:sz w:val="18"/>
              </w:rPr>
            </w:pPr>
            <w:ins w:id="4858" w:author="Gaurav Shah" w:date="2019-04-07T10:43:00Z">
              <w:r w:rsidRPr="0084363E">
                <w:rPr>
                  <w:sz w:val="18"/>
                </w:rPr>
                <w:t xml:space="preserve">Pending </w:t>
              </w:r>
            </w:ins>
            <w:ins w:id="4859" w:author="Gaurav Shah" w:date="2019-04-07T11:44:00Z">
              <w:r w:rsidR="004444F8">
                <w:rPr>
                  <w:sz w:val="18"/>
                </w:rPr>
                <w:t>Payments</w:t>
              </w:r>
            </w:ins>
          </w:p>
          <w:p w14:paraId="3452174F" w14:textId="77777777" w:rsidR="009769FC" w:rsidRDefault="009769FC" w:rsidP="00C04689">
            <w:pPr>
              <w:pStyle w:val="BodyText"/>
              <w:numPr>
                <w:ilvl w:val="0"/>
                <w:numId w:val="21"/>
              </w:numPr>
              <w:spacing w:after="0"/>
              <w:cnfStyle w:val="000000000000" w:firstRow="0" w:lastRow="0" w:firstColumn="0" w:lastColumn="0" w:oddVBand="0" w:evenVBand="0" w:oddHBand="0" w:evenHBand="0" w:firstRowFirstColumn="0" w:firstRowLastColumn="0" w:lastRowFirstColumn="0" w:lastRowLastColumn="0"/>
              <w:rPr>
                <w:ins w:id="4860" w:author="Gaurav Shah" w:date="2019-04-07T10:43:00Z"/>
                <w:sz w:val="18"/>
              </w:rPr>
            </w:pPr>
            <w:ins w:id="4861" w:author="Gaurav Shah" w:date="2019-04-07T10:43:00Z">
              <w:r>
                <w:rPr>
                  <w:sz w:val="18"/>
                </w:rPr>
                <w:t>Prepaid but not utilized</w:t>
              </w:r>
            </w:ins>
          </w:p>
          <w:p w14:paraId="4C550F49" w14:textId="77777777" w:rsidR="009769FC" w:rsidRPr="0084363E" w:rsidRDefault="009769FC" w:rsidP="00C04689">
            <w:pPr>
              <w:pStyle w:val="BodyText"/>
              <w:numPr>
                <w:ilvl w:val="0"/>
                <w:numId w:val="21"/>
              </w:numPr>
              <w:spacing w:after="0"/>
              <w:cnfStyle w:val="000000000000" w:firstRow="0" w:lastRow="0" w:firstColumn="0" w:lastColumn="0" w:oddVBand="0" w:evenVBand="0" w:oddHBand="0" w:evenHBand="0" w:firstRowFirstColumn="0" w:firstRowLastColumn="0" w:lastRowFirstColumn="0" w:lastRowLastColumn="0"/>
              <w:rPr>
                <w:ins w:id="4862" w:author="Gaurav Shah" w:date="2019-04-07T10:43:00Z"/>
                <w:sz w:val="18"/>
              </w:rPr>
            </w:pPr>
            <w:ins w:id="4863" w:author="Gaurav Shah" w:date="2019-04-07T10:43:00Z">
              <w:r>
                <w:rPr>
                  <w:sz w:val="18"/>
                </w:rPr>
                <w:t>LC not utilized</w:t>
              </w:r>
            </w:ins>
          </w:p>
        </w:tc>
      </w:tr>
      <w:tr w:rsidR="004444F8" w:rsidRPr="003277C6" w14:paraId="2D3E28EE" w14:textId="77777777" w:rsidTr="00C04689">
        <w:trPr>
          <w:cnfStyle w:val="000000100000" w:firstRow="0" w:lastRow="0" w:firstColumn="0" w:lastColumn="0" w:oddVBand="0" w:evenVBand="0" w:oddHBand="1" w:evenHBand="0" w:firstRowFirstColumn="0" w:firstRowLastColumn="0" w:lastRowFirstColumn="0" w:lastRowLastColumn="0"/>
          <w:trHeight w:val="396"/>
          <w:ins w:id="4864" w:author="Gaurav Shah" w:date="2019-04-07T11:44:00Z"/>
        </w:trPr>
        <w:tc>
          <w:tcPr>
            <w:cnfStyle w:val="001000000000" w:firstRow="0" w:lastRow="0" w:firstColumn="1" w:lastColumn="0" w:oddVBand="0" w:evenVBand="0" w:oddHBand="0" w:evenHBand="0" w:firstRowFirstColumn="0" w:firstRowLastColumn="0" w:lastRowFirstColumn="0" w:lastRowLastColumn="0"/>
            <w:tcW w:w="988" w:type="pct"/>
          </w:tcPr>
          <w:p w14:paraId="5D827278" w14:textId="547B6254" w:rsidR="004444F8" w:rsidRPr="00514E26" w:rsidRDefault="00D973D9" w:rsidP="00C04689">
            <w:pPr>
              <w:pStyle w:val="BodyText"/>
              <w:rPr>
                <w:ins w:id="4865" w:author="Gaurav Shah" w:date="2019-04-07T11:44:00Z"/>
                <w:sz w:val="18"/>
              </w:rPr>
            </w:pPr>
            <w:ins w:id="4866" w:author="Gaurav Shah" w:date="2019-04-07T12:14:00Z">
              <w:r>
                <w:rPr>
                  <w:sz w:val="18"/>
                </w:rPr>
                <w:t>Contract Ref. No.</w:t>
              </w:r>
            </w:ins>
          </w:p>
        </w:tc>
        <w:tc>
          <w:tcPr>
            <w:tcW w:w="930" w:type="pct"/>
          </w:tcPr>
          <w:p w14:paraId="706E4307" w14:textId="661CF4A8" w:rsidR="004444F8" w:rsidRPr="00514E26" w:rsidRDefault="00D973D9" w:rsidP="00C04689">
            <w:pPr>
              <w:pStyle w:val="BodyText"/>
              <w:cnfStyle w:val="000000100000" w:firstRow="0" w:lastRow="0" w:firstColumn="0" w:lastColumn="0" w:oddVBand="0" w:evenVBand="0" w:oddHBand="1" w:evenHBand="0" w:firstRowFirstColumn="0" w:firstRowLastColumn="0" w:lastRowFirstColumn="0" w:lastRowLastColumn="0"/>
              <w:rPr>
                <w:ins w:id="4867" w:author="Gaurav Shah" w:date="2019-04-07T11:44:00Z"/>
                <w:sz w:val="18"/>
              </w:rPr>
            </w:pPr>
            <w:ins w:id="4868" w:author="Gaurav Shah" w:date="2019-04-07T12:15:00Z">
              <w:r w:rsidRPr="0084363E">
                <w:rPr>
                  <w:sz w:val="18"/>
                </w:rPr>
                <w:t>String</w:t>
              </w:r>
            </w:ins>
          </w:p>
        </w:tc>
        <w:tc>
          <w:tcPr>
            <w:tcW w:w="3082" w:type="pct"/>
          </w:tcPr>
          <w:p w14:paraId="510E50CA" w14:textId="77777777" w:rsidR="004444F8" w:rsidRPr="0084363E" w:rsidRDefault="004444F8" w:rsidP="00C04689">
            <w:pPr>
              <w:pStyle w:val="BodyText"/>
              <w:spacing w:after="0"/>
              <w:cnfStyle w:val="000000100000" w:firstRow="0" w:lastRow="0" w:firstColumn="0" w:lastColumn="0" w:oddVBand="0" w:evenVBand="0" w:oddHBand="1" w:evenHBand="0" w:firstRowFirstColumn="0" w:firstRowLastColumn="0" w:lastRowFirstColumn="0" w:lastRowLastColumn="0"/>
              <w:rPr>
                <w:ins w:id="4869" w:author="Gaurav Shah" w:date="2019-04-07T11:44:00Z"/>
                <w:sz w:val="18"/>
              </w:rPr>
            </w:pPr>
          </w:p>
        </w:tc>
      </w:tr>
      <w:tr w:rsidR="00D973D9" w:rsidRPr="003277C6" w14:paraId="0D29A850" w14:textId="77777777" w:rsidTr="00C04689">
        <w:trPr>
          <w:trHeight w:val="396"/>
          <w:ins w:id="4870" w:author="Gaurav Shah" w:date="2019-04-07T12:16:00Z"/>
        </w:trPr>
        <w:tc>
          <w:tcPr>
            <w:cnfStyle w:val="001000000000" w:firstRow="0" w:lastRow="0" w:firstColumn="1" w:lastColumn="0" w:oddVBand="0" w:evenVBand="0" w:oddHBand="0" w:evenHBand="0" w:firstRowFirstColumn="0" w:firstRowLastColumn="0" w:lastRowFirstColumn="0" w:lastRowLastColumn="0"/>
            <w:tcW w:w="988" w:type="pct"/>
          </w:tcPr>
          <w:p w14:paraId="1F497EC2" w14:textId="6883AE7D" w:rsidR="00D973D9" w:rsidRDefault="00D973D9" w:rsidP="00D973D9">
            <w:pPr>
              <w:pStyle w:val="BodyText"/>
              <w:rPr>
                <w:ins w:id="4871" w:author="Gaurav Shah" w:date="2019-04-07T12:16:00Z"/>
                <w:sz w:val="18"/>
              </w:rPr>
            </w:pPr>
            <w:ins w:id="4872" w:author="Gaurav Shah" w:date="2019-04-07T12:16:00Z">
              <w:r>
                <w:rPr>
                  <w:sz w:val="18"/>
                </w:rPr>
                <w:t>Contract Type</w:t>
              </w:r>
            </w:ins>
          </w:p>
        </w:tc>
        <w:tc>
          <w:tcPr>
            <w:tcW w:w="930" w:type="pct"/>
          </w:tcPr>
          <w:p w14:paraId="6190A6C6" w14:textId="79B02AA5" w:rsidR="00D973D9" w:rsidRPr="00514E26" w:rsidRDefault="00D973D9" w:rsidP="00D973D9">
            <w:pPr>
              <w:pStyle w:val="BodyText"/>
              <w:cnfStyle w:val="000000000000" w:firstRow="0" w:lastRow="0" w:firstColumn="0" w:lastColumn="0" w:oddVBand="0" w:evenVBand="0" w:oddHBand="0" w:evenHBand="0" w:firstRowFirstColumn="0" w:firstRowLastColumn="0" w:lastRowFirstColumn="0" w:lastRowLastColumn="0"/>
              <w:rPr>
                <w:ins w:id="4873" w:author="Gaurav Shah" w:date="2019-04-07T12:16:00Z"/>
                <w:sz w:val="18"/>
              </w:rPr>
            </w:pPr>
            <w:ins w:id="4874" w:author="Gaurav Shah" w:date="2019-04-07T12:16:00Z">
              <w:r>
                <w:rPr>
                  <w:sz w:val="18"/>
                </w:rPr>
                <w:t>String</w:t>
              </w:r>
            </w:ins>
          </w:p>
        </w:tc>
        <w:tc>
          <w:tcPr>
            <w:tcW w:w="3082" w:type="pct"/>
          </w:tcPr>
          <w:p w14:paraId="055AF305" w14:textId="500868D9" w:rsidR="00D973D9" w:rsidRPr="0084363E" w:rsidRDefault="00D973D9" w:rsidP="00D973D9">
            <w:pPr>
              <w:pStyle w:val="BodyText"/>
              <w:spacing w:after="0"/>
              <w:cnfStyle w:val="000000000000" w:firstRow="0" w:lastRow="0" w:firstColumn="0" w:lastColumn="0" w:oddVBand="0" w:evenVBand="0" w:oddHBand="0" w:evenHBand="0" w:firstRowFirstColumn="0" w:firstRowLastColumn="0" w:lastRowFirstColumn="0" w:lastRowLastColumn="0"/>
              <w:rPr>
                <w:ins w:id="4875" w:author="Gaurav Shah" w:date="2019-04-07T12:16:00Z"/>
                <w:sz w:val="18"/>
              </w:rPr>
            </w:pPr>
            <w:ins w:id="4876" w:author="Gaurav Shah" w:date="2019-04-07T12:16:00Z">
              <w:r>
                <w:rPr>
                  <w:sz w:val="18"/>
                </w:rPr>
                <w:t>Purchase or Sale</w:t>
              </w:r>
            </w:ins>
          </w:p>
        </w:tc>
      </w:tr>
      <w:tr w:rsidR="00D973D9" w:rsidRPr="003277C6" w14:paraId="43F2203D" w14:textId="77777777" w:rsidTr="00C04689">
        <w:trPr>
          <w:cnfStyle w:val="000000100000" w:firstRow="0" w:lastRow="0" w:firstColumn="0" w:lastColumn="0" w:oddVBand="0" w:evenVBand="0" w:oddHBand="1" w:evenHBand="0" w:firstRowFirstColumn="0" w:firstRowLastColumn="0" w:lastRowFirstColumn="0" w:lastRowLastColumn="0"/>
          <w:trHeight w:val="396"/>
          <w:ins w:id="4877" w:author="Gaurav Shah" w:date="2019-04-07T11:44:00Z"/>
        </w:trPr>
        <w:tc>
          <w:tcPr>
            <w:cnfStyle w:val="001000000000" w:firstRow="0" w:lastRow="0" w:firstColumn="1" w:lastColumn="0" w:oddVBand="0" w:evenVBand="0" w:oddHBand="0" w:evenHBand="0" w:firstRowFirstColumn="0" w:firstRowLastColumn="0" w:lastRowFirstColumn="0" w:lastRowLastColumn="0"/>
            <w:tcW w:w="988" w:type="pct"/>
          </w:tcPr>
          <w:p w14:paraId="44B4FA3E" w14:textId="02DE8FD9" w:rsidR="00D973D9" w:rsidRPr="00514E26" w:rsidRDefault="00D973D9" w:rsidP="00D973D9">
            <w:pPr>
              <w:pStyle w:val="BodyText"/>
              <w:rPr>
                <w:ins w:id="4878" w:author="Gaurav Shah" w:date="2019-04-07T11:44:00Z"/>
                <w:sz w:val="18"/>
              </w:rPr>
            </w:pPr>
            <w:ins w:id="4879" w:author="Gaurav Shah" w:date="2019-04-07T12:14:00Z">
              <w:r>
                <w:rPr>
                  <w:sz w:val="18"/>
                </w:rPr>
                <w:t>Value</w:t>
              </w:r>
            </w:ins>
          </w:p>
        </w:tc>
        <w:tc>
          <w:tcPr>
            <w:tcW w:w="930" w:type="pct"/>
          </w:tcPr>
          <w:p w14:paraId="6DF0F6CF" w14:textId="2F4126BD" w:rsidR="00D973D9" w:rsidRPr="00514E26" w:rsidRDefault="00D973D9" w:rsidP="00D973D9">
            <w:pPr>
              <w:pStyle w:val="BodyText"/>
              <w:cnfStyle w:val="000000100000" w:firstRow="0" w:lastRow="0" w:firstColumn="0" w:lastColumn="0" w:oddVBand="0" w:evenVBand="0" w:oddHBand="1" w:evenHBand="0" w:firstRowFirstColumn="0" w:firstRowLastColumn="0" w:lastRowFirstColumn="0" w:lastRowLastColumn="0"/>
              <w:rPr>
                <w:ins w:id="4880" w:author="Gaurav Shah" w:date="2019-04-07T11:44:00Z"/>
                <w:sz w:val="18"/>
              </w:rPr>
            </w:pPr>
            <w:ins w:id="4881" w:author="Gaurav Shah" w:date="2019-04-07T12:14:00Z">
              <w:r w:rsidRPr="00514E26">
                <w:rPr>
                  <w:sz w:val="18"/>
                </w:rPr>
                <w:t>Number</w:t>
              </w:r>
            </w:ins>
          </w:p>
        </w:tc>
        <w:tc>
          <w:tcPr>
            <w:tcW w:w="3082" w:type="pct"/>
          </w:tcPr>
          <w:p w14:paraId="50395EAE" w14:textId="77777777" w:rsidR="00D973D9" w:rsidRPr="0084363E" w:rsidRDefault="00D973D9" w:rsidP="00D973D9">
            <w:pPr>
              <w:pStyle w:val="BodyText"/>
              <w:spacing w:after="0"/>
              <w:cnfStyle w:val="000000100000" w:firstRow="0" w:lastRow="0" w:firstColumn="0" w:lastColumn="0" w:oddVBand="0" w:evenVBand="0" w:oddHBand="1" w:evenHBand="0" w:firstRowFirstColumn="0" w:firstRowLastColumn="0" w:lastRowFirstColumn="0" w:lastRowLastColumn="0"/>
              <w:rPr>
                <w:ins w:id="4882" w:author="Gaurav Shah" w:date="2019-04-07T11:44:00Z"/>
                <w:sz w:val="18"/>
              </w:rPr>
            </w:pPr>
          </w:p>
        </w:tc>
      </w:tr>
      <w:tr w:rsidR="00D973D9" w:rsidRPr="003277C6" w14:paraId="2D542841" w14:textId="77777777" w:rsidTr="00C04689">
        <w:trPr>
          <w:trHeight w:val="396"/>
          <w:ins w:id="4883" w:author="Gaurav Shah" w:date="2019-04-07T11:44:00Z"/>
        </w:trPr>
        <w:tc>
          <w:tcPr>
            <w:cnfStyle w:val="001000000000" w:firstRow="0" w:lastRow="0" w:firstColumn="1" w:lastColumn="0" w:oddVBand="0" w:evenVBand="0" w:oddHBand="0" w:evenHBand="0" w:firstRowFirstColumn="0" w:firstRowLastColumn="0" w:lastRowFirstColumn="0" w:lastRowLastColumn="0"/>
            <w:tcW w:w="988" w:type="pct"/>
          </w:tcPr>
          <w:p w14:paraId="3ACB94A2" w14:textId="7177EF42" w:rsidR="00D973D9" w:rsidRPr="00514E26" w:rsidRDefault="00D973D9" w:rsidP="00D973D9">
            <w:pPr>
              <w:pStyle w:val="BodyText"/>
              <w:rPr>
                <w:ins w:id="4884" w:author="Gaurav Shah" w:date="2019-04-07T11:44:00Z"/>
                <w:sz w:val="18"/>
              </w:rPr>
            </w:pPr>
            <w:ins w:id="4885" w:author="Gaurav Shah" w:date="2019-04-07T12:14:00Z">
              <w:r w:rsidRPr="00514E26">
                <w:rPr>
                  <w:sz w:val="18"/>
                </w:rPr>
                <w:t>Currency</w:t>
              </w:r>
            </w:ins>
          </w:p>
        </w:tc>
        <w:tc>
          <w:tcPr>
            <w:tcW w:w="930" w:type="pct"/>
          </w:tcPr>
          <w:p w14:paraId="2F11E7D7" w14:textId="2122BC93" w:rsidR="00D973D9" w:rsidRPr="00514E26" w:rsidRDefault="00D973D9" w:rsidP="00D973D9">
            <w:pPr>
              <w:pStyle w:val="BodyText"/>
              <w:cnfStyle w:val="000000000000" w:firstRow="0" w:lastRow="0" w:firstColumn="0" w:lastColumn="0" w:oddVBand="0" w:evenVBand="0" w:oddHBand="0" w:evenHBand="0" w:firstRowFirstColumn="0" w:firstRowLastColumn="0" w:lastRowFirstColumn="0" w:lastRowLastColumn="0"/>
              <w:rPr>
                <w:ins w:id="4886" w:author="Gaurav Shah" w:date="2019-04-07T11:44:00Z"/>
                <w:sz w:val="18"/>
              </w:rPr>
            </w:pPr>
            <w:ins w:id="4887" w:author="Gaurav Shah" w:date="2019-04-07T12:14:00Z">
              <w:r w:rsidRPr="00514E26">
                <w:rPr>
                  <w:sz w:val="18"/>
                </w:rPr>
                <w:t>String</w:t>
              </w:r>
            </w:ins>
          </w:p>
        </w:tc>
        <w:tc>
          <w:tcPr>
            <w:tcW w:w="3082" w:type="pct"/>
          </w:tcPr>
          <w:p w14:paraId="5CF7E68A" w14:textId="77777777" w:rsidR="00D973D9" w:rsidRPr="0084363E" w:rsidRDefault="00D973D9" w:rsidP="00D973D9">
            <w:pPr>
              <w:pStyle w:val="BodyText"/>
              <w:spacing w:after="0"/>
              <w:cnfStyle w:val="000000000000" w:firstRow="0" w:lastRow="0" w:firstColumn="0" w:lastColumn="0" w:oddVBand="0" w:evenVBand="0" w:oddHBand="0" w:evenHBand="0" w:firstRowFirstColumn="0" w:firstRowLastColumn="0" w:lastRowFirstColumn="0" w:lastRowLastColumn="0"/>
              <w:rPr>
                <w:ins w:id="4888" w:author="Gaurav Shah" w:date="2019-04-07T11:44:00Z"/>
                <w:sz w:val="18"/>
              </w:rPr>
            </w:pPr>
          </w:p>
        </w:tc>
      </w:tr>
      <w:tr w:rsidR="00D973D9" w:rsidRPr="003277C6" w14:paraId="709C76F9" w14:textId="77777777" w:rsidTr="00C04689">
        <w:trPr>
          <w:cnfStyle w:val="000000100000" w:firstRow="0" w:lastRow="0" w:firstColumn="0" w:lastColumn="0" w:oddVBand="0" w:evenVBand="0" w:oddHBand="1" w:evenHBand="0" w:firstRowFirstColumn="0" w:firstRowLastColumn="0" w:lastRowFirstColumn="0" w:lastRowLastColumn="0"/>
          <w:trHeight w:val="396"/>
          <w:ins w:id="4889" w:author="Gaurav Shah" w:date="2019-04-07T10:43:00Z"/>
        </w:trPr>
        <w:tc>
          <w:tcPr>
            <w:cnfStyle w:val="001000000000" w:firstRow="0" w:lastRow="0" w:firstColumn="1" w:lastColumn="0" w:oddVBand="0" w:evenVBand="0" w:oddHBand="0" w:evenHBand="0" w:firstRowFirstColumn="0" w:firstRowLastColumn="0" w:lastRowFirstColumn="0" w:lastRowLastColumn="0"/>
            <w:tcW w:w="988" w:type="pct"/>
          </w:tcPr>
          <w:p w14:paraId="65D62CC2" w14:textId="0413C567" w:rsidR="00D973D9" w:rsidRPr="00D973D9" w:rsidRDefault="00D973D9" w:rsidP="00D973D9">
            <w:pPr>
              <w:pStyle w:val="BodyText"/>
              <w:rPr>
                <w:ins w:id="4890" w:author="Gaurav Shah" w:date="2019-04-07T10:43:00Z"/>
                <w:color w:val="E36C0A" w:themeColor="accent6" w:themeShade="BF"/>
                <w:sz w:val="18"/>
                <w:rPrChange w:id="4891" w:author="Gaurav Shah" w:date="2019-04-07T12:15:00Z">
                  <w:rPr>
                    <w:ins w:id="4892" w:author="Gaurav Shah" w:date="2019-04-07T10:43:00Z"/>
                    <w:sz w:val="18"/>
                  </w:rPr>
                </w:rPrChange>
              </w:rPr>
            </w:pPr>
            <w:ins w:id="4893" w:author="Gaurav Shah" w:date="2019-04-07T12:14:00Z">
              <w:r w:rsidRPr="00D973D9">
                <w:rPr>
                  <w:color w:val="E36C0A" w:themeColor="accent6" w:themeShade="BF"/>
                  <w:sz w:val="18"/>
                  <w:rPrChange w:id="4894" w:author="Gaurav Shah" w:date="2019-04-07T12:15:00Z">
                    <w:rPr>
                      <w:sz w:val="18"/>
                    </w:rPr>
                  </w:rPrChange>
                </w:rPr>
                <w:t xml:space="preserve">Shipment </w:t>
              </w:r>
              <w:proofErr w:type="gramStart"/>
              <w:r w:rsidRPr="00D973D9">
                <w:rPr>
                  <w:color w:val="E36C0A" w:themeColor="accent6" w:themeShade="BF"/>
                  <w:sz w:val="18"/>
                  <w:rPrChange w:id="4895" w:author="Gaurav Shah" w:date="2019-04-07T12:15:00Z">
                    <w:rPr>
                      <w:sz w:val="18"/>
                    </w:rPr>
                  </w:rPrChange>
                </w:rPr>
                <w:t>Fro</w:t>
              </w:r>
            </w:ins>
            <w:ins w:id="4896" w:author="Gaurav Shah" w:date="2019-04-07T12:15:00Z">
              <w:r w:rsidRPr="00D973D9">
                <w:rPr>
                  <w:color w:val="E36C0A" w:themeColor="accent6" w:themeShade="BF"/>
                  <w:sz w:val="18"/>
                  <w:rPrChange w:id="4897" w:author="Gaurav Shah" w:date="2019-04-07T12:15:00Z">
                    <w:rPr>
                      <w:sz w:val="18"/>
                    </w:rPr>
                  </w:rPrChange>
                </w:rPr>
                <w:t>m</w:t>
              </w:r>
              <w:proofErr w:type="gramEnd"/>
              <w:r w:rsidRPr="00D973D9">
                <w:rPr>
                  <w:color w:val="E36C0A" w:themeColor="accent6" w:themeShade="BF"/>
                  <w:sz w:val="18"/>
                  <w:rPrChange w:id="4898" w:author="Gaurav Shah" w:date="2019-04-07T12:15:00Z">
                    <w:rPr>
                      <w:sz w:val="18"/>
                    </w:rPr>
                  </w:rPrChange>
                </w:rPr>
                <w:t xml:space="preserve"> Date</w:t>
              </w:r>
            </w:ins>
          </w:p>
        </w:tc>
        <w:tc>
          <w:tcPr>
            <w:tcW w:w="930" w:type="pct"/>
          </w:tcPr>
          <w:p w14:paraId="647FEF82" w14:textId="5D1CA42A" w:rsidR="00D973D9" w:rsidRPr="0084363E" w:rsidRDefault="00D973D9" w:rsidP="00D973D9">
            <w:pPr>
              <w:pStyle w:val="BodyText"/>
              <w:cnfStyle w:val="000000100000" w:firstRow="0" w:lastRow="0" w:firstColumn="0" w:lastColumn="0" w:oddVBand="0" w:evenVBand="0" w:oddHBand="1" w:evenHBand="0" w:firstRowFirstColumn="0" w:firstRowLastColumn="0" w:lastRowFirstColumn="0" w:lastRowLastColumn="0"/>
              <w:rPr>
                <w:ins w:id="4899" w:author="Gaurav Shah" w:date="2019-04-07T10:43:00Z"/>
                <w:sz w:val="18"/>
              </w:rPr>
            </w:pPr>
            <w:ins w:id="4900" w:author="Gaurav Shah" w:date="2019-04-07T12:15:00Z">
              <w:r>
                <w:rPr>
                  <w:sz w:val="18"/>
                </w:rPr>
                <w:t>Date</w:t>
              </w:r>
            </w:ins>
          </w:p>
        </w:tc>
        <w:tc>
          <w:tcPr>
            <w:tcW w:w="3082" w:type="pct"/>
          </w:tcPr>
          <w:p w14:paraId="1B1430AF" w14:textId="77777777" w:rsidR="00D973D9" w:rsidRPr="0084363E" w:rsidRDefault="00D973D9" w:rsidP="00D973D9">
            <w:pPr>
              <w:pStyle w:val="BodyText"/>
              <w:spacing w:after="0"/>
              <w:cnfStyle w:val="000000100000" w:firstRow="0" w:lastRow="0" w:firstColumn="0" w:lastColumn="0" w:oddVBand="0" w:evenVBand="0" w:oddHBand="1" w:evenHBand="0" w:firstRowFirstColumn="0" w:firstRowLastColumn="0" w:lastRowFirstColumn="0" w:lastRowLastColumn="0"/>
              <w:rPr>
                <w:ins w:id="4901" w:author="Gaurav Shah" w:date="2019-04-07T10:43:00Z"/>
                <w:sz w:val="18"/>
              </w:rPr>
            </w:pPr>
          </w:p>
        </w:tc>
      </w:tr>
      <w:tr w:rsidR="00D973D9" w:rsidRPr="003277C6" w14:paraId="4EEF96FC" w14:textId="77777777" w:rsidTr="00C04689">
        <w:trPr>
          <w:trHeight w:val="396"/>
          <w:ins w:id="4902" w:author="Gaurav Shah" w:date="2019-04-07T10:43:00Z"/>
        </w:trPr>
        <w:tc>
          <w:tcPr>
            <w:cnfStyle w:val="001000000000" w:firstRow="0" w:lastRow="0" w:firstColumn="1" w:lastColumn="0" w:oddVBand="0" w:evenVBand="0" w:oddHBand="0" w:evenHBand="0" w:firstRowFirstColumn="0" w:firstRowLastColumn="0" w:lastRowFirstColumn="0" w:lastRowLastColumn="0"/>
            <w:tcW w:w="988" w:type="pct"/>
          </w:tcPr>
          <w:p w14:paraId="3D8D20A6" w14:textId="5ACDA7F8" w:rsidR="00D973D9" w:rsidRPr="00D973D9" w:rsidRDefault="00D973D9" w:rsidP="00D973D9">
            <w:pPr>
              <w:pStyle w:val="BodyText"/>
              <w:rPr>
                <w:ins w:id="4903" w:author="Gaurav Shah" w:date="2019-04-07T10:43:00Z"/>
                <w:color w:val="E36C0A" w:themeColor="accent6" w:themeShade="BF"/>
                <w:sz w:val="18"/>
                <w:rPrChange w:id="4904" w:author="Gaurav Shah" w:date="2019-04-07T12:15:00Z">
                  <w:rPr>
                    <w:ins w:id="4905" w:author="Gaurav Shah" w:date="2019-04-07T10:43:00Z"/>
                    <w:sz w:val="18"/>
                  </w:rPr>
                </w:rPrChange>
              </w:rPr>
            </w:pPr>
            <w:ins w:id="4906" w:author="Gaurav Shah" w:date="2019-04-07T12:15:00Z">
              <w:r w:rsidRPr="00D973D9">
                <w:rPr>
                  <w:color w:val="E36C0A" w:themeColor="accent6" w:themeShade="BF"/>
                  <w:sz w:val="18"/>
                  <w:rPrChange w:id="4907" w:author="Gaurav Shah" w:date="2019-04-07T12:15:00Z">
                    <w:rPr>
                      <w:sz w:val="18"/>
                    </w:rPr>
                  </w:rPrChange>
                </w:rPr>
                <w:t xml:space="preserve">Shipment </w:t>
              </w:r>
              <w:proofErr w:type="gramStart"/>
              <w:r w:rsidRPr="00D973D9">
                <w:rPr>
                  <w:color w:val="E36C0A" w:themeColor="accent6" w:themeShade="BF"/>
                  <w:sz w:val="18"/>
                  <w:rPrChange w:id="4908" w:author="Gaurav Shah" w:date="2019-04-07T12:15:00Z">
                    <w:rPr>
                      <w:sz w:val="18"/>
                    </w:rPr>
                  </w:rPrChange>
                </w:rPr>
                <w:t>To</w:t>
              </w:r>
              <w:proofErr w:type="gramEnd"/>
              <w:r w:rsidRPr="00D973D9">
                <w:rPr>
                  <w:color w:val="E36C0A" w:themeColor="accent6" w:themeShade="BF"/>
                  <w:sz w:val="18"/>
                  <w:rPrChange w:id="4909" w:author="Gaurav Shah" w:date="2019-04-07T12:15:00Z">
                    <w:rPr>
                      <w:sz w:val="18"/>
                    </w:rPr>
                  </w:rPrChange>
                </w:rPr>
                <w:t xml:space="preserve"> Date</w:t>
              </w:r>
            </w:ins>
          </w:p>
        </w:tc>
        <w:tc>
          <w:tcPr>
            <w:tcW w:w="930" w:type="pct"/>
          </w:tcPr>
          <w:p w14:paraId="6A2A5340" w14:textId="2D48B8AF" w:rsidR="00D973D9" w:rsidRPr="0084363E" w:rsidRDefault="00D973D9" w:rsidP="00D973D9">
            <w:pPr>
              <w:pStyle w:val="BodyText"/>
              <w:cnfStyle w:val="000000000000" w:firstRow="0" w:lastRow="0" w:firstColumn="0" w:lastColumn="0" w:oddVBand="0" w:evenVBand="0" w:oddHBand="0" w:evenHBand="0" w:firstRowFirstColumn="0" w:firstRowLastColumn="0" w:lastRowFirstColumn="0" w:lastRowLastColumn="0"/>
              <w:rPr>
                <w:ins w:id="4910" w:author="Gaurav Shah" w:date="2019-04-07T10:43:00Z"/>
                <w:sz w:val="18"/>
              </w:rPr>
            </w:pPr>
            <w:ins w:id="4911" w:author="Gaurav Shah" w:date="2019-04-07T12:15:00Z">
              <w:r>
                <w:rPr>
                  <w:sz w:val="18"/>
                </w:rPr>
                <w:t>Date</w:t>
              </w:r>
            </w:ins>
          </w:p>
        </w:tc>
        <w:tc>
          <w:tcPr>
            <w:tcW w:w="3082" w:type="pct"/>
          </w:tcPr>
          <w:p w14:paraId="74C89B02" w14:textId="77777777" w:rsidR="00D973D9" w:rsidRPr="0084363E" w:rsidRDefault="00D973D9" w:rsidP="00D973D9">
            <w:pPr>
              <w:pStyle w:val="BodyText"/>
              <w:spacing w:after="0"/>
              <w:cnfStyle w:val="000000000000" w:firstRow="0" w:lastRow="0" w:firstColumn="0" w:lastColumn="0" w:oddVBand="0" w:evenVBand="0" w:oddHBand="0" w:evenHBand="0" w:firstRowFirstColumn="0" w:firstRowLastColumn="0" w:lastRowFirstColumn="0" w:lastRowLastColumn="0"/>
              <w:rPr>
                <w:ins w:id="4912" w:author="Gaurav Shah" w:date="2019-04-07T10:43:00Z"/>
                <w:sz w:val="18"/>
              </w:rPr>
            </w:pPr>
          </w:p>
        </w:tc>
      </w:tr>
      <w:tr w:rsidR="00D973D9" w:rsidRPr="003277C6" w14:paraId="0C4427DB" w14:textId="77777777" w:rsidTr="00C04689">
        <w:trPr>
          <w:cnfStyle w:val="000000100000" w:firstRow="0" w:lastRow="0" w:firstColumn="0" w:lastColumn="0" w:oddVBand="0" w:evenVBand="0" w:oddHBand="1" w:evenHBand="0" w:firstRowFirstColumn="0" w:firstRowLastColumn="0" w:lastRowFirstColumn="0" w:lastRowLastColumn="0"/>
          <w:trHeight w:val="396"/>
          <w:ins w:id="4913" w:author="Gaurav Shah" w:date="2019-04-07T10:43:00Z"/>
        </w:trPr>
        <w:tc>
          <w:tcPr>
            <w:cnfStyle w:val="001000000000" w:firstRow="0" w:lastRow="0" w:firstColumn="1" w:lastColumn="0" w:oddVBand="0" w:evenVBand="0" w:oddHBand="0" w:evenHBand="0" w:firstRowFirstColumn="0" w:firstRowLastColumn="0" w:lastRowFirstColumn="0" w:lastRowLastColumn="0"/>
            <w:tcW w:w="988" w:type="pct"/>
          </w:tcPr>
          <w:p w14:paraId="588013BE" w14:textId="5268ECC2" w:rsidR="00D973D9" w:rsidRPr="00D973D9" w:rsidRDefault="00D973D9" w:rsidP="00D973D9">
            <w:pPr>
              <w:pStyle w:val="BodyText"/>
              <w:rPr>
                <w:ins w:id="4914" w:author="Gaurav Shah" w:date="2019-04-07T10:43:00Z"/>
                <w:color w:val="E36C0A" w:themeColor="accent6" w:themeShade="BF"/>
                <w:sz w:val="18"/>
                <w:rPrChange w:id="4915" w:author="Gaurav Shah" w:date="2019-04-07T12:15:00Z">
                  <w:rPr>
                    <w:ins w:id="4916" w:author="Gaurav Shah" w:date="2019-04-07T10:43:00Z"/>
                    <w:color w:val="FF0000"/>
                    <w:sz w:val="18"/>
                  </w:rPr>
                </w:rPrChange>
              </w:rPr>
            </w:pPr>
            <w:ins w:id="4917" w:author="Gaurav Shah" w:date="2019-04-07T12:15:00Z">
              <w:r w:rsidRPr="00D973D9">
                <w:rPr>
                  <w:color w:val="E36C0A" w:themeColor="accent6" w:themeShade="BF"/>
                  <w:sz w:val="18"/>
                  <w:rPrChange w:id="4918" w:author="Gaurav Shah" w:date="2019-04-07T12:15:00Z">
                    <w:rPr>
                      <w:color w:val="FF0000"/>
                      <w:sz w:val="18"/>
                    </w:rPr>
                  </w:rPrChange>
                </w:rPr>
                <w:t>Decision Ref. No.</w:t>
              </w:r>
            </w:ins>
          </w:p>
        </w:tc>
        <w:tc>
          <w:tcPr>
            <w:tcW w:w="930" w:type="pct"/>
          </w:tcPr>
          <w:p w14:paraId="448243D4" w14:textId="03A59B57" w:rsidR="00D973D9" w:rsidRPr="00D973D9" w:rsidRDefault="00D973D9" w:rsidP="00D973D9">
            <w:pPr>
              <w:pStyle w:val="BodyText"/>
              <w:cnfStyle w:val="000000100000" w:firstRow="0" w:lastRow="0" w:firstColumn="0" w:lastColumn="0" w:oddVBand="0" w:evenVBand="0" w:oddHBand="1" w:evenHBand="0" w:firstRowFirstColumn="0" w:firstRowLastColumn="0" w:lastRowFirstColumn="0" w:lastRowLastColumn="0"/>
              <w:rPr>
                <w:ins w:id="4919" w:author="Gaurav Shah" w:date="2019-04-07T10:43:00Z"/>
                <w:sz w:val="18"/>
                <w:rPrChange w:id="4920" w:author="Gaurav Shah" w:date="2019-04-07T12:16:00Z">
                  <w:rPr>
                    <w:ins w:id="4921" w:author="Gaurav Shah" w:date="2019-04-07T10:43:00Z"/>
                    <w:color w:val="FF0000"/>
                    <w:sz w:val="18"/>
                  </w:rPr>
                </w:rPrChange>
              </w:rPr>
            </w:pPr>
            <w:ins w:id="4922" w:author="Gaurav Shah" w:date="2019-04-07T12:15:00Z">
              <w:r w:rsidRPr="00D973D9">
                <w:rPr>
                  <w:sz w:val="18"/>
                  <w:rPrChange w:id="4923" w:author="Gaurav Shah" w:date="2019-04-07T12:16:00Z">
                    <w:rPr>
                      <w:color w:val="FF0000"/>
                      <w:sz w:val="18"/>
                    </w:rPr>
                  </w:rPrChange>
                </w:rPr>
                <w:t>String</w:t>
              </w:r>
            </w:ins>
          </w:p>
        </w:tc>
        <w:tc>
          <w:tcPr>
            <w:tcW w:w="3082" w:type="pct"/>
          </w:tcPr>
          <w:p w14:paraId="5470F3C1" w14:textId="26596168" w:rsidR="00D973D9" w:rsidRPr="0084363E" w:rsidRDefault="00D973D9" w:rsidP="00D973D9">
            <w:pPr>
              <w:pStyle w:val="BodyText"/>
              <w:spacing w:after="0"/>
              <w:cnfStyle w:val="000000100000" w:firstRow="0" w:lastRow="0" w:firstColumn="0" w:lastColumn="0" w:oddVBand="0" w:evenVBand="0" w:oddHBand="1" w:evenHBand="0" w:firstRowFirstColumn="0" w:firstRowLastColumn="0" w:lastRowFirstColumn="0" w:lastRowLastColumn="0"/>
              <w:rPr>
                <w:ins w:id="4924" w:author="Gaurav Shah" w:date="2019-04-07T10:43:00Z"/>
                <w:color w:val="FF0000"/>
                <w:sz w:val="18"/>
              </w:rPr>
            </w:pPr>
          </w:p>
        </w:tc>
      </w:tr>
      <w:tr w:rsidR="00D973D9" w:rsidRPr="003277C6" w14:paraId="7A6FC3AE" w14:textId="77777777" w:rsidTr="00C04689">
        <w:trPr>
          <w:trHeight w:val="396"/>
          <w:ins w:id="4925" w:author="Gaurav Shah" w:date="2019-04-07T12:15:00Z"/>
        </w:trPr>
        <w:tc>
          <w:tcPr>
            <w:cnfStyle w:val="001000000000" w:firstRow="0" w:lastRow="0" w:firstColumn="1" w:lastColumn="0" w:oddVBand="0" w:evenVBand="0" w:oddHBand="0" w:evenHBand="0" w:firstRowFirstColumn="0" w:firstRowLastColumn="0" w:lastRowFirstColumn="0" w:lastRowLastColumn="0"/>
            <w:tcW w:w="988" w:type="pct"/>
          </w:tcPr>
          <w:p w14:paraId="4B758608" w14:textId="21D7C787" w:rsidR="00D973D9" w:rsidRPr="00D973D9" w:rsidRDefault="00D973D9" w:rsidP="00D973D9">
            <w:pPr>
              <w:pStyle w:val="BodyText"/>
              <w:rPr>
                <w:ins w:id="4926" w:author="Gaurav Shah" w:date="2019-04-07T12:15:00Z"/>
                <w:color w:val="E36C0A" w:themeColor="accent6" w:themeShade="BF"/>
                <w:sz w:val="18"/>
                <w:rPrChange w:id="4927" w:author="Gaurav Shah" w:date="2019-04-07T12:15:00Z">
                  <w:rPr>
                    <w:ins w:id="4928" w:author="Gaurav Shah" w:date="2019-04-07T12:15:00Z"/>
                    <w:color w:val="FF0000"/>
                    <w:sz w:val="18"/>
                  </w:rPr>
                </w:rPrChange>
              </w:rPr>
            </w:pPr>
            <w:ins w:id="4929" w:author="Gaurav Shah" w:date="2019-04-07T12:15:00Z">
              <w:r w:rsidRPr="00D973D9">
                <w:rPr>
                  <w:color w:val="E36C0A" w:themeColor="accent6" w:themeShade="BF"/>
                  <w:sz w:val="18"/>
                  <w:rPrChange w:id="4930" w:author="Gaurav Shah" w:date="2019-04-07T12:15:00Z">
                    <w:rPr>
                      <w:color w:val="FF0000"/>
                      <w:sz w:val="18"/>
                    </w:rPr>
                  </w:rPrChange>
                </w:rPr>
                <w:t>Limit Ref. No.</w:t>
              </w:r>
            </w:ins>
          </w:p>
        </w:tc>
        <w:tc>
          <w:tcPr>
            <w:tcW w:w="930" w:type="pct"/>
          </w:tcPr>
          <w:p w14:paraId="76A3BF03" w14:textId="5FF29329" w:rsidR="00D973D9" w:rsidRPr="00D973D9" w:rsidRDefault="00D973D9" w:rsidP="00D973D9">
            <w:pPr>
              <w:pStyle w:val="BodyText"/>
              <w:cnfStyle w:val="000000000000" w:firstRow="0" w:lastRow="0" w:firstColumn="0" w:lastColumn="0" w:oddVBand="0" w:evenVBand="0" w:oddHBand="0" w:evenHBand="0" w:firstRowFirstColumn="0" w:firstRowLastColumn="0" w:lastRowFirstColumn="0" w:lastRowLastColumn="0"/>
              <w:rPr>
                <w:ins w:id="4931" w:author="Gaurav Shah" w:date="2019-04-07T12:15:00Z"/>
                <w:sz w:val="18"/>
                <w:rPrChange w:id="4932" w:author="Gaurav Shah" w:date="2019-04-07T12:16:00Z">
                  <w:rPr>
                    <w:ins w:id="4933" w:author="Gaurav Shah" w:date="2019-04-07T12:15:00Z"/>
                    <w:color w:val="FF0000"/>
                    <w:sz w:val="18"/>
                  </w:rPr>
                </w:rPrChange>
              </w:rPr>
            </w:pPr>
            <w:ins w:id="4934" w:author="Gaurav Shah" w:date="2019-04-07T12:15:00Z">
              <w:r w:rsidRPr="00D973D9">
                <w:rPr>
                  <w:sz w:val="18"/>
                  <w:rPrChange w:id="4935" w:author="Gaurav Shah" w:date="2019-04-07T12:16:00Z">
                    <w:rPr>
                      <w:color w:val="FF0000"/>
                      <w:sz w:val="18"/>
                    </w:rPr>
                  </w:rPrChange>
                </w:rPr>
                <w:t>String</w:t>
              </w:r>
            </w:ins>
          </w:p>
        </w:tc>
        <w:tc>
          <w:tcPr>
            <w:tcW w:w="3082" w:type="pct"/>
          </w:tcPr>
          <w:p w14:paraId="02E3DBB1" w14:textId="77777777" w:rsidR="00D973D9" w:rsidRPr="0084363E" w:rsidRDefault="00D973D9" w:rsidP="00D973D9">
            <w:pPr>
              <w:pStyle w:val="BodyText"/>
              <w:spacing w:after="0"/>
              <w:cnfStyle w:val="000000000000" w:firstRow="0" w:lastRow="0" w:firstColumn="0" w:lastColumn="0" w:oddVBand="0" w:evenVBand="0" w:oddHBand="0" w:evenHBand="0" w:firstRowFirstColumn="0" w:firstRowLastColumn="0" w:lastRowFirstColumn="0" w:lastRowLastColumn="0"/>
              <w:rPr>
                <w:ins w:id="4936" w:author="Gaurav Shah" w:date="2019-04-07T12:15:00Z"/>
                <w:color w:val="FF0000"/>
                <w:sz w:val="18"/>
              </w:rPr>
            </w:pPr>
          </w:p>
        </w:tc>
      </w:tr>
    </w:tbl>
    <w:p w14:paraId="2DB9AFE3" w14:textId="77777777" w:rsidR="009769FC" w:rsidRPr="0084363E" w:rsidRDefault="009769FC" w:rsidP="009769FC">
      <w:pPr>
        <w:pStyle w:val="BodyText"/>
        <w:rPr>
          <w:ins w:id="4937" w:author="Gaurav Shah" w:date="2019-04-07T10:43:00Z"/>
          <w:noProof/>
          <w:sz w:val="18"/>
        </w:rPr>
      </w:pPr>
    </w:p>
    <w:p w14:paraId="479D5B33" w14:textId="77777777" w:rsidR="009769FC" w:rsidRPr="0084363E" w:rsidRDefault="009769FC" w:rsidP="009769FC">
      <w:pPr>
        <w:pStyle w:val="Heading5"/>
        <w:rPr>
          <w:ins w:id="4938" w:author="Gaurav Shah" w:date="2019-04-07T10:43:00Z"/>
          <w:noProof/>
          <w:sz w:val="18"/>
          <w:szCs w:val="18"/>
        </w:rPr>
      </w:pPr>
      <w:ins w:id="4939" w:author="Gaurav Shah" w:date="2019-04-07T10:43:00Z">
        <w:r w:rsidRPr="0084363E">
          <w:rPr>
            <w:noProof/>
            <w:sz w:val="18"/>
            <w:szCs w:val="18"/>
          </w:rPr>
          <w:lastRenderedPageBreak/>
          <w:t>Sample Data:</w:t>
        </w:r>
      </w:ins>
    </w:p>
    <w:p w14:paraId="7AC09528" w14:textId="77777777" w:rsidR="009769FC" w:rsidRPr="0084363E" w:rsidRDefault="009769FC" w:rsidP="009769FC">
      <w:pPr>
        <w:pStyle w:val="BodyText"/>
        <w:rPr>
          <w:ins w:id="4940" w:author="Gaurav Shah" w:date="2019-04-07T10:43:00Z"/>
          <w:noProof/>
          <w:sz w:val="18"/>
        </w:rPr>
      </w:pPr>
    </w:p>
    <w:tbl>
      <w:tblPr>
        <w:tblStyle w:val="GridTable4-Accent4"/>
        <w:tblW w:w="10165" w:type="dxa"/>
        <w:tblLook w:val="04A0" w:firstRow="1" w:lastRow="0" w:firstColumn="1" w:lastColumn="0" w:noHBand="0" w:noVBand="1"/>
      </w:tblPr>
      <w:tblGrid>
        <w:gridCol w:w="2155"/>
        <w:gridCol w:w="2589"/>
        <w:gridCol w:w="1279"/>
        <w:gridCol w:w="1353"/>
        <w:gridCol w:w="1032"/>
        <w:gridCol w:w="1757"/>
      </w:tblGrid>
      <w:tr w:rsidR="009769FC" w:rsidRPr="003277C6" w14:paraId="1865983B" w14:textId="77777777" w:rsidTr="00C04689">
        <w:trPr>
          <w:cnfStyle w:val="100000000000" w:firstRow="1" w:lastRow="0" w:firstColumn="0" w:lastColumn="0" w:oddVBand="0" w:evenVBand="0" w:oddHBand="0" w:evenHBand="0" w:firstRowFirstColumn="0" w:firstRowLastColumn="0" w:lastRowFirstColumn="0" w:lastRowLastColumn="0"/>
          <w:trHeight w:val="300"/>
          <w:ins w:id="4941" w:author="Gaurav Shah" w:date="2019-04-07T10:43:00Z"/>
        </w:trPr>
        <w:tc>
          <w:tcPr>
            <w:cnfStyle w:val="001000000000" w:firstRow="0" w:lastRow="0" w:firstColumn="1" w:lastColumn="0" w:oddVBand="0" w:evenVBand="0" w:oddHBand="0" w:evenHBand="0" w:firstRowFirstColumn="0" w:firstRowLastColumn="0" w:lastRowFirstColumn="0" w:lastRowLastColumn="0"/>
            <w:tcW w:w="2155" w:type="dxa"/>
            <w:noWrap/>
            <w:hideMark/>
          </w:tcPr>
          <w:p w14:paraId="4927135F" w14:textId="77777777" w:rsidR="009769FC" w:rsidRPr="0084363E" w:rsidRDefault="009769FC" w:rsidP="00C04689">
            <w:pPr>
              <w:pStyle w:val="BodyText"/>
              <w:rPr>
                <w:ins w:id="4942" w:author="Gaurav Shah" w:date="2019-04-07T10:43:00Z"/>
                <w:noProof/>
                <w:sz w:val="18"/>
              </w:rPr>
            </w:pPr>
            <w:ins w:id="4943" w:author="Gaurav Shah" w:date="2019-04-07T10:43:00Z">
              <w:r w:rsidRPr="0084363E">
                <w:rPr>
                  <w:noProof/>
                  <w:sz w:val="18"/>
                </w:rPr>
                <w:t>Counteryparty Name</w:t>
              </w:r>
            </w:ins>
          </w:p>
        </w:tc>
        <w:tc>
          <w:tcPr>
            <w:tcW w:w="2589" w:type="dxa"/>
            <w:noWrap/>
            <w:hideMark/>
          </w:tcPr>
          <w:p w14:paraId="7B1EF674" w14:textId="77777777" w:rsidR="009769FC" w:rsidRPr="0084363E" w:rsidRDefault="009769FC" w:rsidP="00C04689">
            <w:pPr>
              <w:pStyle w:val="BodyText"/>
              <w:cnfStyle w:val="100000000000" w:firstRow="1" w:lastRow="0" w:firstColumn="0" w:lastColumn="0" w:oddVBand="0" w:evenVBand="0" w:oddHBand="0" w:evenHBand="0" w:firstRowFirstColumn="0" w:firstRowLastColumn="0" w:lastRowFirstColumn="0" w:lastRowLastColumn="0"/>
              <w:rPr>
                <w:ins w:id="4944" w:author="Gaurav Shah" w:date="2019-04-07T10:43:00Z"/>
                <w:noProof/>
                <w:sz w:val="18"/>
              </w:rPr>
            </w:pPr>
            <w:ins w:id="4945" w:author="Gaurav Shah" w:date="2019-04-07T10:43:00Z">
              <w:r w:rsidRPr="0084363E">
                <w:rPr>
                  <w:noProof/>
                  <w:sz w:val="18"/>
                </w:rPr>
                <w:t>Exposure Type</w:t>
              </w:r>
            </w:ins>
          </w:p>
        </w:tc>
        <w:tc>
          <w:tcPr>
            <w:tcW w:w="1279" w:type="dxa"/>
            <w:noWrap/>
            <w:hideMark/>
          </w:tcPr>
          <w:p w14:paraId="6DE1C343" w14:textId="77777777" w:rsidR="009769FC" w:rsidRPr="0084363E" w:rsidRDefault="009769FC" w:rsidP="00C04689">
            <w:pPr>
              <w:pStyle w:val="BodyText"/>
              <w:cnfStyle w:val="100000000000" w:firstRow="1" w:lastRow="0" w:firstColumn="0" w:lastColumn="0" w:oddVBand="0" w:evenVBand="0" w:oddHBand="0" w:evenHBand="0" w:firstRowFirstColumn="0" w:firstRowLastColumn="0" w:lastRowFirstColumn="0" w:lastRowLastColumn="0"/>
              <w:rPr>
                <w:ins w:id="4946" w:author="Gaurav Shah" w:date="2019-04-07T10:43:00Z"/>
                <w:noProof/>
                <w:sz w:val="18"/>
              </w:rPr>
            </w:pPr>
            <w:ins w:id="4947" w:author="Gaurav Shah" w:date="2019-04-07T10:43:00Z">
              <w:r w:rsidRPr="0084363E">
                <w:rPr>
                  <w:noProof/>
                  <w:sz w:val="18"/>
                </w:rPr>
                <w:t>Ref. No.</w:t>
              </w:r>
            </w:ins>
          </w:p>
        </w:tc>
        <w:tc>
          <w:tcPr>
            <w:tcW w:w="1353" w:type="dxa"/>
            <w:noWrap/>
            <w:hideMark/>
          </w:tcPr>
          <w:p w14:paraId="090CDCC0" w14:textId="77777777" w:rsidR="009769FC" w:rsidRPr="0084363E" w:rsidRDefault="009769FC" w:rsidP="00C04689">
            <w:pPr>
              <w:pStyle w:val="BodyText"/>
              <w:cnfStyle w:val="100000000000" w:firstRow="1" w:lastRow="0" w:firstColumn="0" w:lastColumn="0" w:oddVBand="0" w:evenVBand="0" w:oddHBand="0" w:evenHBand="0" w:firstRowFirstColumn="0" w:firstRowLastColumn="0" w:lastRowFirstColumn="0" w:lastRowLastColumn="0"/>
              <w:rPr>
                <w:ins w:id="4948" w:author="Gaurav Shah" w:date="2019-04-07T10:43:00Z"/>
                <w:noProof/>
                <w:sz w:val="18"/>
              </w:rPr>
            </w:pPr>
            <w:ins w:id="4949" w:author="Gaurav Shah" w:date="2019-04-07T10:43:00Z">
              <w:r w:rsidRPr="0084363E">
                <w:rPr>
                  <w:noProof/>
                  <w:sz w:val="18"/>
                </w:rPr>
                <w:t>Amount</w:t>
              </w:r>
            </w:ins>
          </w:p>
        </w:tc>
        <w:tc>
          <w:tcPr>
            <w:tcW w:w="1032" w:type="dxa"/>
            <w:noWrap/>
            <w:hideMark/>
          </w:tcPr>
          <w:p w14:paraId="4D7D6B85" w14:textId="77777777" w:rsidR="009769FC" w:rsidRPr="0084363E" w:rsidRDefault="009769FC" w:rsidP="00C04689">
            <w:pPr>
              <w:pStyle w:val="BodyText"/>
              <w:cnfStyle w:val="100000000000" w:firstRow="1" w:lastRow="0" w:firstColumn="0" w:lastColumn="0" w:oddVBand="0" w:evenVBand="0" w:oddHBand="0" w:evenHBand="0" w:firstRowFirstColumn="0" w:firstRowLastColumn="0" w:lastRowFirstColumn="0" w:lastRowLastColumn="0"/>
              <w:rPr>
                <w:ins w:id="4950" w:author="Gaurav Shah" w:date="2019-04-07T10:43:00Z"/>
                <w:noProof/>
                <w:sz w:val="18"/>
              </w:rPr>
            </w:pPr>
            <w:ins w:id="4951" w:author="Gaurav Shah" w:date="2019-04-07T10:43:00Z">
              <w:r w:rsidRPr="0084363E">
                <w:rPr>
                  <w:noProof/>
                  <w:sz w:val="18"/>
                </w:rPr>
                <w:t>Currency</w:t>
              </w:r>
            </w:ins>
          </w:p>
        </w:tc>
        <w:tc>
          <w:tcPr>
            <w:tcW w:w="1757" w:type="dxa"/>
            <w:noWrap/>
            <w:hideMark/>
          </w:tcPr>
          <w:p w14:paraId="5F92A8E1" w14:textId="77777777" w:rsidR="009769FC" w:rsidRPr="0084363E" w:rsidRDefault="009769FC" w:rsidP="00C04689">
            <w:pPr>
              <w:pStyle w:val="BodyText"/>
              <w:cnfStyle w:val="100000000000" w:firstRow="1" w:lastRow="0" w:firstColumn="0" w:lastColumn="0" w:oddVBand="0" w:evenVBand="0" w:oddHBand="0" w:evenHBand="0" w:firstRowFirstColumn="0" w:firstRowLastColumn="0" w:lastRowFirstColumn="0" w:lastRowLastColumn="0"/>
              <w:rPr>
                <w:ins w:id="4952" w:author="Gaurav Shah" w:date="2019-04-07T10:43:00Z"/>
                <w:noProof/>
                <w:sz w:val="18"/>
              </w:rPr>
            </w:pPr>
            <w:ins w:id="4953" w:author="Gaurav Shah" w:date="2019-04-07T10:43:00Z">
              <w:r w:rsidRPr="0084363E">
                <w:rPr>
                  <w:noProof/>
                  <w:sz w:val="18"/>
                </w:rPr>
                <w:t>Shipment Date</w:t>
              </w:r>
            </w:ins>
          </w:p>
        </w:tc>
      </w:tr>
      <w:tr w:rsidR="009769FC" w:rsidRPr="003277C6" w14:paraId="59D6B3D2" w14:textId="77777777" w:rsidTr="00C04689">
        <w:trPr>
          <w:cnfStyle w:val="000000100000" w:firstRow="0" w:lastRow="0" w:firstColumn="0" w:lastColumn="0" w:oddVBand="0" w:evenVBand="0" w:oddHBand="1" w:evenHBand="0" w:firstRowFirstColumn="0" w:firstRowLastColumn="0" w:lastRowFirstColumn="0" w:lastRowLastColumn="0"/>
          <w:trHeight w:val="300"/>
          <w:ins w:id="4954" w:author="Gaurav Shah" w:date="2019-04-07T10:43:00Z"/>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C8DD6C5" w14:textId="77777777" w:rsidR="009769FC" w:rsidRPr="0084363E" w:rsidRDefault="009769FC" w:rsidP="00C04689">
            <w:pPr>
              <w:pStyle w:val="BodyText"/>
              <w:rPr>
                <w:ins w:id="4955" w:author="Gaurav Shah" w:date="2019-04-07T10:43:00Z"/>
                <w:noProof/>
                <w:sz w:val="18"/>
              </w:rPr>
            </w:pPr>
            <w:ins w:id="4956" w:author="Gaurav Shah" w:date="2019-04-07T10:43:00Z">
              <w:r w:rsidRPr="0084363E">
                <w:rPr>
                  <w:noProof/>
                  <w:sz w:val="18"/>
                </w:rPr>
                <w:t>SEZ New Metals</w:t>
              </w:r>
            </w:ins>
          </w:p>
        </w:tc>
        <w:tc>
          <w:tcPr>
            <w:tcW w:w="2589" w:type="dxa"/>
            <w:noWrap/>
            <w:hideMark/>
          </w:tcPr>
          <w:p w14:paraId="3874F40C" w14:textId="77777777" w:rsidR="009769FC" w:rsidRPr="0084363E" w:rsidRDefault="009769FC" w:rsidP="00C04689">
            <w:pPr>
              <w:pStyle w:val="BodyText"/>
              <w:cnfStyle w:val="000000100000" w:firstRow="0" w:lastRow="0" w:firstColumn="0" w:lastColumn="0" w:oddVBand="0" w:evenVBand="0" w:oddHBand="1" w:evenHBand="0" w:firstRowFirstColumn="0" w:firstRowLastColumn="0" w:lastRowFirstColumn="0" w:lastRowLastColumn="0"/>
              <w:rPr>
                <w:ins w:id="4957" w:author="Gaurav Shah" w:date="2019-04-07T10:43:00Z"/>
                <w:noProof/>
                <w:sz w:val="18"/>
              </w:rPr>
            </w:pPr>
            <w:ins w:id="4958" w:author="Gaurav Shah" w:date="2019-04-07T10:43:00Z">
              <w:r w:rsidRPr="0084363E">
                <w:rPr>
                  <w:noProof/>
                  <w:sz w:val="18"/>
                </w:rPr>
                <w:t>Pending Invoices</w:t>
              </w:r>
            </w:ins>
          </w:p>
        </w:tc>
        <w:tc>
          <w:tcPr>
            <w:tcW w:w="1279" w:type="dxa"/>
            <w:noWrap/>
            <w:hideMark/>
          </w:tcPr>
          <w:p w14:paraId="79C337D6" w14:textId="77777777" w:rsidR="009769FC" w:rsidRPr="0084363E" w:rsidRDefault="009769FC" w:rsidP="00C04689">
            <w:pPr>
              <w:pStyle w:val="BodyText"/>
              <w:cnfStyle w:val="000000100000" w:firstRow="0" w:lastRow="0" w:firstColumn="0" w:lastColumn="0" w:oddVBand="0" w:evenVBand="0" w:oddHBand="1" w:evenHBand="0" w:firstRowFirstColumn="0" w:firstRowLastColumn="0" w:lastRowFirstColumn="0" w:lastRowLastColumn="0"/>
              <w:rPr>
                <w:ins w:id="4959" w:author="Gaurav Shah" w:date="2019-04-07T10:43:00Z"/>
                <w:noProof/>
                <w:sz w:val="18"/>
              </w:rPr>
            </w:pPr>
            <w:ins w:id="4960" w:author="Gaurav Shah" w:date="2019-04-07T10:43:00Z">
              <w:r w:rsidRPr="0084363E">
                <w:rPr>
                  <w:noProof/>
                  <w:sz w:val="18"/>
                </w:rPr>
                <w:t>INV-1</w:t>
              </w:r>
            </w:ins>
          </w:p>
        </w:tc>
        <w:tc>
          <w:tcPr>
            <w:tcW w:w="1353" w:type="dxa"/>
            <w:noWrap/>
            <w:hideMark/>
          </w:tcPr>
          <w:p w14:paraId="514217E2" w14:textId="77777777" w:rsidR="009769FC" w:rsidRPr="0084363E" w:rsidRDefault="009769FC" w:rsidP="00C04689">
            <w:pPr>
              <w:pStyle w:val="BodyText"/>
              <w:cnfStyle w:val="000000100000" w:firstRow="0" w:lastRow="0" w:firstColumn="0" w:lastColumn="0" w:oddVBand="0" w:evenVBand="0" w:oddHBand="1" w:evenHBand="0" w:firstRowFirstColumn="0" w:firstRowLastColumn="0" w:lastRowFirstColumn="0" w:lastRowLastColumn="0"/>
              <w:rPr>
                <w:ins w:id="4961" w:author="Gaurav Shah" w:date="2019-04-07T10:43:00Z"/>
                <w:noProof/>
                <w:sz w:val="18"/>
              </w:rPr>
            </w:pPr>
            <w:ins w:id="4962" w:author="Gaurav Shah" w:date="2019-04-07T10:43:00Z">
              <w:r w:rsidRPr="0084363E">
                <w:rPr>
                  <w:noProof/>
                  <w:sz w:val="18"/>
                </w:rPr>
                <w:t>150000</w:t>
              </w:r>
            </w:ins>
          </w:p>
        </w:tc>
        <w:tc>
          <w:tcPr>
            <w:tcW w:w="1032" w:type="dxa"/>
            <w:noWrap/>
            <w:hideMark/>
          </w:tcPr>
          <w:p w14:paraId="6F9B1EC7" w14:textId="77777777" w:rsidR="009769FC" w:rsidRPr="0084363E" w:rsidRDefault="009769FC" w:rsidP="00C04689">
            <w:pPr>
              <w:pStyle w:val="BodyText"/>
              <w:cnfStyle w:val="000000100000" w:firstRow="0" w:lastRow="0" w:firstColumn="0" w:lastColumn="0" w:oddVBand="0" w:evenVBand="0" w:oddHBand="1" w:evenHBand="0" w:firstRowFirstColumn="0" w:firstRowLastColumn="0" w:lastRowFirstColumn="0" w:lastRowLastColumn="0"/>
              <w:rPr>
                <w:ins w:id="4963" w:author="Gaurav Shah" w:date="2019-04-07T10:43:00Z"/>
                <w:noProof/>
                <w:sz w:val="18"/>
              </w:rPr>
            </w:pPr>
            <w:ins w:id="4964" w:author="Gaurav Shah" w:date="2019-04-07T10:43:00Z">
              <w:r w:rsidRPr="0084363E">
                <w:rPr>
                  <w:noProof/>
                  <w:sz w:val="18"/>
                </w:rPr>
                <w:t>EUR</w:t>
              </w:r>
            </w:ins>
          </w:p>
        </w:tc>
        <w:tc>
          <w:tcPr>
            <w:tcW w:w="1757" w:type="dxa"/>
            <w:noWrap/>
            <w:hideMark/>
          </w:tcPr>
          <w:p w14:paraId="2CF8A4CA" w14:textId="77777777" w:rsidR="009769FC" w:rsidRPr="0084363E" w:rsidRDefault="009769FC" w:rsidP="00C04689">
            <w:pPr>
              <w:pStyle w:val="BodyText"/>
              <w:cnfStyle w:val="000000100000" w:firstRow="0" w:lastRow="0" w:firstColumn="0" w:lastColumn="0" w:oddVBand="0" w:evenVBand="0" w:oddHBand="1" w:evenHBand="0" w:firstRowFirstColumn="0" w:firstRowLastColumn="0" w:lastRowFirstColumn="0" w:lastRowLastColumn="0"/>
              <w:rPr>
                <w:ins w:id="4965" w:author="Gaurav Shah" w:date="2019-04-07T10:43:00Z"/>
                <w:noProof/>
                <w:sz w:val="18"/>
              </w:rPr>
            </w:pPr>
            <w:ins w:id="4966" w:author="Gaurav Shah" w:date="2019-04-07T10:43:00Z">
              <w:r w:rsidRPr="0084363E">
                <w:rPr>
                  <w:noProof/>
                  <w:sz w:val="18"/>
                </w:rPr>
                <w:t> </w:t>
              </w:r>
            </w:ins>
          </w:p>
        </w:tc>
      </w:tr>
      <w:tr w:rsidR="009769FC" w:rsidRPr="003277C6" w14:paraId="0FDE9F36" w14:textId="77777777" w:rsidTr="00C04689">
        <w:trPr>
          <w:trHeight w:val="300"/>
          <w:ins w:id="4967" w:author="Gaurav Shah" w:date="2019-04-07T10:43:00Z"/>
        </w:trPr>
        <w:tc>
          <w:tcPr>
            <w:cnfStyle w:val="001000000000" w:firstRow="0" w:lastRow="0" w:firstColumn="1" w:lastColumn="0" w:oddVBand="0" w:evenVBand="0" w:oddHBand="0" w:evenHBand="0" w:firstRowFirstColumn="0" w:firstRowLastColumn="0" w:lastRowFirstColumn="0" w:lastRowLastColumn="0"/>
            <w:tcW w:w="2155" w:type="dxa"/>
            <w:noWrap/>
            <w:hideMark/>
          </w:tcPr>
          <w:p w14:paraId="1CBD6259" w14:textId="77777777" w:rsidR="009769FC" w:rsidRPr="0084363E" w:rsidRDefault="009769FC" w:rsidP="00C04689">
            <w:pPr>
              <w:pStyle w:val="BodyText"/>
              <w:rPr>
                <w:ins w:id="4968" w:author="Gaurav Shah" w:date="2019-04-07T10:43:00Z"/>
                <w:noProof/>
                <w:sz w:val="18"/>
              </w:rPr>
            </w:pPr>
            <w:ins w:id="4969" w:author="Gaurav Shah" w:date="2019-04-07T10:43:00Z">
              <w:r w:rsidRPr="0084363E">
                <w:rPr>
                  <w:noProof/>
                  <w:sz w:val="18"/>
                </w:rPr>
                <w:t>SEZ New Metals</w:t>
              </w:r>
            </w:ins>
          </w:p>
        </w:tc>
        <w:tc>
          <w:tcPr>
            <w:tcW w:w="2589" w:type="dxa"/>
            <w:noWrap/>
            <w:hideMark/>
          </w:tcPr>
          <w:p w14:paraId="2872A8C1" w14:textId="77777777" w:rsidR="009769FC" w:rsidRPr="0084363E" w:rsidRDefault="009769FC" w:rsidP="00C04689">
            <w:pPr>
              <w:pStyle w:val="BodyText"/>
              <w:cnfStyle w:val="000000000000" w:firstRow="0" w:lastRow="0" w:firstColumn="0" w:lastColumn="0" w:oddVBand="0" w:evenVBand="0" w:oddHBand="0" w:evenHBand="0" w:firstRowFirstColumn="0" w:firstRowLastColumn="0" w:lastRowFirstColumn="0" w:lastRowLastColumn="0"/>
              <w:rPr>
                <w:ins w:id="4970" w:author="Gaurav Shah" w:date="2019-04-07T10:43:00Z"/>
                <w:noProof/>
                <w:sz w:val="18"/>
              </w:rPr>
            </w:pPr>
            <w:ins w:id="4971" w:author="Gaurav Shah" w:date="2019-04-07T10:43:00Z">
              <w:r w:rsidRPr="0084363E">
                <w:rPr>
                  <w:noProof/>
                  <w:sz w:val="18"/>
                </w:rPr>
                <w:t>Pending Invoices</w:t>
              </w:r>
            </w:ins>
          </w:p>
        </w:tc>
        <w:tc>
          <w:tcPr>
            <w:tcW w:w="1279" w:type="dxa"/>
            <w:noWrap/>
            <w:hideMark/>
          </w:tcPr>
          <w:p w14:paraId="51C0C556" w14:textId="77777777" w:rsidR="009769FC" w:rsidRPr="0084363E" w:rsidRDefault="009769FC" w:rsidP="00C04689">
            <w:pPr>
              <w:pStyle w:val="BodyText"/>
              <w:cnfStyle w:val="000000000000" w:firstRow="0" w:lastRow="0" w:firstColumn="0" w:lastColumn="0" w:oddVBand="0" w:evenVBand="0" w:oddHBand="0" w:evenHBand="0" w:firstRowFirstColumn="0" w:firstRowLastColumn="0" w:lastRowFirstColumn="0" w:lastRowLastColumn="0"/>
              <w:rPr>
                <w:ins w:id="4972" w:author="Gaurav Shah" w:date="2019-04-07T10:43:00Z"/>
                <w:noProof/>
                <w:sz w:val="18"/>
              </w:rPr>
            </w:pPr>
            <w:ins w:id="4973" w:author="Gaurav Shah" w:date="2019-04-07T10:43:00Z">
              <w:r w:rsidRPr="0084363E">
                <w:rPr>
                  <w:noProof/>
                  <w:sz w:val="18"/>
                </w:rPr>
                <w:t>INV-2</w:t>
              </w:r>
            </w:ins>
          </w:p>
        </w:tc>
        <w:tc>
          <w:tcPr>
            <w:tcW w:w="1353" w:type="dxa"/>
            <w:noWrap/>
            <w:hideMark/>
          </w:tcPr>
          <w:p w14:paraId="6B5F4A2F" w14:textId="77777777" w:rsidR="009769FC" w:rsidRPr="0084363E" w:rsidRDefault="009769FC" w:rsidP="00C04689">
            <w:pPr>
              <w:pStyle w:val="BodyText"/>
              <w:cnfStyle w:val="000000000000" w:firstRow="0" w:lastRow="0" w:firstColumn="0" w:lastColumn="0" w:oddVBand="0" w:evenVBand="0" w:oddHBand="0" w:evenHBand="0" w:firstRowFirstColumn="0" w:firstRowLastColumn="0" w:lastRowFirstColumn="0" w:lastRowLastColumn="0"/>
              <w:rPr>
                <w:ins w:id="4974" w:author="Gaurav Shah" w:date="2019-04-07T10:43:00Z"/>
                <w:noProof/>
                <w:sz w:val="18"/>
              </w:rPr>
            </w:pPr>
            <w:ins w:id="4975" w:author="Gaurav Shah" w:date="2019-04-07T10:43:00Z">
              <w:r w:rsidRPr="0084363E">
                <w:rPr>
                  <w:noProof/>
                  <w:sz w:val="18"/>
                </w:rPr>
                <w:t>180000</w:t>
              </w:r>
            </w:ins>
          </w:p>
        </w:tc>
        <w:tc>
          <w:tcPr>
            <w:tcW w:w="1032" w:type="dxa"/>
            <w:noWrap/>
            <w:hideMark/>
          </w:tcPr>
          <w:p w14:paraId="41ADD407" w14:textId="77777777" w:rsidR="009769FC" w:rsidRPr="0084363E" w:rsidRDefault="009769FC" w:rsidP="00C04689">
            <w:pPr>
              <w:pStyle w:val="BodyText"/>
              <w:cnfStyle w:val="000000000000" w:firstRow="0" w:lastRow="0" w:firstColumn="0" w:lastColumn="0" w:oddVBand="0" w:evenVBand="0" w:oddHBand="0" w:evenHBand="0" w:firstRowFirstColumn="0" w:firstRowLastColumn="0" w:lastRowFirstColumn="0" w:lastRowLastColumn="0"/>
              <w:rPr>
                <w:ins w:id="4976" w:author="Gaurav Shah" w:date="2019-04-07T10:43:00Z"/>
                <w:noProof/>
                <w:sz w:val="18"/>
              </w:rPr>
            </w:pPr>
            <w:ins w:id="4977" w:author="Gaurav Shah" w:date="2019-04-07T10:43:00Z">
              <w:r w:rsidRPr="0084363E">
                <w:rPr>
                  <w:noProof/>
                  <w:sz w:val="18"/>
                </w:rPr>
                <w:t>EUR</w:t>
              </w:r>
            </w:ins>
          </w:p>
        </w:tc>
        <w:tc>
          <w:tcPr>
            <w:tcW w:w="1757" w:type="dxa"/>
            <w:noWrap/>
            <w:hideMark/>
          </w:tcPr>
          <w:p w14:paraId="44ABDA33" w14:textId="77777777" w:rsidR="009769FC" w:rsidRPr="0084363E" w:rsidRDefault="009769FC" w:rsidP="00C04689">
            <w:pPr>
              <w:pStyle w:val="BodyText"/>
              <w:cnfStyle w:val="000000000000" w:firstRow="0" w:lastRow="0" w:firstColumn="0" w:lastColumn="0" w:oddVBand="0" w:evenVBand="0" w:oddHBand="0" w:evenHBand="0" w:firstRowFirstColumn="0" w:firstRowLastColumn="0" w:lastRowFirstColumn="0" w:lastRowLastColumn="0"/>
              <w:rPr>
                <w:ins w:id="4978" w:author="Gaurav Shah" w:date="2019-04-07T10:43:00Z"/>
                <w:noProof/>
                <w:sz w:val="18"/>
              </w:rPr>
            </w:pPr>
            <w:ins w:id="4979" w:author="Gaurav Shah" w:date="2019-04-07T10:43:00Z">
              <w:r w:rsidRPr="0084363E">
                <w:rPr>
                  <w:noProof/>
                  <w:sz w:val="18"/>
                </w:rPr>
                <w:t> </w:t>
              </w:r>
            </w:ins>
          </w:p>
        </w:tc>
      </w:tr>
      <w:tr w:rsidR="009769FC" w:rsidRPr="003277C6" w14:paraId="692EB1D1" w14:textId="77777777" w:rsidTr="00C04689">
        <w:trPr>
          <w:cnfStyle w:val="000000100000" w:firstRow="0" w:lastRow="0" w:firstColumn="0" w:lastColumn="0" w:oddVBand="0" w:evenVBand="0" w:oddHBand="1" w:evenHBand="0" w:firstRowFirstColumn="0" w:firstRowLastColumn="0" w:lastRowFirstColumn="0" w:lastRowLastColumn="0"/>
          <w:trHeight w:val="300"/>
          <w:ins w:id="4980" w:author="Gaurav Shah" w:date="2019-04-07T10:43:00Z"/>
        </w:trPr>
        <w:tc>
          <w:tcPr>
            <w:cnfStyle w:val="001000000000" w:firstRow="0" w:lastRow="0" w:firstColumn="1" w:lastColumn="0" w:oddVBand="0" w:evenVBand="0" w:oddHBand="0" w:evenHBand="0" w:firstRowFirstColumn="0" w:firstRowLastColumn="0" w:lastRowFirstColumn="0" w:lastRowLastColumn="0"/>
            <w:tcW w:w="2155" w:type="dxa"/>
            <w:noWrap/>
            <w:hideMark/>
          </w:tcPr>
          <w:p w14:paraId="6A8E956F" w14:textId="77777777" w:rsidR="009769FC" w:rsidRPr="0084363E" w:rsidRDefault="009769FC" w:rsidP="00C04689">
            <w:pPr>
              <w:pStyle w:val="BodyText"/>
              <w:rPr>
                <w:ins w:id="4981" w:author="Gaurav Shah" w:date="2019-04-07T10:43:00Z"/>
                <w:noProof/>
                <w:sz w:val="18"/>
              </w:rPr>
            </w:pPr>
            <w:ins w:id="4982" w:author="Gaurav Shah" w:date="2019-04-07T10:43:00Z">
              <w:r w:rsidRPr="0084363E">
                <w:rPr>
                  <w:noProof/>
                  <w:sz w:val="18"/>
                </w:rPr>
                <w:t>SEZ New Metals</w:t>
              </w:r>
            </w:ins>
          </w:p>
        </w:tc>
        <w:tc>
          <w:tcPr>
            <w:tcW w:w="2589" w:type="dxa"/>
            <w:noWrap/>
            <w:hideMark/>
          </w:tcPr>
          <w:p w14:paraId="7B07B3B7" w14:textId="77777777" w:rsidR="009769FC" w:rsidRPr="0084363E" w:rsidRDefault="009769FC" w:rsidP="00C04689">
            <w:pPr>
              <w:pStyle w:val="BodyText"/>
              <w:cnfStyle w:val="000000100000" w:firstRow="0" w:lastRow="0" w:firstColumn="0" w:lastColumn="0" w:oddVBand="0" w:evenVBand="0" w:oddHBand="1" w:evenHBand="0" w:firstRowFirstColumn="0" w:firstRowLastColumn="0" w:lastRowFirstColumn="0" w:lastRowLastColumn="0"/>
              <w:rPr>
                <w:ins w:id="4983" w:author="Gaurav Shah" w:date="2019-04-07T10:43:00Z"/>
                <w:noProof/>
                <w:sz w:val="18"/>
              </w:rPr>
            </w:pPr>
            <w:ins w:id="4984" w:author="Gaurav Shah" w:date="2019-04-07T10:43:00Z">
              <w:r w:rsidRPr="0084363E">
                <w:rPr>
                  <w:noProof/>
                  <w:sz w:val="18"/>
                </w:rPr>
                <w:t>Pending For Shipments and Invoicing</w:t>
              </w:r>
            </w:ins>
          </w:p>
        </w:tc>
        <w:tc>
          <w:tcPr>
            <w:tcW w:w="1279" w:type="dxa"/>
            <w:noWrap/>
            <w:hideMark/>
          </w:tcPr>
          <w:p w14:paraId="71865F00" w14:textId="77777777" w:rsidR="009769FC" w:rsidRPr="0084363E" w:rsidRDefault="009769FC" w:rsidP="00C04689">
            <w:pPr>
              <w:pStyle w:val="BodyText"/>
              <w:cnfStyle w:val="000000100000" w:firstRow="0" w:lastRow="0" w:firstColumn="0" w:lastColumn="0" w:oddVBand="0" w:evenVBand="0" w:oddHBand="1" w:evenHBand="0" w:firstRowFirstColumn="0" w:firstRowLastColumn="0" w:lastRowFirstColumn="0" w:lastRowLastColumn="0"/>
              <w:rPr>
                <w:ins w:id="4985" w:author="Gaurav Shah" w:date="2019-04-07T10:43:00Z"/>
                <w:noProof/>
                <w:sz w:val="18"/>
              </w:rPr>
            </w:pPr>
            <w:ins w:id="4986" w:author="Gaurav Shah" w:date="2019-04-07T10:43:00Z">
              <w:r w:rsidRPr="0084363E">
                <w:rPr>
                  <w:noProof/>
                  <w:sz w:val="18"/>
                </w:rPr>
                <w:t>SHP-1</w:t>
              </w:r>
            </w:ins>
          </w:p>
        </w:tc>
        <w:tc>
          <w:tcPr>
            <w:tcW w:w="1353" w:type="dxa"/>
            <w:noWrap/>
            <w:hideMark/>
          </w:tcPr>
          <w:p w14:paraId="4AF77604" w14:textId="77777777" w:rsidR="009769FC" w:rsidRPr="0084363E" w:rsidRDefault="009769FC" w:rsidP="00C04689">
            <w:pPr>
              <w:pStyle w:val="BodyText"/>
              <w:cnfStyle w:val="000000100000" w:firstRow="0" w:lastRow="0" w:firstColumn="0" w:lastColumn="0" w:oddVBand="0" w:evenVBand="0" w:oddHBand="1" w:evenHBand="0" w:firstRowFirstColumn="0" w:firstRowLastColumn="0" w:lastRowFirstColumn="0" w:lastRowLastColumn="0"/>
              <w:rPr>
                <w:ins w:id="4987" w:author="Gaurav Shah" w:date="2019-04-07T10:43:00Z"/>
                <w:noProof/>
                <w:sz w:val="18"/>
              </w:rPr>
            </w:pPr>
            <w:ins w:id="4988" w:author="Gaurav Shah" w:date="2019-04-07T10:43:00Z">
              <w:r w:rsidRPr="0084363E">
                <w:rPr>
                  <w:noProof/>
                  <w:sz w:val="18"/>
                </w:rPr>
                <w:t>40000</w:t>
              </w:r>
            </w:ins>
          </w:p>
        </w:tc>
        <w:tc>
          <w:tcPr>
            <w:tcW w:w="1032" w:type="dxa"/>
            <w:noWrap/>
            <w:hideMark/>
          </w:tcPr>
          <w:p w14:paraId="12774A67" w14:textId="77777777" w:rsidR="009769FC" w:rsidRPr="0084363E" w:rsidRDefault="009769FC" w:rsidP="00C04689">
            <w:pPr>
              <w:pStyle w:val="BodyText"/>
              <w:cnfStyle w:val="000000100000" w:firstRow="0" w:lastRow="0" w:firstColumn="0" w:lastColumn="0" w:oddVBand="0" w:evenVBand="0" w:oddHBand="1" w:evenHBand="0" w:firstRowFirstColumn="0" w:firstRowLastColumn="0" w:lastRowFirstColumn="0" w:lastRowLastColumn="0"/>
              <w:rPr>
                <w:ins w:id="4989" w:author="Gaurav Shah" w:date="2019-04-07T10:43:00Z"/>
                <w:noProof/>
                <w:sz w:val="18"/>
              </w:rPr>
            </w:pPr>
            <w:ins w:id="4990" w:author="Gaurav Shah" w:date="2019-04-07T10:43:00Z">
              <w:r w:rsidRPr="0084363E">
                <w:rPr>
                  <w:noProof/>
                  <w:sz w:val="18"/>
                </w:rPr>
                <w:t>EUR</w:t>
              </w:r>
            </w:ins>
          </w:p>
        </w:tc>
        <w:tc>
          <w:tcPr>
            <w:tcW w:w="1757" w:type="dxa"/>
            <w:noWrap/>
            <w:hideMark/>
          </w:tcPr>
          <w:p w14:paraId="056E07D2" w14:textId="77777777" w:rsidR="009769FC" w:rsidRPr="0084363E" w:rsidRDefault="009769FC" w:rsidP="00C04689">
            <w:pPr>
              <w:pStyle w:val="BodyText"/>
              <w:cnfStyle w:val="000000100000" w:firstRow="0" w:lastRow="0" w:firstColumn="0" w:lastColumn="0" w:oddVBand="0" w:evenVBand="0" w:oddHBand="1" w:evenHBand="0" w:firstRowFirstColumn="0" w:firstRowLastColumn="0" w:lastRowFirstColumn="0" w:lastRowLastColumn="0"/>
              <w:rPr>
                <w:ins w:id="4991" w:author="Gaurav Shah" w:date="2019-04-07T10:43:00Z"/>
                <w:noProof/>
                <w:sz w:val="18"/>
              </w:rPr>
            </w:pPr>
            <w:ins w:id="4992" w:author="Gaurav Shah" w:date="2019-04-07T10:43:00Z">
              <w:r w:rsidRPr="0084363E">
                <w:rPr>
                  <w:noProof/>
                  <w:sz w:val="18"/>
                </w:rPr>
                <w:t> </w:t>
              </w:r>
            </w:ins>
          </w:p>
        </w:tc>
      </w:tr>
      <w:tr w:rsidR="009769FC" w:rsidRPr="003277C6" w14:paraId="5121128F" w14:textId="77777777" w:rsidTr="00C04689">
        <w:trPr>
          <w:trHeight w:val="300"/>
          <w:ins w:id="4993" w:author="Gaurav Shah" w:date="2019-04-07T10:43:00Z"/>
        </w:trPr>
        <w:tc>
          <w:tcPr>
            <w:cnfStyle w:val="001000000000" w:firstRow="0" w:lastRow="0" w:firstColumn="1" w:lastColumn="0" w:oddVBand="0" w:evenVBand="0" w:oddHBand="0" w:evenHBand="0" w:firstRowFirstColumn="0" w:firstRowLastColumn="0" w:lastRowFirstColumn="0" w:lastRowLastColumn="0"/>
            <w:tcW w:w="2155" w:type="dxa"/>
            <w:noWrap/>
            <w:hideMark/>
          </w:tcPr>
          <w:p w14:paraId="3F689769" w14:textId="77777777" w:rsidR="009769FC" w:rsidRPr="0084363E" w:rsidRDefault="009769FC" w:rsidP="00C04689">
            <w:pPr>
              <w:pStyle w:val="BodyText"/>
              <w:rPr>
                <w:ins w:id="4994" w:author="Gaurav Shah" w:date="2019-04-07T10:43:00Z"/>
                <w:noProof/>
                <w:sz w:val="18"/>
              </w:rPr>
            </w:pPr>
            <w:ins w:id="4995" w:author="Gaurav Shah" w:date="2019-04-07T10:43:00Z">
              <w:r w:rsidRPr="0084363E">
                <w:rPr>
                  <w:noProof/>
                  <w:sz w:val="18"/>
                </w:rPr>
                <w:t>SEZ New Metals</w:t>
              </w:r>
            </w:ins>
          </w:p>
        </w:tc>
        <w:tc>
          <w:tcPr>
            <w:tcW w:w="2589" w:type="dxa"/>
            <w:noWrap/>
            <w:hideMark/>
          </w:tcPr>
          <w:p w14:paraId="2A8573FB" w14:textId="77777777" w:rsidR="009769FC" w:rsidRPr="0084363E" w:rsidRDefault="009769FC" w:rsidP="00C04689">
            <w:pPr>
              <w:pStyle w:val="BodyText"/>
              <w:cnfStyle w:val="000000000000" w:firstRow="0" w:lastRow="0" w:firstColumn="0" w:lastColumn="0" w:oddVBand="0" w:evenVBand="0" w:oddHBand="0" w:evenHBand="0" w:firstRowFirstColumn="0" w:firstRowLastColumn="0" w:lastRowFirstColumn="0" w:lastRowLastColumn="0"/>
              <w:rPr>
                <w:ins w:id="4996" w:author="Gaurav Shah" w:date="2019-04-07T10:43:00Z"/>
                <w:noProof/>
                <w:sz w:val="18"/>
              </w:rPr>
            </w:pPr>
            <w:ins w:id="4997" w:author="Gaurav Shah" w:date="2019-04-07T10:43:00Z">
              <w:r w:rsidRPr="0084363E">
                <w:rPr>
                  <w:noProof/>
                  <w:sz w:val="18"/>
                </w:rPr>
                <w:t>New Orders</w:t>
              </w:r>
            </w:ins>
          </w:p>
        </w:tc>
        <w:tc>
          <w:tcPr>
            <w:tcW w:w="1279" w:type="dxa"/>
            <w:noWrap/>
            <w:hideMark/>
          </w:tcPr>
          <w:p w14:paraId="5CBF400B" w14:textId="77777777" w:rsidR="009769FC" w:rsidRPr="0084363E" w:rsidRDefault="009769FC" w:rsidP="00C04689">
            <w:pPr>
              <w:pStyle w:val="BodyText"/>
              <w:cnfStyle w:val="000000000000" w:firstRow="0" w:lastRow="0" w:firstColumn="0" w:lastColumn="0" w:oddVBand="0" w:evenVBand="0" w:oddHBand="0" w:evenHBand="0" w:firstRowFirstColumn="0" w:firstRowLastColumn="0" w:lastRowFirstColumn="0" w:lastRowLastColumn="0"/>
              <w:rPr>
                <w:ins w:id="4998" w:author="Gaurav Shah" w:date="2019-04-07T10:43:00Z"/>
                <w:noProof/>
                <w:sz w:val="18"/>
              </w:rPr>
            </w:pPr>
            <w:ins w:id="4999" w:author="Gaurav Shah" w:date="2019-04-07T10:43:00Z">
              <w:r w:rsidRPr="0084363E">
                <w:rPr>
                  <w:noProof/>
                  <w:sz w:val="18"/>
                </w:rPr>
                <w:t>SC-2</w:t>
              </w:r>
            </w:ins>
          </w:p>
        </w:tc>
        <w:tc>
          <w:tcPr>
            <w:tcW w:w="1353" w:type="dxa"/>
            <w:noWrap/>
            <w:hideMark/>
          </w:tcPr>
          <w:p w14:paraId="3008DA5C" w14:textId="77777777" w:rsidR="009769FC" w:rsidRPr="0084363E" w:rsidRDefault="009769FC" w:rsidP="00C04689">
            <w:pPr>
              <w:pStyle w:val="BodyText"/>
              <w:cnfStyle w:val="000000000000" w:firstRow="0" w:lastRow="0" w:firstColumn="0" w:lastColumn="0" w:oddVBand="0" w:evenVBand="0" w:oddHBand="0" w:evenHBand="0" w:firstRowFirstColumn="0" w:firstRowLastColumn="0" w:lastRowFirstColumn="0" w:lastRowLastColumn="0"/>
              <w:rPr>
                <w:ins w:id="5000" w:author="Gaurav Shah" w:date="2019-04-07T10:43:00Z"/>
                <w:noProof/>
                <w:sz w:val="18"/>
              </w:rPr>
            </w:pPr>
            <w:ins w:id="5001" w:author="Gaurav Shah" w:date="2019-04-07T10:43:00Z">
              <w:r w:rsidRPr="0084363E">
                <w:rPr>
                  <w:noProof/>
                  <w:sz w:val="18"/>
                </w:rPr>
                <w:t>30000</w:t>
              </w:r>
            </w:ins>
          </w:p>
        </w:tc>
        <w:tc>
          <w:tcPr>
            <w:tcW w:w="1032" w:type="dxa"/>
            <w:noWrap/>
            <w:hideMark/>
          </w:tcPr>
          <w:p w14:paraId="5EADD8A2" w14:textId="77777777" w:rsidR="009769FC" w:rsidRPr="0084363E" w:rsidRDefault="009769FC" w:rsidP="00C04689">
            <w:pPr>
              <w:pStyle w:val="BodyText"/>
              <w:cnfStyle w:val="000000000000" w:firstRow="0" w:lastRow="0" w:firstColumn="0" w:lastColumn="0" w:oddVBand="0" w:evenVBand="0" w:oddHBand="0" w:evenHBand="0" w:firstRowFirstColumn="0" w:firstRowLastColumn="0" w:lastRowFirstColumn="0" w:lastRowLastColumn="0"/>
              <w:rPr>
                <w:ins w:id="5002" w:author="Gaurav Shah" w:date="2019-04-07T10:43:00Z"/>
                <w:noProof/>
                <w:sz w:val="18"/>
              </w:rPr>
            </w:pPr>
            <w:ins w:id="5003" w:author="Gaurav Shah" w:date="2019-04-07T10:43:00Z">
              <w:r w:rsidRPr="0084363E">
                <w:rPr>
                  <w:noProof/>
                  <w:sz w:val="18"/>
                </w:rPr>
                <w:t>EUR</w:t>
              </w:r>
            </w:ins>
          </w:p>
        </w:tc>
        <w:tc>
          <w:tcPr>
            <w:tcW w:w="1757" w:type="dxa"/>
            <w:noWrap/>
            <w:hideMark/>
          </w:tcPr>
          <w:p w14:paraId="4E5C9731" w14:textId="77777777" w:rsidR="009769FC" w:rsidRPr="0084363E" w:rsidRDefault="009769FC" w:rsidP="00C04689">
            <w:pPr>
              <w:pStyle w:val="BodyText"/>
              <w:cnfStyle w:val="000000000000" w:firstRow="0" w:lastRow="0" w:firstColumn="0" w:lastColumn="0" w:oddVBand="0" w:evenVBand="0" w:oddHBand="0" w:evenHBand="0" w:firstRowFirstColumn="0" w:firstRowLastColumn="0" w:lastRowFirstColumn="0" w:lastRowLastColumn="0"/>
              <w:rPr>
                <w:ins w:id="5004" w:author="Gaurav Shah" w:date="2019-04-07T10:43:00Z"/>
                <w:noProof/>
                <w:sz w:val="18"/>
              </w:rPr>
            </w:pPr>
            <w:ins w:id="5005" w:author="Gaurav Shah" w:date="2019-04-07T10:43:00Z">
              <w:r w:rsidRPr="0084363E">
                <w:rPr>
                  <w:noProof/>
                  <w:sz w:val="18"/>
                </w:rPr>
                <w:t>15-Jan-19</w:t>
              </w:r>
            </w:ins>
          </w:p>
        </w:tc>
      </w:tr>
      <w:tr w:rsidR="009769FC" w:rsidRPr="003277C6" w14:paraId="74660FA7" w14:textId="77777777" w:rsidTr="00C04689">
        <w:trPr>
          <w:cnfStyle w:val="000000100000" w:firstRow="0" w:lastRow="0" w:firstColumn="0" w:lastColumn="0" w:oddVBand="0" w:evenVBand="0" w:oddHBand="1" w:evenHBand="0" w:firstRowFirstColumn="0" w:firstRowLastColumn="0" w:lastRowFirstColumn="0" w:lastRowLastColumn="0"/>
          <w:trHeight w:val="300"/>
          <w:ins w:id="5006" w:author="Gaurav Shah" w:date="2019-04-07T10:43:00Z"/>
        </w:trPr>
        <w:tc>
          <w:tcPr>
            <w:cnfStyle w:val="001000000000" w:firstRow="0" w:lastRow="0" w:firstColumn="1" w:lastColumn="0" w:oddVBand="0" w:evenVBand="0" w:oddHBand="0" w:evenHBand="0" w:firstRowFirstColumn="0" w:firstRowLastColumn="0" w:lastRowFirstColumn="0" w:lastRowLastColumn="0"/>
            <w:tcW w:w="2155" w:type="dxa"/>
            <w:noWrap/>
            <w:hideMark/>
          </w:tcPr>
          <w:p w14:paraId="7CD1D708" w14:textId="77777777" w:rsidR="009769FC" w:rsidRPr="0084363E" w:rsidRDefault="009769FC" w:rsidP="00C04689">
            <w:pPr>
              <w:pStyle w:val="BodyText"/>
              <w:rPr>
                <w:ins w:id="5007" w:author="Gaurav Shah" w:date="2019-04-07T10:43:00Z"/>
                <w:noProof/>
                <w:sz w:val="18"/>
              </w:rPr>
            </w:pPr>
            <w:ins w:id="5008" w:author="Gaurav Shah" w:date="2019-04-07T10:43:00Z">
              <w:r w:rsidRPr="0084363E">
                <w:rPr>
                  <w:noProof/>
                  <w:sz w:val="18"/>
                </w:rPr>
                <w:t>SEZ New Metals</w:t>
              </w:r>
            </w:ins>
          </w:p>
        </w:tc>
        <w:tc>
          <w:tcPr>
            <w:tcW w:w="2589" w:type="dxa"/>
            <w:noWrap/>
            <w:hideMark/>
          </w:tcPr>
          <w:p w14:paraId="19333B01" w14:textId="77777777" w:rsidR="009769FC" w:rsidRPr="0084363E" w:rsidRDefault="009769FC" w:rsidP="00C04689">
            <w:pPr>
              <w:pStyle w:val="BodyText"/>
              <w:cnfStyle w:val="000000100000" w:firstRow="0" w:lastRow="0" w:firstColumn="0" w:lastColumn="0" w:oddVBand="0" w:evenVBand="0" w:oddHBand="1" w:evenHBand="0" w:firstRowFirstColumn="0" w:firstRowLastColumn="0" w:lastRowFirstColumn="0" w:lastRowLastColumn="0"/>
              <w:rPr>
                <w:ins w:id="5009" w:author="Gaurav Shah" w:date="2019-04-07T10:43:00Z"/>
                <w:noProof/>
                <w:sz w:val="18"/>
              </w:rPr>
            </w:pPr>
            <w:ins w:id="5010" w:author="Gaurav Shah" w:date="2019-04-07T10:43:00Z">
              <w:r w:rsidRPr="0084363E">
                <w:rPr>
                  <w:noProof/>
                  <w:sz w:val="18"/>
                </w:rPr>
                <w:t>New Orders</w:t>
              </w:r>
            </w:ins>
          </w:p>
        </w:tc>
        <w:tc>
          <w:tcPr>
            <w:tcW w:w="1279" w:type="dxa"/>
            <w:noWrap/>
            <w:hideMark/>
          </w:tcPr>
          <w:p w14:paraId="5D6B5AD2" w14:textId="77777777" w:rsidR="009769FC" w:rsidRPr="0084363E" w:rsidRDefault="009769FC" w:rsidP="00C04689">
            <w:pPr>
              <w:pStyle w:val="BodyText"/>
              <w:cnfStyle w:val="000000100000" w:firstRow="0" w:lastRow="0" w:firstColumn="0" w:lastColumn="0" w:oddVBand="0" w:evenVBand="0" w:oddHBand="1" w:evenHBand="0" w:firstRowFirstColumn="0" w:firstRowLastColumn="0" w:lastRowFirstColumn="0" w:lastRowLastColumn="0"/>
              <w:rPr>
                <w:ins w:id="5011" w:author="Gaurav Shah" w:date="2019-04-07T10:43:00Z"/>
                <w:noProof/>
                <w:sz w:val="18"/>
              </w:rPr>
            </w:pPr>
            <w:ins w:id="5012" w:author="Gaurav Shah" w:date="2019-04-07T10:43:00Z">
              <w:r w:rsidRPr="0084363E">
                <w:rPr>
                  <w:noProof/>
                  <w:sz w:val="18"/>
                </w:rPr>
                <w:t>SC-3</w:t>
              </w:r>
            </w:ins>
          </w:p>
        </w:tc>
        <w:tc>
          <w:tcPr>
            <w:tcW w:w="1353" w:type="dxa"/>
            <w:noWrap/>
            <w:hideMark/>
          </w:tcPr>
          <w:p w14:paraId="7A8812BC" w14:textId="77777777" w:rsidR="009769FC" w:rsidRPr="0084363E" w:rsidRDefault="009769FC" w:rsidP="00C04689">
            <w:pPr>
              <w:pStyle w:val="BodyText"/>
              <w:cnfStyle w:val="000000100000" w:firstRow="0" w:lastRow="0" w:firstColumn="0" w:lastColumn="0" w:oddVBand="0" w:evenVBand="0" w:oddHBand="1" w:evenHBand="0" w:firstRowFirstColumn="0" w:firstRowLastColumn="0" w:lastRowFirstColumn="0" w:lastRowLastColumn="0"/>
              <w:rPr>
                <w:ins w:id="5013" w:author="Gaurav Shah" w:date="2019-04-07T10:43:00Z"/>
                <w:noProof/>
                <w:sz w:val="18"/>
              </w:rPr>
            </w:pPr>
            <w:ins w:id="5014" w:author="Gaurav Shah" w:date="2019-04-07T10:43:00Z">
              <w:r w:rsidRPr="0084363E">
                <w:rPr>
                  <w:noProof/>
                  <w:sz w:val="18"/>
                </w:rPr>
                <w:t>20000</w:t>
              </w:r>
            </w:ins>
          </w:p>
        </w:tc>
        <w:tc>
          <w:tcPr>
            <w:tcW w:w="1032" w:type="dxa"/>
            <w:noWrap/>
            <w:hideMark/>
          </w:tcPr>
          <w:p w14:paraId="5143BE71" w14:textId="77777777" w:rsidR="009769FC" w:rsidRPr="0084363E" w:rsidRDefault="009769FC" w:rsidP="00C04689">
            <w:pPr>
              <w:pStyle w:val="BodyText"/>
              <w:cnfStyle w:val="000000100000" w:firstRow="0" w:lastRow="0" w:firstColumn="0" w:lastColumn="0" w:oddVBand="0" w:evenVBand="0" w:oddHBand="1" w:evenHBand="0" w:firstRowFirstColumn="0" w:firstRowLastColumn="0" w:lastRowFirstColumn="0" w:lastRowLastColumn="0"/>
              <w:rPr>
                <w:ins w:id="5015" w:author="Gaurav Shah" w:date="2019-04-07T10:43:00Z"/>
                <w:noProof/>
                <w:sz w:val="18"/>
              </w:rPr>
            </w:pPr>
            <w:ins w:id="5016" w:author="Gaurav Shah" w:date="2019-04-07T10:43:00Z">
              <w:r w:rsidRPr="0084363E">
                <w:rPr>
                  <w:noProof/>
                  <w:sz w:val="18"/>
                </w:rPr>
                <w:t>EUR</w:t>
              </w:r>
            </w:ins>
          </w:p>
        </w:tc>
        <w:tc>
          <w:tcPr>
            <w:tcW w:w="1757" w:type="dxa"/>
            <w:noWrap/>
            <w:hideMark/>
          </w:tcPr>
          <w:p w14:paraId="2EEDD08A" w14:textId="77777777" w:rsidR="009769FC" w:rsidRPr="0084363E" w:rsidRDefault="009769FC" w:rsidP="00C04689">
            <w:pPr>
              <w:pStyle w:val="BodyText"/>
              <w:cnfStyle w:val="000000100000" w:firstRow="0" w:lastRow="0" w:firstColumn="0" w:lastColumn="0" w:oddVBand="0" w:evenVBand="0" w:oddHBand="1" w:evenHBand="0" w:firstRowFirstColumn="0" w:firstRowLastColumn="0" w:lastRowFirstColumn="0" w:lastRowLastColumn="0"/>
              <w:rPr>
                <w:ins w:id="5017" w:author="Gaurav Shah" w:date="2019-04-07T10:43:00Z"/>
                <w:noProof/>
                <w:sz w:val="18"/>
              </w:rPr>
            </w:pPr>
            <w:ins w:id="5018" w:author="Gaurav Shah" w:date="2019-04-07T10:43:00Z">
              <w:r w:rsidRPr="0084363E">
                <w:rPr>
                  <w:noProof/>
                  <w:sz w:val="18"/>
                </w:rPr>
                <w:t>18-Apr-19</w:t>
              </w:r>
            </w:ins>
          </w:p>
        </w:tc>
      </w:tr>
      <w:tr w:rsidR="009769FC" w:rsidRPr="003277C6" w14:paraId="01D04447" w14:textId="77777777" w:rsidTr="00C04689">
        <w:trPr>
          <w:trHeight w:val="300"/>
          <w:ins w:id="5019" w:author="Gaurav Shah" w:date="2019-04-07T10:43:00Z"/>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A736B7D" w14:textId="77777777" w:rsidR="009769FC" w:rsidRPr="0084363E" w:rsidRDefault="009769FC" w:rsidP="00C04689">
            <w:pPr>
              <w:pStyle w:val="BodyText"/>
              <w:rPr>
                <w:ins w:id="5020" w:author="Gaurav Shah" w:date="2019-04-07T10:43:00Z"/>
                <w:noProof/>
                <w:sz w:val="18"/>
              </w:rPr>
            </w:pPr>
            <w:ins w:id="5021" w:author="Gaurav Shah" w:date="2019-04-07T10:43:00Z">
              <w:r w:rsidRPr="0084363E">
                <w:rPr>
                  <w:noProof/>
                  <w:sz w:val="18"/>
                </w:rPr>
                <w:t>SEZ New Metals</w:t>
              </w:r>
            </w:ins>
          </w:p>
        </w:tc>
        <w:tc>
          <w:tcPr>
            <w:tcW w:w="2589" w:type="dxa"/>
            <w:noWrap/>
            <w:hideMark/>
          </w:tcPr>
          <w:p w14:paraId="08EF4A98" w14:textId="77777777" w:rsidR="009769FC" w:rsidRPr="0084363E" w:rsidRDefault="009769FC" w:rsidP="00C04689">
            <w:pPr>
              <w:pStyle w:val="BodyText"/>
              <w:cnfStyle w:val="000000000000" w:firstRow="0" w:lastRow="0" w:firstColumn="0" w:lastColumn="0" w:oddVBand="0" w:evenVBand="0" w:oddHBand="0" w:evenHBand="0" w:firstRowFirstColumn="0" w:firstRowLastColumn="0" w:lastRowFirstColumn="0" w:lastRowLastColumn="0"/>
              <w:rPr>
                <w:ins w:id="5022" w:author="Gaurav Shah" w:date="2019-04-07T10:43:00Z"/>
                <w:noProof/>
                <w:sz w:val="18"/>
              </w:rPr>
            </w:pPr>
            <w:ins w:id="5023" w:author="Gaurav Shah" w:date="2019-04-07T10:43:00Z">
              <w:r w:rsidRPr="0084363E">
                <w:rPr>
                  <w:noProof/>
                  <w:sz w:val="18"/>
                </w:rPr>
                <w:t>New Orders</w:t>
              </w:r>
            </w:ins>
          </w:p>
        </w:tc>
        <w:tc>
          <w:tcPr>
            <w:tcW w:w="1279" w:type="dxa"/>
            <w:noWrap/>
            <w:hideMark/>
          </w:tcPr>
          <w:p w14:paraId="5F0D54D3" w14:textId="77777777" w:rsidR="009769FC" w:rsidRPr="0084363E" w:rsidRDefault="009769FC" w:rsidP="00C04689">
            <w:pPr>
              <w:pStyle w:val="BodyText"/>
              <w:cnfStyle w:val="000000000000" w:firstRow="0" w:lastRow="0" w:firstColumn="0" w:lastColumn="0" w:oddVBand="0" w:evenVBand="0" w:oddHBand="0" w:evenHBand="0" w:firstRowFirstColumn="0" w:firstRowLastColumn="0" w:lastRowFirstColumn="0" w:lastRowLastColumn="0"/>
              <w:rPr>
                <w:ins w:id="5024" w:author="Gaurav Shah" w:date="2019-04-07T10:43:00Z"/>
                <w:noProof/>
                <w:sz w:val="18"/>
              </w:rPr>
            </w:pPr>
            <w:ins w:id="5025" w:author="Gaurav Shah" w:date="2019-04-07T10:43:00Z">
              <w:r w:rsidRPr="0084363E">
                <w:rPr>
                  <w:noProof/>
                  <w:sz w:val="18"/>
                </w:rPr>
                <w:t>SC-4</w:t>
              </w:r>
            </w:ins>
          </w:p>
        </w:tc>
        <w:tc>
          <w:tcPr>
            <w:tcW w:w="1353" w:type="dxa"/>
            <w:noWrap/>
            <w:hideMark/>
          </w:tcPr>
          <w:p w14:paraId="1D7C17EB" w14:textId="77777777" w:rsidR="009769FC" w:rsidRPr="0084363E" w:rsidRDefault="009769FC" w:rsidP="00C04689">
            <w:pPr>
              <w:pStyle w:val="BodyText"/>
              <w:cnfStyle w:val="000000000000" w:firstRow="0" w:lastRow="0" w:firstColumn="0" w:lastColumn="0" w:oddVBand="0" w:evenVBand="0" w:oddHBand="0" w:evenHBand="0" w:firstRowFirstColumn="0" w:firstRowLastColumn="0" w:lastRowFirstColumn="0" w:lastRowLastColumn="0"/>
              <w:rPr>
                <w:ins w:id="5026" w:author="Gaurav Shah" w:date="2019-04-07T10:43:00Z"/>
                <w:noProof/>
                <w:sz w:val="18"/>
              </w:rPr>
            </w:pPr>
            <w:ins w:id="5027" w:author="Gaurav Shah" w:date="2019-04-07T10:43:00Z">
              <w:r w:rsidRPr="0084363E">
                <w:rPr>
                  <w:noProof/>
                  <w:sz w:val="18"/>
                </w:rPr>
                <w:t>150000</w:t>
              </w:r>
            </w:ins>
          </w:p>
        </w:tc>
        <w:tc>
          <w:tcPr>
            <w:tcW w:w="1032" w:type="dxa"/>
            <w:noWrap/>
            <w:hideMark/>
          </w:tcPr>
          <w:p w14:paraId="3CAE501D" w14:textId="77777777" w:rsidR="009769FC" w:rsidRPr="0084363E" w:rsidRDefault="009769FC" w:rsidP="00C04689">
            <w:pPr>
              <w:pStyle w:val="BodyText"/>
              <w:cnfStyle w:val="000000000000" w:firstRow="0" w:lastRow="0" w:firstColumn="0" w:lastColumn="0" w:oddVBand="0" w:evenVBand="0" w:oddHBand="0" w:evenHBand="0" w:firstRowFirstColumn="0" w:firstRowLastColumn="0" w:lastRowFirstColumn="0" w:lastRowLastColumn="0"/>
              <w:rPr>
                <w:ins w:id="5028" w:author="Gaurav Shah" w:date="2019-04-07T10:43:00Z"/>
                <w:noProof/>
                <w:sz w:val="18"/>
              </w:rPr>
            </w:pPr>
            <w:ins w:id="5029" w:author="Gaurav Shah" w:date="2019-04-07T10:43:00Z">
              <w:r w:rsidRPr="0084363E">
                <w:rPr>
                  <w:noProof/>
                  <w:sz w:val="18"/>
                </w:rPr>
                <w:t>EUR</w:t>
              </w:r>
            </w:ins>
          </w:p>
        </w:tc>
        <w:tc>
          <w:tcPr>
            <w:tcW w:w="1757" w:type="dxa"/>
            <w:noWrap/>
            <w:hideMark/>
          </w:tcPr>
          <w:p w14:paraId="064435CA" w14:textId="77777777" w:rsidR="009769FC" w:rsidRPr="0084363E" w:rsidRDefault="009769FC" w:rsidP="00C04689">
            <w:pPr>
              <w:pStyle w:val="BodyText"/>
              <w:cnfStyle w:val="000000000000" w:firstRow="0" w:lastRow="0" w:firstColumn="0" w:lastColumn="0" w:oddVBand="0" w:evenVBand="0" w:oddHBand="0" w:evenHBand="0" w:firstRowFirstColumn="0" w:firstRowLastColumn="0" w:lastRowFirstColumn="0" w:lastRowLastColumn="0"/>
              <w:rPr>
                <w:ins w:id="5030" w:author="Gaurav Shah" w:date="2019-04-07T10:43:00Z"/>
                <w:noProof/>
                <w:sz w:val="18"/>
              </w:rPr>
            </w:pPr>
            <w:ins w:id="5031" w:author="Gaurav Shah" w:date="2019-04-07T10:43:00Z">
              <w:r w:rsidRPr="0084363E">
                <w:rPr>
                  <w:noProof/>
                  <w:sz w:val="18"/>
                </w:rPr>
                <w:t>21-Mar-19</w:t>
              </w:r>
            </w:ins>
          </w:p>
        </w:tc>
      </w:tr>
      <w:tr w:rsidR="009769FC" w:rsidRPr="003277C6" w14:paraId="2044FB0C" w14:textId="77777777" w:rsidTr="00C04689">
        <w:trPr>
          <w:cnfStyle w:val="000000100000" w:firstRow="0" w:lastRow="0" w:firstColumn="0" w:lastColumn="0" w:oddVBand="0" w:evenVBand="0" w:oddHBand="1" w:evenHBand="0" w:firstRowFirstColumn="0" w:firstRowLastColumn="0" w:lastRowFirstColumn="0" w:lastRowLastColumn="0"/>
          <w:trHeight w:val="300"/>
          <w:ins w:id="5032" w:author="Gaurav Shah" w:date="2019-04-07T10:43:00Z"/>
        </w:trPr>
        <w:tc>
          <w:tcPr>
            <w:cnfStyle w:val="001000000000" w:firstRow="0" w:lastRow="0" w:firstColumn="1" w:lastColumn="0" w:oddVBand="0" w:evenVBand="0" w:oddHBand="0" w:evenHBand="0" w:firstRowFirstColumn="0" w:firstRowLastColumn="0" w:lastRowFirstColumn="0" w:lastRowLastColumn="0"/>
            <w:tcW w:w="2155" w:type="dxa"/>
            <w:noWrap/>
            <w:hideMark/>
          </w:tcPr>
          <w:p w14:paraId="2DD80C9E" w14:textId="77777777" w:rsidR="009769FC" w:rsidRPr="0084363E" w:rsidRDefault="009769FC" w:rsidP="00C04689">
            <w:pPr>
              <w:pStyle w:val="BodyText"/>
              <w:rPr>
                <w:ins w:id="5033" w:author="Gaurav Shah" w:date="2019-04-07T10:43:00Z"/>
                <w:noProof/>
                <w:sz w:val="18"/>
              </w:rPr>
            </w:pPr>
            <w:ins w:id="5034" w:author="Gaurav Shah" w:date="2019-04-07T10:43:00Z">
              <w:r w:rsidRPr="0084363E">
                <w:rPr>
                  <w:noProof/>
                  <w:sz w:val="18"/>
                </w:rPr>
                <w:t>SEZ New Metals</w:t>
              </w:r>
            </w:ins>
          </w:p>
        </w:tc>
        <w:tc>
          <w:tcPr>
            <w:tcW w:w="2589" w:type="dxa"/>
            <w:noWrap/>
            <w:hideMark/>
          </w:tcPr>
          <w:p w14:paraId="5468E569" w14:textId="77777777" w:rsidR="009769FC" w:rsidRPr="0084363E" w:rsidRDefault="009769FC" w:rsidP="00C04689">
            <w:pPr>
              <w:pStyle w:val="BodyText"/>
              <w:cnfStyle w:val="000000100000" w:firstRow="0" w:lastRow="0" w:firstColumn="0" w:lastColumn="0" w:oddVBand="0" w:evenVBand="0" w:oddHBand="1" w:evenHBand="0" w:firstRowFirstColumn="0" w:firstRowLastColumn="0" w:lastRowFirstColumn="0" w:lastRowLastColumn="0"/>
              <w:rPr>
                <w:ins w:id="5035" w:author="Gaurav Shah" w:date="2019-04-07T10:43:00Z"/>
                <w:noProof/>
                <w:sz w:val="18"/>
              </w:rPr>
            </w:pPr>
            <w:ins w:id="5036" w:author="Gaurav Shah" w:date="2019-04-07T10:43:00Z">
              <w:r w:rsidRPr="0084363E">
                <w:rPr>
                  <w:noProof/>
                  <w:sz w:val="18"/>
                </w:rPr>
                <w:t>New Orders</w:t>
              </w:r>
            </w:ins>
          </w:p>
        </w:tc>
        <w:tc>
          <w:tcPr>
            <w:tcW w:w="1279" w:type="dxa"/>
            <w:noWrap/>
            <w:hideMark/>
          </w:tcPr>
          <w:p w14:paraId="5735E015" w14:textId="77777777" w:rsidR="009769FC" w:rsidRPr="0084363E" w:rsidRDefault="009769FC" w:rsidP="00C04689">
            <w:pPr>
              <w:pStyle w:val="BodyText"/>
              <w:cnfStyle w:val="000000100000" w:firstRow="0" w:lastRow="0" w:firstColumn="0" w:lastColumn="0" w:oddVBand="0" w:evenVBand="0" w:oddHBand="1" w:evenHBand="0" w:firstRowFirstColumn="0" w:firstRowLastColumn="0" w:lastRowFirstColumn="0" w:lastRowLastColumn="0"/>
              <w:rPr>
                <w:ins w:id="5037" w:author="Gaurav Shah" w:date="2019-04-07T10:43:00Z"/>
                <w:noProof/>
                <w:sz w:val="18"/>
              </w:rPr>
            </w:pPr>
            <w:ins w:id="5038" w:author="Gaurav Shah" w:date="2019-04-07T10:43:00Z">
              <w:r w:rsidRPr="0084363E">
                <w:rPr>
                  <w:noProof/>
                  <w:sz w:val="18"/>
                </w:rPr>
                <w:t>SC-5</w:t>
              </w:r>
            </w:ins>
          </w:p>
        </w:tc>
        <w:tc>
          <w:tcPr>
            <w:tcW w:w="1353" w:type="dxa"/>
            <w:noWrap/>
            <w:hideMark/>
          </w:tcPr>
          <w:p w14:paraId="48E277E5" w14:textId="77777777" w:rsidR="009769FC" w:rsidRPr="0084363E" w:rsidRDefault="009769FC" w:rsidP="00C04689">
            <w:pPr>
              <w:pStyle w:val="BodyText"/>
              <w:cnfStyle w:val="000000100000" w:firstRow="0" w:lastRow="0" w:firstColumn="0" w:lastColumn="0" w:oddVBand="0" w:evenVBand="0" w:oddHBand="1" w:evenHBand="0" w:firstRowFirstColumn="0" w:firstRowLastColumn="0" w:lastRowFirstColumn="0" w:lastRowLastColumn="0"/>
              <w:rPr>
                <w:ins w:id="5039" w:author="Gaurav Shah" w:date="2019-04-07T10:43:00Z"/>
                <w:noProof/>
                <w:sz w:val="18"/>
              </w:rPr>
            </w:pPr>
            <w:ins w:id="5040" w:author="Gaurav Shah" w:date="2019-04-07T10:43:00Z">
              <w:r w:rsidRPr="0084363E">
                <w:rPr>
                  <w:noProof/>
                  <w:sz w:val="18"/>
                </w:rPr>
                <w:t>25000</w:t>
              </w:r>
            </w:ins>
          </w:p>
        </w:tc>
        <w:tc>
          <w:tcPr>
            <w:tcW w:w="1032" w:type="dxa"/>
            <w:noWrap/>
            <w:hideMark/>
          </w:tcPr>
          <w:p w14:paraId="331E661B" w14:textId="77777777" w:rsidR="009769FC" w:rsidRPr="0084363E" w:rsidRDefault="009769FC" w:rsidP="00C04689">
            <w:pPr>
              <w:pStyle w:val="BodyText"/>
              <w:cnfStyle w:val="000000100000" w:firstRow="0" w:lastRow="0" w:firstColumn="0" w:lastColumn="0" w:oddVBand="0" w:evenVBand="0" w:oddHBand="1" w:evenHBand="0" w:firstRowFirstColumn="0" w:firstRowLastColumn="0" w:lastRowFirstColumn="0" w:lastRowLastColumn="0"/>
              <w:rPr>
                <w:ins w:id="5041" w:author="Gaurav Shah" w:date="2019-04-07T10:43:00Z"/>
                <w:noProof/>
                <w:sz w:val="18"/>
              </w:rPr>
            </w:pPr>
            <w:ins w:id="5042" w:author="Gaurav Shah" w:date="2019-04-07T10:43:00Z">
              <w:r w:rsidRPr="0084363E">
                <w:rPr>
                  <w:noProof/>
                  <w:sz w:val="18"/>
                </w:rPr>
                <w:t>EUR</w:t>
              </w:r>
            </w:ins>
          </w:p>
        </w:tc>
        <w:tc>
          <w:tcPr>
            <w:tcW w:w="1757" w:type="dxa"/>
            <w:noWrap/>
            <w:hideMark/>
          </w:tcPr>
          <w:p w14:paraId="303FF273" w14:textId="77777777" w:rsidR="009769FC" w:rsidRPr="0084363E" w:rsidRDefault="009769FC" w:rsidP="00C04689">
            <w:pPr>
              <w:pStyle w:val="BodyText"/>
              <w:cnfStyle w:val="000000100000" w:firstRow="0" w:lastRow="0" w:firstColumn="0" w:lastColumn="0" w:oddVBand="0" w:evenVBand="0" w:oddHBand="1" w:evenHBand="0" w:firstRowFirstColumn="0" w:firstRowLastColumn="0" w:lastRowFirstColumn="0" w:lastRowLastColumn="0"/>
              <w:rPr>
                <w:ins w:id="5043" w:author="Gaurav Shah" w:date="2019-04-07T10:43:00Z"/>
                <w:noProof/>
                <w:sz w:val="18"/>
              </w:rPr>
            </w:pPr>
            <w:ins w:id="5044" w:author="Gaurav Shah" w:date="2019-04-07T10:43:00Z">
              <w:r w:rsidRPr="0084363E">
                <w:rPr>
                  <w:noProof/>
                  <w:sz w:val="18"/>
                </w:rPr>
                <w:t>12-Feb-19</w:t>
              </w:r>
            </w:ins>
          </w:p>
        </w:tc>
      </w:tr>
    </w:tbl>
    <w:p w14:paraId="115FC9F6" w14:textId="77777777" w:rsidR="009769FC" w:rsidRPr="0084363E" w:rsidRDefault="009769FC" w:rsidP="009769FC">
      <w:pPr>
        <w:pStyle w:val="BodyText"/>
        <w:rPr>
          <w:ins w:id="5045" w:author="Gaurav Shah" w:date="2019-04-07T10:43:00Z"/>
          <w:noProof/>
          <w:sz w:val="18"/>
        </w:rPr>
      </w:pPr>
    </w:p>
    <w:p w14:paraId="6C1D14DB" w14:textId="2D33A16D" w:rsidR="00AB6120" w:rsidRPr="00AB6120" w:rsidRDefault="00AB6120">
      <w:pPr>
        <w:pStyle w:val="Heading2"/>
        <w:rPr>
          <w:ins w:id="5046" w:author="Gaurav Shah" w:date="2019-04-06T14:43:00Z"/>
          <w:noProof/>
          <w:rPrChange w:id="5047" w:author="Gaurav Shah" w:date="2019-04-06T14:44:00Z">
            <w:rPr>
              <w:ins w:id="5048" w:author="Gaurav Shah" w:date="2019-04-06T14:43:00Z"/>
              <w:noProof/>
            </w:rPr>
          </w:rPrChange>
        </w:rPr>
        <w:pPrChange w:id="5049" w:author="Gaurav Shah" w:date="2019-04-07T10:43:00Z">
          <w:pPr>
            <w:pStyle w:val="BodyText"/>
          </w:pPr>
        </w:pPrChange>
      </w:pPr>
      <w:ins w:id="5050" w:author="Gaurav Shah" w:date="2019-04-06T14:43:00Z">
        <w:r w:rsidRPr="005E79D0">
          <w:rPr>
            <w:noProof/>
          </w:rPr>
          <w:lastRenderedPageBreak/>
          <w:t xml:space="preserve">5. </w:t>
        </w:r>
        <w:r w:rsidRPr="00C04689">
          <w:rPr>
            <w:noProof/>
          </w:rPr>
          <w:t>Credit App – Credit Calculations</w:t>
        </w:r>
      </w:ins>
    </w:p>
    <w:p w14:paraId="4AEED33C" w14:textId="01CDC48E" w:rsidR="00AB6120" w:rsidRPr="00514E26" w:rsidRDefault="00AB6120" w:rsidP="00AB6120">
      <w:pPr>
        <w:pStyle w:val="Heading3"/>
        <w:rPr>
          <w:ins w:id="5051" w:author="Gaurav Shah" w:date="2019-04-06T14:42:00Z"/>
          <w:sz w:val="18"/>
          <w:szCs w:val="18"/>
        </w:rPr>
      </w:pPr>
      <w:ins w:id="5052" w:author="Gaurav Shah" w:date="2019-04-06T14:45:00Z">
        <w:r>
          <w:rPr>
            <w:sz w:val="18"/>
            <w:szCs w:val="18"/>
          </w:rPr>
          <w:t>Description</w:t>
        </w:r>
      </w:ins>
    </w:p>
    <w:p w14:paraId="0897E2E1" w14:textId="00DEB62E" w:rsidR="00AC756C" w:rsidRPr="00AC756C" w:rsidRDefault="00AC756C" w:rsidP="002D0F15">
      <w:pPr>
        <w:pStyle w:val="BodyText"/>
        <w:rPr>
          <w:ins w:id="5053" w:author="Gaurav Shah" w:date="2019-04-06T14:54:00Z"/>
          <w:b/>
          <w:noProof/>
          <w:sz w:val="18"/>
          <w:u w:val="single"/>
          <w:rPrChange w:id="5054" w:author="Gaurav Shah" w:date="2019-04-06T14:56:00Z">
            <w:rPr>
              <w:ins w:id="5055" w:author="Gaurav Shah" w:date="2019-04-06T14:54:00Z"/>
              <w:noProof/>
              <w:sz w:val="18"/>
            </w:rPr>
          </w:rPrChange>
        </w:rPr>
      </w:pPr>
      <w:ins w:id="5056" w:author="Gaurav Shah" w:date="2019-04-06T14:54:00Z">
        <w:r w:rsidRPr="00AC756C">
          <w:rPr>
            <w:b/>
            <w:noProof/>
            <w:sz w:val="18"/>
            <w:highlight w:val="yellow"/>
            <w:u w:val="single"/>
            <w:rPrChange w:id="5057" w:author="Gaurav Shah" w:date="2019-04-06T14:56:00Z">
              <w:rPr>
                <w:noProof/>
                <w:sz w:val="18"/>
              </w:rPr>
            </w:rPrChange>
          </w:rPr>
          <w:t xml:space="preserve">The Credit Calculations Logic will be housed at the App + Client level. This is to ensure that </w:t>
        </w:r>
      </w:ins>
      <w:ins w:id="5058" w:author="Gaurav Shah" w:date="2019-04-06T14:55:00Z">
        <w:r w:rsidRPr="00AC756C">
          <w:rPr>
            <w:b/>
            <w:noProof/>
            <w:sz w:val="18"/>
            <w:highlight w:val="yellow"/>
            <w:u w:val="single"/>
            <w:rPrChange w:id="5059" w:author="Gaurav Shah" w:date="2019-04-06T14:56:00Z">
              <w:rPr>
                <w:noProof/>
                <w:sz w:val="18"/>
              </w:rPr>
            </w:rPrChange>
          </w:rPr>
          <w:t>unique</w:t>
        </w:r>
      </w:ins>
      <w:ins w:id="5060" w:author="Gaurav Shah" w:date="2019-04-06T14:54:00Z">
        <w:r w:rsidRPr="00AC756C">
          <w:rPr>
            <w:b/>
            <w:noProof/>
            <w:sz w:val="18"/>
            <w:highlight w:val="yellow"/>
            <w:u w:val="single"/>
            <w:rPrChange w:id="5061" w:author="Gaurav Shah" w:date="2019-04-06T14:56:00Z">
              <w:rPr>
                <w:noProof/>
                <w:sz w:val="18"/>
              </w:rPr>
            </w:rPrChange>
          </w:rPr>
          <w:t xml:space="preserve"> </w:t>
        </w:r>
      </w:ins>
      <w:ins w:id="5062" w:author="Gaurav Shah" w:date="2019-04-06T14:55:00Z">
        <w:r w:rsidRPr="00AC756C">
          <w:rPr>
            <w:b/>
            <w:noProof/>
            <w:sz w:val="18"/>
            <w:highlight w:val="yellow"/>
            <w:u w:val="single"/>
            <w:rPrChange w:id="5063" w:author="Gaurav Shah" w:date="2019-04-06T14:56:00Z">
              <w:rPr>
                <w:noProof/>
                <w:sz w:val="18"/>
              </w:rPr>
            </w:rPrChange>
          </w:rPr>
          <w:t>calculation</w:t>
        </w:r>
      </w:ins>
      <w:ins w:id="5064" w:author="Gaurav Shah" w:date="2019-04-06T14:54:00Z">
        <w:r w:rsidRPr="00AC756C">
          <w:rPr>
            <w:b/>
            <w:noProof/>
            <w:sz w:val="18"/>
            <w:highlight w:val="yellow"/>
            <w:u w:val="single"/>
            <w:rPrChange w:id="5065" w:author="Gaurav Shah" w:date="2019-04-06T14:56:00Z">
              <w:rPr>
                <w:noProof/>
                <w:sz w:val="18"/>
              </w:rPr>
            </w:rPrChange>
          </w:rPr>
          <w:t xml:space="preserve"> logics </w:t>
        </w:r>
      </w:ins>
      <w:ins w:id="5066" w:author="Gaurav Shah" w:date="2019-04-06T14:55:00Z">
        <w:r w:rsidRPr="00AC756C">
          <w:rPr>
            <w:b/>
            <w:noProof/>
            <w:sz w:val="18"/>
            <w:highlight w:val="yellow"/>
            <w:u w:val="single"/>
            <w:rPrChange w:id="5067" w:author="Gaurav Shah" w:date="2019-04-06T14:56:00Z">
              <w:rPr>
                <w:noProof/>
                <w:sz w:val="18"/>
              </w:rPr>
            </w:rPrChange>
          </w:rPr>
          <w:t>based on unqiue business needs by each client, can be developed and maintained uniquely, the</w:t>
        </w:r>
      </w:ins>
      <w:ins w:id="5068" w:author="Gaurav Shah" w:date="2019-04-06T14:56:00Z">
        <w:r w:rsidRPr="00AC756C">
          <w:rPr>
            <w:b/>
            <w:noProof/>
            <w:sz w:val="18"/>
            <w:highlight w:val="yellow"/>
            <w:u w:val="single"/>
            <w:rPrChange w:id="5069" w:author="Gaurav Shah" w:date="2019-04-06T14:56:00Z">
              <w:rPr>
                <w:noProof/>
                <w:sz w:val="18"/>
              </w:rPr>
            </w:rPrChange>
          </w:rPr>
          <w:t>reby not impacting another client.</w:t>
        </w:r>
      </w:ins>
    </w:p>
    <w:p w14:paraId="5E0B1F5C" w14:textId="77777777" w:rsidR="00AC756C" w:rsidRDefault="00AC756C" w:rsidP="002D0F15">
      <w:pPr>
        <w:pStyle w:val="BodyText"/>
        <w:rPr>
          <w:ins w:id="5070" w:author="Gaurav Shah" w:date="2019-04-06T14:54:00Z"/>
          <w:noProof/>
          <w:sz w:val="18"/>
        </w:rPr>
      </w:pPr>
    </w:p>
    <w:p w14:paraId="1F1D5CFB" w14:textId="45E785F7" w:rsidR="00AB6120" w:rsidRDefault="00AB6120" w:rsidP="002D0F15">
      <w:pPr>
        <w:pStyle w:val="BodyText"/>
        <w:rPr>
          <w:ins w:id="5071" w:author="Gaurav Shah" w:date="2019-04-06T14:46:00Z"/>
          <w:noProof/>
          <w:sz w:val="18"/>
        </w:rPr>
      </w:pPr>
      <w:ins w:id="5072" w:author="Gaurav Shah" w:date="2019-04-06T14:45:00Z">
        <w:r>
          <w:rPr>
            <w:noProof/>
            <w:sz w:val="18"/>
          </w:rPr>
          <w:t>The Credit Risk App will perform the Credit Risk Check through a set of series of steps and calculations which are detailed out in the follow</w:t>
        </w:r>
      </w:ins>
      <w:ins w:id="5073" w:author="Gaurav Shah" w:date="2019-04-06T14:46:00Z">
        <w:r>
          <w:rPr>
            <w:noProof/>
            <w:sz w:val="18"/>
          </w:rPr>
          <w:t>ing sections.</w:t>
        </w:r>
      </w:ins>
    </w:p>
    <w:p w14:paraId="2C032529" w14:textId="3B916722" w:rsidR="00EC61AF" w:rsidRPr="00514E26" w:rsidRDefault="00863866" w:rsidP="00EC61AF">
      <w:pPr>
        <w:pStyle w:val="Heading3"/>
        <w:rPr>
          <w:ins w:id="5074" w:author="Gaurav Shah" w:date="2019-04-06T16:01:00Z"/>
          <w:sz w:val="18"/>
          <w:szCs w:val="18"/>
        </w:rPr>
      </w:pPr>
      <w:ins w:id="5075" w:author="Gaurav Shah" w:date="2019-04-06T23:06:00Z">
        <w:r>
          <w:rPr>
            <w:sz w:val="18"/>
            <w:szCs w:val="18"/>
          </w:rPr>
          <w:t>Payment Terms handling</w:t>
        </w:r>
      </w:ins>
    </w:p>
    <w:p w14:paraId="46F7D069" w14:textId="36609ED9" w:rsidR="00EC61AF" w:rsidRDefault="009769FC" w:rsidP="002D0F15">
      <w:pPr>
        <w:pStyle w:val="BodyText"/>
        <w:rPr>
          <w:ins w:id="5076" w:author="Gaurav Shah" w:date="2019-04-06T23:07:00Z"/>
          <w:noProof/>
          <w:sz w:val="18"/>
        </w:rPr>
      </w:pPr>
      <w:ins w:id="5077" w:author="Gaurav Shah" w:date="2019-04-07T10:44:00Z">
        <w:r>
          <w:rPr>
            <w:noProof/>
            <w:sz w:val="18"/>
          </w:rPr>
          <w:t>On</w:t>
        </w:r>
      </w:ins>
      <w:ins w:id="5078" w:author="Gaurav Shah" w:date="2019-04-11T14:29:00Z">
        <w:r w:rsidR="00D92739">
          <w:rPr>
            <w:noProof/>
            <w:sz w:val="18"/>
          </w:rPr>
          <w:t>e of</w:t>
        </w:r>
      </w:ins>
      <w:ins w:id="5079" w:author="Gaurav Shah" w:date="2019-04-07T10:44:00Z">
        <w:r>
          <w:rPr>
            <w:noProof/>
            <w:sz w:val="18"/>
          </w:rPr>
          <w:t xml:space="preserve"> the important paramters that drive the</w:t>
        </w:r>
      </w:ins>
      <w:ins w:id="5080" w:author="Gaurav Shah" w:date="2019-04-06T23:06:00Z">
        <w:r w:rsidR="00863866">
          <w:rPr>
            <w:noProof/>
            <w:sz w:val="18"/>
          </w:rPr>
          <w:t xml:space="preserve"> </w:t>
        </w:r>
      </w:ins>
      <w:ins w:id="5081" w:author="Gaurav Shah" w:date="2019-04-07T10:44:00Z">
        <w:r>
          <w:rPr>
            <w:noProof/>
            <w:sz w:val="18"/>
          </w:rPr>
          <w:t xml:space="preserve">output </w:t>
        </w:r>
      </w:ins>
      <w:ins w:id="5082" w:author="Gaurav Shah" w:date="2019-04-06T23:06:00Z">
        <w:r w:rsidR="00863866">
          <w:rPr>
            <w:noProof/>
            <w:sz w:val="18"/>
          </w:rPr>
          <w:t>result of the Credit calculations is</w:t>
        </w:r>
      </w:ins>
      <w:ins w:id="5083" w:author="Gaurav Shah" w:date="2019-04-07T10:44:00Z">
        <w:r>
          <w:rPr>
            <w:noProof/>
            <w:sz w:val="18"/>
          </w:rPr>
          <w:t xml:space="preserve"> </w:t>
        </w:r>
      </w:ins>
      <w:ins w:id="5084" w:author="Gaurav Shah" w:date="2019-04-06T23:06:00Z">
        <w:r w:rsidR="00863866">
          <w:rPr>
            <w:noProof/>
            <w:sz w:val="18"/>
          </w:rPr>
          <w:t>Payment Term</w:t>
        </w:r>
      </w:ins>
      <w:ins w:id="5085" w:author="Gaurav Shah" w:date="2019-04-06T23:07:00Z">
        <w:r w:rsidR="00863866">
          <w:rPr>
            <w:noProof/>
            <w:sz w:val="18"/>
          </w:rPr>
          <w:t xml:space="preserve">s. The Payment Terms </w:t>
        </w:r>
      </w:ins>
      <w:ins w:id="5086" w:author="Gaurav Shah" w:date="2019-04-07T10:45:00Z">
        <w:r>
          <w:rPr>
            <w:noProof/>
            <w:sz w:val="18"/>
          </w:rPr>
          <w:t>determines that</w:t>
        </w:r>
      </w:ins>
      <w:ins w:id="5087" w:author="Gaurav Shah" w:date="2019-04-06T23:07:00Z">
        <w:r w:rsidR="00863866">
          <w:rPr>
            <w:noProof/>
            <w:sz w:val="18"/>
          </w:rPr>
          <w:t xml:space="preserve"> </w:t>
        </w:r>
      </w:ins>
      <w:ins w:id="5088" w:author="Gaurav Shah" w:date="2019-04-11T14:29:00Z">
        <w:r w:rsidR="00D92739">
          <w:rPr>
            <w:noProof/>
            <w:sz w:val="18"/>
          </w:rPr>
          <w:t>in t</w:t>
        </w:r>
      </w:ins>
      <w:ins w:id="5089" w:author="Gaurav Shah" w:date="2019-04-11T14:30:00Z">
        <w:r w:rsidR="00D92739">
          <w:rPr>
            <w:noProof/>
            <w:sz w:val="18"/>
          </w:rPr>
          <w:t>he event of the</w:t>
        </w:r>
      </w:ins>
      <w:ins w:id="5090" w:author="Gaurav Shah" w:date="2019-04-06T23:07:00Z">
        <w:r w:rsidR="00863866">
          <w:rPr>
            <w:noProof/>
            <w:sz w:val="18"/>
          </w:rPr>
          <w:t xml:space="preserve"> Credit being insufficient</w:t>
        </w:r>
      </w:ins>
      <w:ins w:id="5091" w:author="Gaurav Shah" w:date="2019-04-07T10:45:00Z">
        <w:r>
          <w:rPr>
            <w:noProof/>
            <w:sz w:val="18"/>
          </w:rPr>
          <w:t>,</w:t>
        </w:r>
      </w:ins>
      <w:ins w:id="5092" w:author="Gaurav Shah" w:date="2019-04-06T23:07:00Z">
        <w:r w:rsidR="00863866">
          <w:rPr>
            <w:noProof/>
            <w:sz w:val="18"/>
          </w:rPr>
          <w:t xml:space="preserve"> can the on-going operation in TRM App be put on hold (hard block) or allow user to proceed with warning</w:t>
        </w:r>
      </w:ins>
      <w:ins w:id="5093" w:author="Gaurav Shah" w:date="2019-04-11T14:30:00Z">
        <w:r w:rsidR="00D92739">
          <w:rPr>
            <w:noProof/>
            <w:sz w:val="18"/>
          </w:rPr>
          <w:t xml:space="preserve"> (soft block)</w:t>
        </w:r>
      </w:ins>
      <w:ins w:id="5094" w:author="Gaurav Shah" w:date="2019-04-06T23:07:00Z">
        <w:r w:rsidR="00863866">
          <w:rPr>
            <w:noProof/>
            <w:sz w:val="18"/>
          </w:rPr>
          <w:t>.</w:t>
        </w:r>
      </w:ins>
    </w:p>
    <w:p w14:paraId="5899527D" w14:textId="103C0C65" w:rsidR="00863866" w:rsidRDefault="00863866" w:rsidP="002D0F15">
      <w:pPr>
        <w:pStyle w:val="BodyText"/>
        <w:rPr>
          <w:ins w:id="5095" w:author="Gaurav Shah" w:date="2019-04-06T23:08:00Z"/>
          <w:noProof/>
          <w:sz w:val="18"/>
        </w:rPr>
      </w:pPr>
      <w:ins w:id="5096" w:author="Gaurav Shah" w:date="2019-04-06T23:07:00Z">
        <w:r>
          <w:rPr>
            <w:noProof/>
            <w:sz w:val="18"/>
          </w:rPr>
          <w:t xml:space="preserve">As the Payment Terms </w:t>
        </w:r>
      </w:ins>
      <w:ins w:id="5097" w:author="Gaurav Shah" w:date="2019-04-06T23:08:00Z">
        <w:r>
          <w:rPr>
            <w:noProof/>
            <w:sz w:val="18"/>
          </w:rPr>
          <w:t>in business logic can only be of 3 types in the Credit Risk app during calculations – LC, PP and Others.</w:t>
        </w:r>
      </w:ins>
    </w:p>
    <w:p w14:paraId="6AB427E6" w14:textId="5ACBC478" w:rsidR="00863866" w:rsidRDefault="00863866" w:rsidP="002D0F15">
      <w:pPr>
        <w:pStyle w:val="BodyText"/>
        <w:rPr>
          <w:ins w:id="5098" w:author="Gaurav Shah" w:date="2019-04-06T23:08:00Z"/>
          <w:noProof/>
          <w:sz w:val="18"/>
        </w:rPr>
      </w:pPr>
      <w:ins w:id="5099" w:author="Gaurav Shah" w:date="2019-04-06T23:08:00Z">
        <w:r>
          <w:rPr>
            <w:noProof/>
            <w:sz w:val="18"/>
          </w:rPr>
          <w:t>LC = Letter of Credit, PP = Pre Payment</w:t>
        </w:r>
      </w:ins>
    </w:p>
    <w:p w14:paraId="563D06E2" w14:textId="2FDB55C4" w:rsidR="00863866" w:rsidRPr="00FC35BE" w:rsidRDefault="00863866" w:rsidP="002D0F15">
      <w:pPr>
        <w:pStyle w:val="BodyText"/>
        <w:rPr>
          <w:ins w:id="5100" w:author="Gaurav Shah" w:date="2019-04-07T13:15:00Z"/>
          <w:noProof/>
          <w:color w:val="FF0000"/>
          <w:sz w:val="18"/>
          <w:rPrChange w:id="5101" w:author="Gaurav Shah" w:date="2019-04-07T13:28:00Z">
            <w:rPr>
              <w:ins w:id="5102" w:author="Gaurav Shah" w:date="2019-04-07T13:15:00Z"/>
              <w:noProof/>
              <w:sz w:val="18"/>
            </w:rPr>
          </w:rPrChange>
        </w:rPr>
      </w:pPr>
      <w:ins w:id="5103" w:author="Gaurav Shah" w:date="2019-04-06T23:08:00Z">
        <w:r w:rsidRPr="00FC35BE">
          <w:rPr>
            <w:noProof/>
            <w:color w:val="FF0000"/>
            <w:sz w:val="18"/>
            <w:rPrChange w:id="5104" w:author="Gaurav Shah" w:date="2019-04-07T13:28:00Z">
              <w:rPr>
                <w:noProof/>
                <w:sz w:val="18"/>
              </w:rPr>
            </w:rPrChange>
          </w:rPr>
          <w:t>As the Payment Terms in the</w:t>
        </w:r>
      </w:ins>
      <w:ins w:id="5105" w:author="Gaurav Shah" w:date="2019-04-06T23:09:00Z">
        <w:r w:rsidRPr="00FC35BE">
          <w:rPr>
            <w:noProof/>
            <w:color w:val="FF0000"/>
            <w:sz w:val="18"/>
            <w:rPrChange w:id="5106" w:author="Gaurav Shah" w:date="2019-04-07T13:28:00Z">
              <w:rPr>
                <w:noProof/>
                <w:sz w:val="18"/>
              </w:rPr>
            </w:rPrChange>
          </w:rPr>
          <w:t xml:space="preserve"> TRM App </w:t>
        </w:r>
      </w:ins>
      <w:ins w:id="5107" w:author="Gaurav Shah" w:date="2019-04-11T14:31:00Z">
        <w:r w:rsidR="009C57F5">
          <w:rPr>
            <w:noProof/>
            <w:color w:val="FF0000"/>
            <w:sz w:val="18"/>
          </w:rPr>
          <w:t xml:space="preserve">are stored like 180Days_PP, 30%_PP, AVLD_CAD, etc. , the </w:t>
        </w:r>
      </w:ins>
      <w:ins w:id="5108" w:author="Gaurav Shah" w:date="2019-04-11T14:32:00Z">
        <w:r w:rsidR="009C57F5">
          <w:rPr>
            <w:noProof/>
            <w:color w:val="FF0000"/>
            <w:sz w:val="18"/>
          </w:rPr>
          <w:t>required payment term for Credit risk calculations has be to be derived in the Credit Risk App.</w:t>
        </w:r>
      </w:ins>
    </w:p>
    <w:p w14:paraId="01D84BB7" w14:textId="6A6235B6" w:rsidR="00132254" w:rsidRDefault="00132254">
      <w:pPr>
        <w:pStyle w:val="Heading5"/>
        <w:rPr>
          <w:ins w:id="5109" w:author="Gaurav Shah" w:date="2019-04-06T23:10:00Z"/>
          <w:noProof/>
        </w:rPr>
        <w:pPrChange w:id="5110" w:author="Gaurav Shah" w:date="2019-04-07T13:15:00Z">
          <w:pPr>
            <w:pStyle w:val="BodyText"/>
          </w:pPr>
        </w:pPrChange>
      </w:pPr>
      <w:ins w:id="5111" w:author="Gaurav Shah" w:date="2019-04-07T13:15:00Z">
        <w:r>
          <w:rPr>
            <w:noProof/>
          </w:rPr>
          <w:t>Template</w:t>
        </w:r>
      </w:ins>
    </w:p>
    <w:p w14:paraId="6D10BAE4" w14:textId="77777777" w:rsidR="00FC35BE" w:rsidRDefault="00132254" w:rsidP="002D0F15">
      <w:pPr>
        <w:pStyle w:val="BodyText"/>
        <w:rPr>
          <w:ins w:id="5112" w:author="Gaurav Shah" w:date="2019-04-07T13:27:00Z"/>
          <w:noProof/>
          <w:sz w:val="18"/>
        </w:rPr>
      </w:pPr>
      <w:ins w:id="5113" w:author="Gaurav Shah" w:date="2019-04-07T13:16:00Z">
        <w:r>
          <w:rPr>
            <w:noProof/>
            <w:sz w:val="18"/>
          </w:rPr>
          <w:t>New Template</w:t>
        </w:r>
      </w:ins>
      <w:ins w:id="5114" w:author="Gaurav Shah" w:date="2019-04-07T13:23:00Z">
        <w:r w:rsidR="00FC35BE">
          <w:rPr>
            <w:noProof/>
            <w:sz w:val="18"/>
          </w:rPr>
          <w:t>/menu</w:t>
        </w:r>
      </w:ins>
      <w:ins w:id="5115" w:author="Gaurav Shah" w:date="2019-04-07T13:16:00Z">
        <w:r>
          <w:rPr>
            <w:noProof/>
            <w:sz w:val="18"/>
          </w:rPr>
          <w:t xml:space="preserve"> “Payment Term Mapping” will be created.</w:t>
        </w:r>
      </w:ins>
      <w:ins w:id="5116" w:author="Gaurav Shah" w:date="2019-04-07T13:27:00Z">
        <w:r w:rsidR="00FC35BE">
          <w:rPr>
            <w:noProof/>
            <w:sz w:val="18"/>
          </w:rPr>
          <w:t xml:space="preserve"> This should be a security controlled menu, whose access is driven by the Roles.</w:t>
        </w:r>
      </w:ins>
    </w:p>
    <w:p w14:paraId="14329531" w14:textId="69F5D68D" w:rsidR="00863866" w:rsidRDefault="00FC35BE" w:rsidP="002D0F15">
      <w:pPr>
        <w:pStyle w:val="BodyText"/>
        <w:rPr>
          <w:ins w:id="5117" w:author="Gaurav Shah" w:date="2019-04-07T13:27:00Z"/>
          <w:noProof/>
          <w:sz w:val="18"/>
        </w:rPr>
      </w:pPr>
      <w:ins w:id="5118" w:author="Gaurav Shah" w:date="2019-04-07T13:23:00Z">
        <w:r>
          <w:rPr>
            <w:noProof/>
            <w:sz w:val="18"/>
          </w:rPr>
          <w:t xml:space="preserve">This </w:t>
        </w:r>
      </w:ins>
      <w:ins w:id="5119" w:author="Gaurav Shah" w:date="2019-04-07T13:27:00Z">
        <w:r>
          <w:rPr>
            <w:noProof/>
            <w:sz w:val="18"/>
          </w:rPr>
          <w:t xml:space="preserve">menu </w:t>
        </w:r>
      </w:ins>
      <w:ins w:id="5120" w:author="Gaurav Shah" w:date="2019-04-07T13:23:00Z">
        <w:r>
          <w:rPr>
            <w:noProof/>
            <w:sz w:val="18"/>
          </w:rPr>
          <w:t xml:space="preserve">will read </w:t>
        </w:r>
      </w:ins>
      <w:ins w:id="5121" w:author="Gaurav Shah" w:date="2019-04-07T13:24:00Z">
        <w:r>
          <w:rPr>
            <w:noProof/>
            <w:sz w:val="18"/>
          </w:rPr>
          <w:t>Payment Term master data data from TRM Admin.</w:t>
        </w:r>
      </w:ins>
      <w:ins w:id="5122" w:author="Gaurav Shah" w:date="2019-04-07T13:27:00Z">
        <w:r>
          <w:rPr>
            <w:noProof/>
            <w:sz w:val="18"/>
          </w:rPr>
          <w:t xml:space="preserve"> </w:t>
        </w:r>
      </w:ins>
    </w:p>
    <w:p w14:paraId="1734CC19" w14:textId="069E6B3D" w:rsidR="00FC35BE" w:rsidRPr="00FC35BE" w:rsidRDefault="00FC35BE" w:rsidP="002D0F15">
      <w:pPr>
        <w:pStyle w:val="BodyText"/>
        <w:rPr>
          <w:ins w:id="5123" w:author="Gaurav Shah" w:date="2019-04-07T13:24:00Z"/>
          <w:b/>
          <w:noProof/>
          <w:color w:val="E36C0A" w:themeColor="accent6" w:themeShade="BF"/>
          <w:sz w:val="18"/>
          <w:u w:val="single"/>
          <w:rPrChange w:id="5124" w:author="Gaurav Shah" w:date="2019-04-07T13:28:00Z">
            <w:rPr>
              <w:ins w:id="5125" w:author="Gaurav Shah" w:date="2019-04-07T13:24:00Z"/>
              <w:noProof/>
              <w:sz w:val="18"/>
            </w:rPr>
          </w:rPrChange>
        </w:rPr>
      </w:pPr>
      <w:ins w:id="5126" w:author="Gaurav Shah" w:date="2019-04-07T13:27:00Z">
        <w:r w:rsidRPr="00FC35BE">
          <w:rPr>
            <w:b/>
            <w:noProof/>
            <w:color w:val="E36C0A" w:themeColor="accent6" w:themeShade="BF"/>
            <w:sz w:val="18"/>
            <w:u w:val="single"/>
            <w:rPrChange w:id="5127" w:author="Gaurav Shah" w:date="2019-04-07T13:28:00Z">
              <w:rPr>
                <w:noProof/>
                <w:sz w:val="18"/>
              </w:rPr>
            </w:rPrChange>
          </w:rPr>
          <w:t xml:space="preserve">User Training: Whenever a payment term is modified in TRM, </w:t>
        </w:r>
      </w:ins>
      <w:ins w:id="5128" w:author="Gaurav Shah" w:date="2019-04-07T13:28:00Z">
        <w:r w:rsidRPr="00FC35BE">
          <w:rPr>
            <w:b/>
            <w:noProof/>
            <w:color w:val="E36C0A" w:themeColor="accent6" w:themeShade="BF"/>
            <w:sz w:val="18"/>
            <w:u w:val="single"/>
            <w:rPrChange w:id="5129" w:author="Gaurav Shah" w:date="2019-04-07T13:28:00Z">
              <w:rPr>
                <w:noProof/>
                <w:sz w:val="18"/>
              </w:rPr>
            </w:rPrChange>
          </w:rPr>
          <w:t>this list should be updated.</w:t>
        </w:r>
      </w:ins>
    </w:p>
    <w:p w14:paraId="6F250343" w14:textId="1E748D83" w:rsidR="00FC35BE" w:rsidRDefault="00FC35BE" w:rsidP="002D0F15">
      <w:pPr>
        <w:pStyle w:val="BodyText"/>
        <w:rPr>
          <w:ins w:id="5130" w:author="Gaurav Shah" w:date="2019-04-06T23:11:00Z"/>
          <w:noProof/>
          <w:sz w:val="18"/>
        </w:rPr>
      </w:pPr>
      <w:ins w:id="5131" w:author="Gaurav Shah" w:date="2019-04-07T13:24:00Z">
        <w:r>
          <w:rPr>
            <w:noProof/>
            <w:sz w:val="18"/>
          </w:rPr>
          <w:t>The Derived Payment Term will be the User feeded values. List of accepted values are LC, PP and Others.</w:t>
        </w:r>
      </w:ins>
    </w:p>
    <w:p w14:paraId="7CC793A7" w14:textId="38E8DDE1" w:rsidR="00863866" w:rsidRDefault="00863866" w:rsidP="002D0F15">
      <w:pPr>
        <w:pStyle w:val="BodyText"/>
        <w:rPr>
          <w:ins w:id="5132" w:author="Gaurav Shah" w:date="2019-04-06T23:12:00Z"/>
          <w:noProof/>
          <w:sz w:val="18"/>
        </w:rPr>
      </w:pPr>
      <w:ins w:id="5133" w:author="Gaurav Shah" w:date="2019-04-06T23:11:00Z">
        <w:r>
          <w:rPr>
            <w:noProof/>
            <w:sz w:val="18"/>
          </w:rPr>
          <w:t>Map</w:t>
        </w:r>
      </w:ins>
      <w:ins w:id="5134" w:author="Gaurav Shah" w:date="2019-04-06T23:12:00Z">
        <w:r>
          <w:rPr>
            <w:noProof/>
            <w:sz w:val="18"/>
          </w:rPr>
          <w:t>ping matrix example:</w:t>
        </w:r>
      </w:ins>
    </w:p>
    <w:tbl>
      <w:tblPr>
        <w:tblStyle w:val="TableGrid"/>
        <w:tblW w:w="0" w:type="auto"/>
        <w:tblLook w:val="04A0" w:firstRow="1" w:lastRow="0" w:firstColumn="1" w:lastColumn="0" w:noHBand="0" w:noVBand="1"/>
        <w:tblPrChange w:id="5135" w:author="Gaurav Shah" w:date="2019-04-06T23:13:00Z">
          <w:tblPr>
            <w:tblStyle w:val="TableGrid"/>
            <w:tblW w:w="0" w:type="auto"/>
            <w:tblLook w:val="04A0" w:firstRow="1" w:lastRow="0" w:firstColumn="1" w:lastColumn="0" w:noHBand="0" w:noVBand="1"/>
          </w:tblPr>
        </w:tblPrChange>
      </w:tblPr>
      <w:tblGrid>
        <w:gridCol w:w="3232"/>
        <w:gridCol w:w="3232"/>
        <w:tblGridChange w:id="5136">
          <w:tblGrid>
            <w:gridCol w:w="3232"/>
            <w:gridCol w:w="3232"/>
          </w:tblGrid>
        </w:tblGridChange>
      </w:tblGrid>
      <w:tr w:rsidR="00863866" w14:paraId="77C753F1" w14:textId="77777777" w:rsidTr="00863866">
        <w:trPr>
          <w:ins w:id="5137" w:author="Gaurav Shah" w:date="2019-04-06T23:12:00Z"/>
        </w:trPr>
        <w:tc>
          <w:tcPr>
            <w:tcW w:w="3232" w:type="dxa"/>
            <w:shd w:val="clear" w:color="auto" w:fill="B8CCE4" w:themeFill="accent1" w:themeFillTint="66"/>
            <w:tcPrChange w:id="5138" w:author="Gaurav Shah" w:date="2019-04-06T23:13:00Z">
              <w:tcPr>
                <w:tcW w:w="3232" w:type="dxa"/>
              </w:tcPr>
            </w:tcPrChange>
          </w:tcPr>
          <w:p w14:paraId="2E603EC4" w14:textId="3DAA150F" w:rsidR="00863866" w:rsidRPr="00863866" w:rsidRDefault="00863866" w:rsidP="002D0F15">
            <w:pPr>
              <w:pStyle w:val="BodyText"/>
              <w:rPr>
                <w:ins w:id="5139" w:author="Gaurav Shah" w:date="2019-04-06T23:12:00Z"/>
                <w:b/>
                <w:noProof/>
                <w:sz w:val="18"/>
                <w:rPrChange w:id="5140" w:author="Gaurav Shah" w:date="2019-04-06T23:13:00Z">
                  <w:rPr>
                    <w:ins w:id="5141" w:author="Gaurav Shah" w:date="2019-04-06T23:12:00Z"/>
                    <w:noProof/>
                    <w:sz w:val="18"/>
                  </w:rPr>
                </w:rPrChange>
              </w:rPr>
            </w:pPr>
            <w:ins w:id="5142" w:author="Gaurav Shah" w:date="2019-04-06T23:12:00Z">
              <w:r w:rsidRPr="00863866">
                <w:rPr>
                  <w:b/>
                  <w:noProof/>
                  <w:sz w:val="18"/>
                  <w:rPrChange w:id="5143" w:author="Gaurav Shah" w:date="2019-04-06T23:13:00Z">
                    <w:rPr>
                      <w:noProof/>
                      <w:sz w:val="18"/>
                    </w:rPr>
                  </w:rPrChange>
                </w:rPr>
                <w:t>Payment Term</w:t>
              </w:r>
            </w:ins>
          </w:p>
        </w:tc>
        <w:tc>
          <w:tcPr>
            <w:tcW w:w="3232" w:type="dxa"/>
            <w:shd w:val="clear" w:color="auto" w:fill="B8CCE4" w:themeFill="accent1" w:themeFillTint="66"/>
            <w:tcPrChange w:id="5144" w:author="Gaurav Shah" w:date="2019-04-06T23:13:00Z">
              <w:tcPr>
                <w:tcW w:w="3232" w:type="dxa"/>
              </w:tcPr>
            </w:tcPrChange>
          </w:tcPr>
          <w:p w14:paraId="3D54C2F0" w14:textId="33B16A95" w:rsidR="00863866" w:rsidRPr="00863866" w:rsidRDefault="00FC35BE" w:rsidP="002D0F15">
            <w:pPr>
              <w:pStyle w:val="BodyText"/>
              <w:rPr>
                <w:ins w:id="5145" w:author="Gaurav Shah" w:date="2019-04-06T23:12:00Z"/>
                <w:b/>
                <w:noProof/>
                <w:sz w:val="18"/>
                <w:rPrChange w:id="5146" w:author="Gaurav Shah" w:date="2019-04-06T23:13:00Z">
                  <w:rPr>
                    <w:ins w:id="5147" w:author="Gaurav Shah" w:date="2019-04-06T23:12:00Z"/>
                    <w:noProof/>
                    <w:sz w:val="18"/>
                  </w:rPr>
                </w:rPrChange>
              </w:rPr>
            </w:pPr>
            <w:ins w:id="5148" w:author="Gaurav Shah" w:date="2019-04-07T13:22:00Z">
              <w:r>
                <w:rPr>
                  <w:b/>
                  <w:noProof/>
                  <w:sz w:val="18"/>
                </w:rPr>
                <w:t>Derived</w:t>
              </w:r>
            </w:ins>
            <w:ins w:id="5149" w:author="Gaurav Shah" w:date="2019-04-06T23:12:00Z">
              <w:r w:rsidR="00863866" w:rsidRPr="00863866">
                <w:rPr>
                  <w:b/>
                  <w:noProof/>
                  <w:sz w:val="18"/>
                  <w:rPrChange w:id="5150" w:author="Gaurav Shah" w:date="2019-04-06T23:13:00Z">
                    <w:rPr>
                      <w:noProof/>
                      <w:sz w:val="18"/>
                    </w:rPr>
                  </w:rPrChange>
                </w:rPr>
                <w:t xml:space="preserve"> Payment Term</w:t>
              </w:r>
            </w:ins>
          </w:p>
        </w:tc>
      </w:tr>
      <w:tr w:rsidR="00863866" w14:paraId="28A2E737" w14:textId="77777777" w:rsidTr="00863866">
        <w:trPr>
          <w:ins w:id="5151" w:author="Gaurav Shah" w:date="2019-04-06T23:12:00Z"/>
        </w:trPr>
        <w:tc>
          <w:tcPr>
            <w:tcW w:w="3232" w:type="dxa"/>
          </w:tcPr>
          <w:p w14:paraId="63A6D96F" w14:textId="64DA39B3" w:rsidR="00863866" w:rsidRDefault="00863866" w:rsidP="002D0F15">
            <w:pPr>
              <w:pStyle w:val="BodyText"/>
              <w:rPr>
                <w:ins w:id="5152" w:author="Gaurav Shah" w:date="2019-04-06T23:12:00Z"/>
                <w:noProof/>
                <w:sz w:val="18"/>
              </w:rPr>
            </w:pPr>
            <w:ins w:id="5153" w:author="Gaurav Shah" w:date="2019-04-06T23:13:00Z">
              <w:r>
                <w:rPr>
                  <w:noProof/>
                  <w:sz w:val="18"/>
                </w:rPr>
                <w:t>120 Days LC</w:t>
              </w:r>
            </w:ins>
          </w:p>
        </w:tc>
        <w:tc>
          <w:tcPr>
            <w:tcW w:w="3232" w:type="dxa"/>
          </w:tcPr>
          <w:p w14:paraId="12F052BD" w14:textId="2FB08621" w:rsidR="00863866" w:rsidRDefault="00863866" w:rsidP="002D0F15">
            <w:pPr>
              <w:pStyle w:val="BodyText"/>
              <w:rPr>
                <w:ins w:id="5154" w:author="Gaurav Shah" w:date="2019-04-06T23:12:00Z"/>
                <w:noProof/>
                <w:sz w:val="18"/>
              </w:rPr>
            </w:pPr>
            <w:ins w:id="5155" w:author="Gaurav Shah" w:date="2019-04-06T23:13:00Z">
              <w:r>
                <w:rPr>
                  <w:noProof/>
                  <w:sz w:val="18"/>
                </w:rPr>
                <w:t>LC</w:t>
              </w:r>
            </w:ins>
          </w:p>
        </w:tc>
      </w:tr>
      <w:tr w:rsidR="00863866" w14:paraId="6E3F86AD" w14:textId="77777777" w:rsidTr="00863866">
        <w:trPr>
          <w:ins w:id="5156" w:author="Gaurav Shah" w:date="2019-04-06T23:13:00Z"/>
        </w:trPr>
        <w:tc>
          <w:tcPr>
            <w:tcW w:w="3232" w:type="dxa"/>
          </w:tcPr>
          <w:p w14:paraId="1EFE5694" w14:textId="246AD256" w:rsidR="00863866" w:rsidRDefault="00863866" w:rsidP="002D0F15">
            <w:pPr>
              <w:pStyle w:val="BodyText"/>
              <w:rPr>
                <w:ins w:id="5157" w:author="Gaurav Shah" w:date="2019-04-06T23:13:00Z"/>
                <w:noProof/>
                <w:sz w:val="18"/>
              </w:rPr>
            </w:pPr>
            <w:ins w:id="5158" w:author="Gaurav Shah" w:date="2019-04-06T23:13:00Z">
              <w:r>
                <w:rPr>
                  <w:noProof/>
                  <w:sz w:val="18"/>
                </w:rPr>
                <w:t>180 Days LC</w:t>
              </w:r>
            </w:ins>
          </w:p>
        </w:tc>
        <w:tc>
          <w:tcPr>
            <w:tcW w:w="3232" w:type="dxa"/>
          </w:tcPr>
          <w:p w14:paraId="1E4C3FFD" w14:textId="184423E6" w:rsidR="00863866" w:rsidRDefault="00863866" w:rsidP="002D0F15">
            <w:pPr>
              <w:pStyle w:val="BodyText"/>
              <w:rPr>
                <w:ins w:id="5159" w:author="Gaurav Shah" w:date="2019-04-06T23:13:00Z"/>
                <w:noProof/>
                <w:sz w:val="18"/>
              </w:rPr>
            </w:pPr>
            <w:ins w:id="5160" w:author="Gaurav Shah" w:date="2019-04-06T23:13:00Z">
              <w:r>
                <w:rPr>
                  <w:noProof/>
                  <w:sz w:val="18"/>
                </w:rPr>
                <w:t>LC</w:t>
              </w:r>
            </w:ins>
          </w:p>
        </w:tc>
      </w:tr>
      <w:tr w:rsidR="00863866" w14:paraId="211EDB60" w14:textId="77777777" w:rsidTr="00863866">
        <w:trPr>
          <w:ins w:id="5161" w:author="Gaurav Shah" w:date="2019-04-06T23:13:00Z"/>
        </w:trPr>
        <w:tc>
          <w:tcPr>
            <w:tcW w:w="3232" w:type="dxa"/>
          </w:tcPr>
          <w:p w14:paraId="37371826" w14:textId="70A652E3" w:rsidR="00863866" w:rsidRDefault="00863866" w:rsidP="002D0F15">
            <w:pPr>
              <w:pStyle w:val="BodyText"/>
              <w:rPr>
                <w:ins w:id="5162" w:author="Gaurav Shah" w:date="2019-04-06T23:13:00Z"/>
                <w:noProof/>
                <w:sz w:val="18"/>
              </w:rPr>
            </w:pPr>
            <w:ins w:id="5163" w:author="Gaurav Shah" w:date="2019-04-06T23:13:00Z">
              <w:r>
                <w:rPr>
                  <w:noProof/>
                  <w:sz w:val="18"/>
                </w:rPr>
                <w:t>30 Prepayment</w:t>
              </w:r>
            </w:ins>
          </w:p>
        </w:tc>
        <w:tc>
          <w:tcPr>
            <w:tcW w:w="3232" w:type="dxa"/>
          </w:tcPr>
          <w:p w14:paraId="57A647D7" w14:textId="61E4BD01" w:rsidR="00863866" w:rsidRDefault="00863866" w:rsidP="002D0F15">
            <w:pPr>
              <w:pStyle w:val="BodyText"/>
              <w:rPr>
                <w:ins w:id="5164" w:author="Gaurav Shah" w:date="2019-04-06T23:13:00Z"/>
                <w:noProof/>
                <w:sz w:val="18"/>
              </w:rPr>
            </w:pPr>
            <w:ins w:id="5165" w:author="Gaurav Shah" w:date="2019-04-06T23:13:00Z">
              <w:r>
                <w:rPr>
                  <w:noProof/>
                  <w:sz w:val="18"/>
                </w:rPr>
                <w:t>PP</w:t>
              </w:r>
            </w:ins>
          </w:p>
        </w:tc>
      </w:tr>
      <w:tr w:rsidR="00863866" w14:paraId="743476D3" w14:textId="77777777" w:rsidTr="00863866">
        <w:trPr>
          <w:ins w:id="5166" w:author="Gaurav Shah" w:date="2019-04-06T23:13:00Z"/>
        </w:trPr>
        <w:tc>
          <w:tcPr>
            <w:tcW w:w="3232" w:type="dxa"/>
          </w:tcPr>
          <w:p w14:paraId="09BCD081" w14:textId="54DDCADB" w:rsidR="00863866" w:rsidRDefault="00863866" w:rsidP="002D0F15">
            <w:pPr>
              <w:pStyle w:val="BodyText"/>
              <w:rPr>
                <w:ins w:id="5167" w:author="Gaurav Shah" w:date="2019-04-06T23:13:00Z"/>
                <w:noProof/>
                <w:sz w:val="18"/>
              </w:rPr>
            </w:pPr>
            <w:ins w:id="5168" w:author="Gaurav Shah" w:date="2019-04-06T23:13:00Z">
              <w:r>
                <w:rPr>
                  <w:noProof/>
                  <w:sz w:val="18"/>
                </w:rPr>
                <w:t>CAFD</w:t>
              </w:r>
            </w:ins>
          </w:p>
        </w:tc>
        <w:tc>
          <w:tcPr>
            <w:tcW w:w="3232" w:type="dxa"/>
          </w:tcPr>
          <w:p w14:paraId="2B97A8D3" w14:textId="3AC9D302" w:rsidR="00863866" w:rsidRDefault="00863866" w:rsidP="002D0F15">
            <w:pPr>
              <w:pStyle w:val="BodyText"/>
              <w:rPr>
                <w:ins w:id="5169" w:author="Gaurav Shah" w:date="2019-04-06T23:13:00Z"/>
                <w:noProof/>
                <w:sz w:val="18"/>
              </w:rPr>
            </w:pPr>
            <w:ins w:id="5170" w:author="Gaurav Shah" w:date="2019-04-06T23:13:00Z">
              <w:r>
                <w:rPr>
                  <w:noProof/>
                  <w:sz w:val="18"/>
                </w:rPr>
                <w:t>Others</w:t>
              </w:r>
            </w:ins>
          </w:p>
        </w:tc>
      </w:tr>
      <w:tr w:rsidR="00863866" w14:paraId="434385DF" w14:textId="77777777" w:rsidTr="00863866">
        <w:trPr>
          <w:ins w:id="5171" w:author="Gaurav Shah" w:date="2019-04-06T23:13:00Z"/>
        </w:trPr>
        <w:tc>
          <w:tcPr>
            <w:tcW w:w="3232" w:type="dxa"/>
          </w:tcPr>
          <w:p w14:paraId="7865B991" w14:textId="360D3068" w:rsidR="00863866" w:rsidRDefault="00863866" w:rsidP="002D0F15">
            <w:pPr>
              <w:pStyle w:val="BodyText"/>
              <w:rPr>
                <w:ins w:id="5172" w:author="Gaurav Shah" w:date="2019-04-06T23:13:00Z"/>
                <w:noProof/>
                <w:sz w:val="18"/>
              </w:rPr>
            </w:pPr>
            <w:ins w:id="5173" w:author="Gaurav Shah" w:date="2019-04-06T23:13:00Z">
              <w:r>
                <w:rPr>
                  <w:noProof/>
                  <w:sz w:val="18"/>
                </w:rPr>
                <w:t>CAD</w:t>
              </w:r>
            </w:ins>
          </w:p>
        </w:tc>
        <w:tc>
          <w:tcPr>
            <w:tcW w:w="3232" w:type="dxa"/>
          </w:tcPr>
          <w:p w14:paraId="718CD7E6" w14:textId="37C5B16E" w:rsidR="00863866" w:rsidRDefault="00863866" w:rsidP="002D0F15">
            <w:pPr>
              <w:pStyle w:val="BodyText"/>
              <w:rPr>
                <w:ins w:id="5174" w:author="Gaurav Shah" w:date="2019-04-06T23:13:00Z"/>
                <w:noProof/>
                <w:sz w:val="18"/>
              </w:rPr>
            </w:pPr>
            <w:ins w:id="5175" w:author="Gaurav Shah" w:date="2019-04-06T23:13:00Z">
              <w:r>
                <w:rPr>
                  <w:noProof/>
                  <w:sz w:val="18"/>
                </w:rPr>
                <w:t>Others</w:t>
              </w:r>
            </w:ins>
          </w:p>
        </w:tc>
      </w:tr>
    </w:tbl>
    <w:p w14:paraId="3BA9341F" w14:textId="78658D77" w:rsidR="00863866" w:rsidRDefault="00863866" w:rsidP="002D0F15">
      <w:pPr>
        <w:pStyle w:val="BodyText"/>
        <w:rPr>
          <w:ins w:id="5176" w:author="Gaurav Shah" w:date="2019-04-07T13:24:00Z"/>
          <w:noProof/>
          <w:sz w:val="18"/>
        </w:rPr>
      </w:pPr>
    </w:p>
    <w:p w14:paraId="6AF10BE2" w14:textId="588640BF" w:rsidR="00FC35BE" w:rsidRDefault="00FC35BE" w:rsidP="002D0F15">
      <w:pPr>
        <w:pStyle w:val="BodyText"/>
        <w:rPr>
          <w:ins w:id="5177" w:author="Gaurav Shah" w:date="2019-04-06T23:06:00Z"/>
          <w:noProof/>
          <w:sz w:val="18"/>
        </w:rPr>
      </w:pPr>
      <w:ins w:id="5178" w:author="Gaurav Shah" w:date="2019-04-07T13:24:00Z">
        <w:r>
          <w:rPr>
            <w:noProof/>
            <w:sz w:val="18"/>
          </w:rPr>
          <w:t>On rece</w:t>
        </w:r>
      </w:ins>
      <w:ins w:id="5179" w:author="Gaurav Shah" w:date="2019-04-07T13:25:00Z">
        <w:r>
          <w:rPr>
            <w:noProof/>
            <w:sz w:val="18"/>
          </w:rPr>
          <w:t>iving the TCCR message, the Credit Risk App will look up the Payment Term Mapping to derive the TCCR. Derived Payment Term field.</w:t>
        </w:r>
      </w:ins>
    </w:p>
    <w:p w14:paraId="0795A3F7" w14:textId="12BFE1EC" w:rsidR="00863866" w:rsidRDefault="00863866" w:rsidP="002D0F15">
      <w:pPr>
        <w:pStyle w:val="BodyText"/>
        <w:rPr>
          <w:ins w:id="5180" w:author="Gaurav Shah" w:date="2019-04-06T23:06:00Z"/>
          <w:noProof/>
          <w:sz w:val="18"/>
        </w:rPr>
      </w:pPr>
    </w:p>
    <w:p w14:paraId="5ED2DF6B" w14:textId="77777777" w:rsidR="00863866" w:rsidRPr="00514E26" w:rsidRDefault="00863866" w:rsidP="00863866">
      <w:pPr>
        <w:pStyle w:val="Heading3"/>
        <w:rPr>
          <w:ins w:id="5181" w:author="Gaurav Shah" w:date="2019-04-06T23:06:00Z"/>
          <w:sz w:val="18"/>
          <w:szCs w:val="18"/>
        </w:rPr>
      </w:pPr>
      <w:ins w:id="5182" w:author="Gaurav Shah" w:date="2019-04-06T23:06:00Z">
        <w:r>
          <w:rPr>
            <w:sz w:val="18"/>
            <w:szCs w:val="18"/>
          </w:rPr>
          <w:t>Calculation Details</w:t>
        </w:r>
      </w:ins>
    </w:p>
    <w:p w14:paraId="664ACE22" w14:textId="77777777" w:rsidR="00863866" w:rsidRPr="003277C6" w:rsidRDefault="00863866" w:rsidP="002D0F15">
      <w:pPr>
        <w:pStyle w:val="BodyText"/>
        <w:rPr>
          <w:noProof/>
          <w:sz w:val="18"/>
          <w:rPrChange w:id="5183" w:author="Aishwarya Balan" w:date="2019-03-04T11:52:00Z">
            <w:rPr>
              <w:noProof/>
            </w:rPr>
          </w:rPrChange>
        </w:rPr>
      </w:pPr>
    </w:p>
    <w:p w14:paraId="3DB4DC3E" w14:textId="77777777" w:rsidR="00F63DDB" w:rsidRPr="003277C6" w:rsidRDefault="00F63DDB" w:rsidP="00F63DDB">
      <w:pPr>
        <w:pStyle w:val="Heading3"/>
        <w:rPr>
          <w:sz w:val="18"/>
          <w:szCs w:val="18"/>
          <w:rPrChange w:id="5184" w:author="Aishwarya Balan" w:date="2019-03-04T11:52:00Z">
            <w:rPr/>
          </w:rPrChange>
        </w:rPr>
      </w:pPr>
      <w:r w:rsidRPr="003277C6">
        <w:rPr>
          <w:sz w:val="18"/>
          <w:szCs w:val="18"/>
          <w:rPrChange w:id="5185" w:author="Aishwarya Balan" w:date="2019-03-04T11:52:00Z">
            <w:rPr/>
          </w:rPrChange>
        </w:rPr>
        <w:t>Credit Risk Check Output Matrix</w:t>
      </w:r>
    </w:p>
    <w:p w14:paraId="5E720F16" w14:textId="77777777" w:rsidR="00F63DDB" w:rsidRPr="003277C6" w:rsidRDefault="00F63DDB" w:rsidP="00F63DDB">
      <w:pPr>
        <w:pStyle w:val="BodyText"/>
        <w:rPr>
          <w:sz w:val="18"/>
          <w:rPrChange w:id="5186" w:author="Aishwarya Balan" w:date="2019-03-04T11:52:00Z">
            <w:rPr/>
          </w:rPrChange>
        </w:rPr>
      </w:pPr>
      <w:r w:rsidRPr="003277C6">
        <w:rPr>
          <w:sz w:val="18"/>
          <w:rPrChange w:id="5187" w:author="Aishwarya Balan" w:date="2019-03-04T11:52:00Z">
            <w:rPr/>
          </w:rPrChange>
        </w:rPr>
        <w:t>The below table will give the Entity and Credit Risk check output matrix:</w:t>
      </w:r>
    </w:p>
    <w:tbl>
      <w:tblPr>
        <w:tblStyle w:val="GridTable5Dark-Accent1"/>
        <w:tblW w:w="0" w:type="auto"/>
        <w:tblLook w:val="04A0" w:firstRow="1" w:lastRow="0" w:firstColumn="1" w:lastColumn="0" w:noHBand="0" w:noVBand="1"/>
      </w:tblPr>
      <w:tblGrid>
        <w:gridCol w:w="2065"/>
        <w:gridCol w:w="2783"/>
        <w:gridCol w:w="2424"/>
        <w:gridCol w:w="2424"/>
      </w:tblGrid>
      <w:tr w:rsidR="00F63DDB" w:rsidRPr="003277C6" w14:paraId="7E64F5D7" w14:textId="77777777" w:rsidTr="009722B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58B9B3A8" w14:textId="77777777" w:rsidR="00F63DDB" w:rsidRPr="003277C6" w:rsidRDefault="009722BB" w:rsidP="00F63DDB">
            <w:pPr>
              <w:pStyle w:val="BodyText"/>
              <w:rPr>
                <w:sz w:val="18"/>
                <w:rPrChange w:id="5188" w:author="Aishwarya Balan" w:date="2019-03-04T11:52:00Z">
                  <w:rPr/>
                </w:rPrChange>
              </w:rPr>
            </w:pPr>
            <w:r w:rsidRPr="003277C6">
              <w:rPr>
                <w:sz w:val="18"/>
                <w:rPrChange w:id="5189" w:author="Aishwarya Balan" w:date="2019-03-04T11:52:00Z">
                  <w:rPr/>
                </w:rPrChange>
              </w:rPr>
              <w:t>Entity</w:t>
            </w:r>
          </w:p>
        </w:tc>
        <w:tc>
          <w:tcPr>
            <w:tcW w:w="2783" w:type="dxa"/>
          </w:tcPr>
          <w:p w14:paraId="672E06C0" w14:textId="77777777" w:rsidR="00F63DDB" w:rsidRPr="003277C6" w:rsidRDefault="009722BB" w:rsidP="00F63DDB">
            <w:pPr>
              <w:pStyle w:val="BodyText"/>
              <w:cnfStyle w:val="100000000000" w:firstRow="1" w:lastRow="0" w:firstColumn="0" w:lastColumn="0" w:oddVBand="0" w:evenVBand="0" w:oddHBand="0" w:evenHBand="0" w:firstRowFirstColumn="0" w:firstRowLastColumn="0" w:lastRowFirstColumn="0" w:lastRowLastColumn="0"/>
              <w:rPr>
                <w:sz w:val="18"/>
                <w:rPrChange w:id="5190" w:author="Aishwarya Balan" w:date="2019-03-04T11:52:00Z">
                  <w:rPr/>
                </w:rPrChange>
              </w:rPr>
            </w:pPr>
            <w:r w:rsidRPr="003277C6">
              <w:rPr>
                <w:sz w:val="18"/>
                <w:rPrChange w:id="5191" w:author="Aishwarya Balan" w:date="2019-03-04T11:52:00Z">
                  <w:rPr/>
                </w:rPrChange>
              </w:rPr>
              <w:t>Operation</w:t>
            </w:r>
          </w:p>
        </w:tc>
        <w:tc>
          <w:tcPr>
            <w:tcW w:w="2424" w:type="dxa"/>
          </w:tcPr>
          <w:p w14:paraId="6BC5E1F8" w14:textId="77777777" w:rsidR="00F63DDB" w:rsidRPr="003277C6" w:rsidRDefault="00F63DDB" w:rsidP="00F63DDB">
            <w:pPr>
              <w:pStyle w:val="BodyText"/>
              <w:cnfStyle w:val="100000000000" w:firstRow="1" w:lastRow="0" w:firstColumn="0" w:lastColumn="0" w:oddVBand="0" w:evenVBand="0" w:oddHBand="0" w:evenHBand="0" w:firstRowFirstColumn="0" w:firstRowLastColumn="0" w:lastRowFirstColumn="0" w:lastRowLastColumn="0"/>
              <w:rPr>
                <w:sz w:val="18"/>
                <w:rPrChange w:id="5192" w:author="Aishwarya Balan" w:date="2019-03-04T11:52:00Z">
                  <w:rPr/>
                </w:rPrChange>
              </w:rPr>
            </w:pPr>
            <w:r w:rsidRPr="003277C6">
              <w:rPr>
                <w:sz w:val="18"/>
                <w:rPrChange w:id="5193" w:author="Aishwarya Balan" w:date="2019-03-04T11:52:00Z">
                  <w:rPr/>
                </w:rPrChange>
              </w:rPr>
              <w:t>If Success</w:t>
            </w:r>
          </w:p>
        </w:tc>
        <w:tc>
          <w:tcPr>
            <w:tcW w:w="2424" w:type="dxa"/>
          </w:tcPr>
          <w:p w14:paraId="217AC85A" w14:textId="77777777" w:rsidR="00F63DDB" w:rsidRPr="003277C6" w:rsidRDefault="00F63DDB" w:rsidP="00F63DDB">
            <w:pPr>
              <w:pStyle w:val="BodyText"/>
              <w:cnfStyle w:val="100000000000" w:firstRow="1" w:lastRow="0" w:firstColumn="0" w:lastColumn="0" w:oddVBand="0" w:evenVBand="0" w:oddHBand="0" w:evenHBand="0" w:firstRowFirstColumn="0" w:firstRowLastColumn="0" w:lastRowFirstColumn="0" w:lastRowLastColumn="0"/>
              <w:rPr>
                <w:sz w:val="18"/>
                <w:rPrChange w:id="5194" w:author="Aishwarya Balan" w:date="2019-03-04T11:52:00Z">
                  <w:rPr/>
                </w:rPrChange>
              </w:rPr>
            </w:pPr>
            <w:r w:rsidRPr="003277C6">
              <w:rPr>
                <w:sz w:val="18"/>
                <w:rPrChange w:id="5195" w:author="Aishwarya Balan" w:date="2019-03-04T11:52:00Z">
                  <w:rPr/>
                </w:rPrChange>
              </w:rPr>
              <w:t>If Fail</w:t>
            </w:r>
          </w:p>
        </w:tc>
      </w:tr>
      <w:tr w:rsidR="00C601ED" w:rsidRPr="003277C6" w14:paraId="119AFD65" w14:textId="77777777" w:rsidTr="009722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02382E73" w14:textId="77777777" w:rsidR="00C601ED" w:rsidRPr="003277C6" w:rsidRDefault="00C601ED" w:rsidP="00C601ED">
            <w:pPr>
              <w:pStyle w:val="BodyText"/>
              <w:rPr>
                <w:sz w:val="18"/>
                <w:rPrChange w:id="5196" w:author="Aishwarya Balan" w:date="2019-03-04T11:52:00Z">
                  <w:rPr/>
                </w:rPrChange>
              </w:rPr>
            </w:pPr>
            <w:r w:rsidRPr="003277C6">
              <w:rPr>
                <w:sz w:val="18"/>
                <w:rPrChange w:id="5197" w:author="Aishwarya Balan" w:date="2019-03-04T11:52:00Z">
                  <w:rPr/>
                </w:rPrChange>
              </w:rPr>
              <w:lastRenderedPageBreak/>
              <w:t>Contracts</w:t>
            </w:r>
          </w:p>
        </w:tc>
        <w:tc>
          <w:tcPr>
            <w:tcW w:w="2783" w:type="dxa"/>
          </w:tcPr>
          <w:p w14:paraId="405A9046" w14:textId="77777777" w:rsidR="00C601ED" w:rsidRPr="003277C6" w:rsidRDefault="00C601ED" w:rsidP="00C601ED">
            <w:pPr>
              <w:pStyle w:val="BodyText"/>
              <w:cnfStyle w:val="000000100000" w:firstRow="0" w:lastRow="0" w:firstColumn="0" w:lastColumn="0" w:oddVBand="0" w:evenVBand="0" w:oddHBand="1" w:evenHBand="0" w:firstRowFirstColumn="0" w:firstRowLastColumn="0" w:lastRowFirstColumn="0" w:lastRowLastColumn="0"/>
              <w:rPr>
                <w:sz w:val="18"/>
                <w:rPrChange w:id="5198" w:author="Aishwarya Balan" w:date="2019-03-04T11:52:00Z">
                  <w:rPr/>
                </w:rPrChange>
              </w:rPr>
            </w:pPr>
            <w:r w:rsidRPr="003277C6">
              <w:rPr>
                <w:sz w:val="18"/>
                <w:rPrChange w:id="5199" w:author="Aishwarya Balan" w:date="2019-03-04T11:52:00Z">
                  <w:rPr/>
                </w:rPrChange>
              </w:rPr>
              <w:t>Creation</w:t>
            </w:r>
          </w:p>
        </w:tc>
        <w:tc>
          <w:tcPr>
            <w:tcW w:w="2424" w:type="dxa"/>
          </w:tcPr>
          <w:p w14:paraId="6D5DA47F" w14:textId="77777777" w:rsidR="00C601ED" w:rsidRPr="003277C6" w:rsidRDefault="00C601ED" w:rsidP="00C601ED">
            <w:pPr>
              <w:pStyle w:val="BodyText"/>
              <w:cnfStyle w:val="000000100000" w:firstRow="0" w:lastRow="0" w:firstColumn="0" w:lastColumn="0" w:oddVBand="0" w:evenVBand="0" w:oddHBand="1" w:evenHBand="0" w:firstRowFirstColumn="0" w:firstRowLastColumn="0" w:lastRowFirstColumn="0" w:lastRowLastColumn="0"/>
              <w:rPr>
                <w:sz w:val="18"/>
                <w:rPrChange w:id="5200" w:author="Aishwarya Balan" w:date="2019-03-04T11:52:00Z">
                  <w:rPr/>
                </w:rPrChange>
              </w:rPr>
            </w:pPr>
            <w:r w:rsidRPr="003277C6">
              <w:rPr>
                <w:sz w:val="18"/>
                <w:rPrChange w:id="5201" w:author="Aishwarya Balan" w:date="2019-03-04T11:52:00Z">
                  <w:rPr/>
                </w:rPrChange>
              </w:rPr>
              <w:t>Allow Creation</w:t>
            </w:r>
          </w:p>
        </w:tc>
        <w:tc>
          <w:tcPr>
            <w:tcW w:w="2424" w:type="dxa"/>
          </w:tcPr>
          <w:p w14:paraId="3C7C8F87" w14:textId="7893F328" w:rsidR="00C601ED" w:rsidRPr="003277C6" w:rsidRDefault="00C601ED" w:rsidP="00C601ED">
            <w:pPr>
              <w:pStyle w:val="BodyText"/>
              <w:cnfStyle w:val="000000100000" w:firstRow="0" w:lastRow="0" w:firstColumn="0" w:lastColumn="0" w:oddVBand="0" w:evenVBand="0" w:oddHBand="1" w:evenHBand="0" w:firstRowFirstColumn="0" w:firstRowLastColumn="0" w:lastRowFirstColumn="0" w:lastRowLastColumn="0"/>
              <w:rPr>
                <w:sz w:val="18"/>
                <w:rPrChange w:id="5202" w:author="Aishwarya Balan" w:date="2019-03-04T11:52:00Z">
                  <w:rPr/>
                </w:rPrChange>
              </w:rPr>
            </w:pPr>
            <w:ins w:id="5203" w:author="Gaurav Shah" w:date="2019-04-06T09:59:00Z">
              <w:r w:rsidRPr="009C58AB">
                <w:rPr>
                  <w:sz w:val="18"/>
                </w:rPr>
                <w:t>See Calculation Details Matrix</w:t>
              </w:r>
            </w:ins>
            <w:del w:id="5204" w:author="Gaurav Shah" w:date="2019-04-06T09:59:00Z">
              <w:r w:rsidRPr="003277C6" w:rsidDel="00C601ED">
                <w:rPr>
                  <w:sz w:val="18"/>
                  <w:rPrChange w:id="5205" w:author="Aishwarya Balan" w:date="2019-03-04T11:52:00Z">
                    <w:rPr/>
                  </w:rPrChange>
                </w:rPr>
                <w:delText>Trigger Own Risk</w:delText>
              </w:r>
            </w:del>
          </w:p>
        </w:tc>
      </w:tr>
      <w:tr w:rsidR="00C601ED" w:rsidRPr="003277C6" w14:paraId="2CCE1AA1" w14:textId="77777777" w:rsidTr="009722BB">
        <w:tc>
          <w:tcPr>
            <w:cnfStyle w:val="001000000000" w:firstRow="0" w:lastRow="0" w:firstColumn="1" w:lastColumn="0" w:oddVBand="0" w:evenVBand="0" w:oddHBand="0" w:evenHBand="0" w:firstRowFirstColumn="0" w:firstRowLastColumn="0" w:lastRowFirstColumn="0" w:lastRowLastColumn="0"/>
            <w:tcW w:w="2065" w:type="dxa"/>
          </w:tcPr>
          <w:p w14:paraId="01F7CCE2" w14:textId="77777777" w:rsidR="00C601ED" w:rsidRPr="003277C6" w:rsidRDefault="00C601ED" w:rsidP="00C601ED">
            <w:pPr>
              <w:pStyle w:val="BodyText"/>
              <w:rPr>
                <w:sz w:val="18"/>
                <w:rPrChange w:id="5206" w:author="Aishwarya Balan" w:date="2019-03-04T11:52:00Z">
                  <w:rPr/>
                </w:rPrChange>
              </w:rPr>
            </w:pPr>
          </w:p>
        </w:tc>
        <w:tc>
          <w:tcPr>
            <w:tcW w:w="2783" w:type="dxa"/>
          </w:tcPr>
          <w:p w14:paraId="1A7BAEA1" w14:textId="77777777" w:rsidR="00C601ED" w:rsidRPr="003277C6" w:rsidRDefault="00C601ED" w:rsidP="00C601ED">
            <w:pPr>
              <w:pStyle w:val="BodyText"/>
              <w:cnfStyle w:val="000000000000" w:firstRow="0" w:lastRow="0" w:firstColumn="0" w:lastColumn="0" w:oddVBand="0" w:evenVBand="0" w:oddHBand="0" w:evenHBand="0" w:firstRowFirstColumn="0" w:firstRowLastColumn="0" w:lastRowFirstColumn="0" w:lastRowLastColumn="0"/>
              <w:rPr>
                <w:sz w:val="18"/>
                <w:rPrChange w:id="5207" w:author="Aishwarya Balan" w:date="2019-03-04T11:52:00Z">
                  <w:rPr/>
                </w:rPrChange>
              </w:rPr>
            </w:pPr>
            <w:r w:rsidRPr="003277C6">
              <w:rPr>
                <w:sz w:val="18"/>
                <w:rPrChange w:id="5208" w:author="Aishwarya Balan" w:date="2019-03-04T11:52:00Z">
                  <w:rPr/>
                </w:rPrChange>
              </w:rPr>
              <w:t>Modification</w:t>
            </w:r>
          </w:p>
        </w:tc>
        <w:tc>
          <w:tcPr>
            <w:tcW w:w="2424" w:type="dxa"/>
          </w:tcPr>
          <w:p w14:paraId="15E716A2" w14:textId="77777777" w:rsidR="00C601ED" w:rsidRPr="003277C6" w:rsidRDefault="00C601ED" w:rsidP="00C601ED">
            <w:pPr>
              <w:pStyle w:val="BodyText"/>
              <w:cnfStyle w:val="000000000000" w:firstRow="0" w:lastRow="0" w:firstColumn="0" w:lastColumn="0" w:oddVBand="0" w:evenVBand="0" w:oddHBand="0" w:evenHBand="0" w:firstRowFirstColumn="0" w:firstRowLastColumn="0" w:lastRowFirstColumn="0" w:lastRowLastColumn="0"/>
              <w:rPr>
                <w:sz w:val="18"/>
                <w:rPrChange w:id="5209" w:author="Aishwarya Balan" w:date="2019-03-04T11:52:00Z">
                  <w:rPr/>
                </w:rPrChange>
              </w:rPr>
            </w:pPr>
            <w:r w:rsidRPr="003277C6">
              <w:rPr>
                <w:sz w:val="18"/>
                <w:rPrChange w:id="5210" w:author="Aishwarya Balan" w:date="2019-03-04T11:52:00Z">
                  <w:rPr/>
                </w:rPrChange>
              </w:rPr>
              <w:t>Allow Modify</w:t>
            </w:r>
          </w:p>
        </w:tc>
        <w:tc>
          <w:tcPr>
            <w:tcW w:w="2424" w:type="dxa"/>
          </w:tcPr>
          <w:p w14:paraId="5D5BFB8C" w14:textId="73A22E14" w:rsidR="00C601ED" w:rsidRPr="003277C6" w:rsidRDefault="00C601ED" w:rsidP="00C601ED">
            <w:pPr>
              <w:pStyle w:val="BodyText"/>
              <w:cnfStyle w:val="000000000000" w:firstRow="0" w:lastRow="0" w:firstColumn="0" w:lastColumn="0" w:oddVBand="0" w:evenVBand="0" w:oddHBand="0" w:evenHBand="0" w:firstRowFirstColumn="0" w:firstRowLastColumn="0" w:lastRowFirstColumn="0" w:lastRowLastColumn="0"/>
              <w:rPr>
                <w:sz w:val="18"/>
                <w:rPrChange w:id="5211" w:author="Aishwarya Balan" w:date="2019-03-04T11:52:00Z">
                  <w:rPr/>
                </w:rPrChange>
              </w:rPr>
            </w:pPr>
            <w:ins w:id="5212" w:author="Gaurav Shah" w:date="2019-04-06T09:59:00Z">
              <w:r w:rsidRPr="009C58AB">
                <w:rPr>
                  <w:sz w:val="18"/>
                </w:rPr>
                <w:t>See Calculation Details Matrix</w:t>
              </w:r>
            </w:ins>
            <w:del w:id="5213" w:author="Gaurav Shah" w:date="2019-04-06T09:59:00Z">
              <w:r w:rsidRPr="003277C6" w:rsidDel="0088581A">
                <w:rPr>
                  <w:sz w:val="18"/>
                  <w:rPrChange w:id="5214" w:author="Aishwarya Balan" w:date="2019-03-04T11:52:00Z">
                    <w:rPr/>
                  </w:rPrChange>
                </w:rPr>
                <w:delText>Trigger Own Risk</w:delText>
              </w:r>
            </w:del>
          </w:p>
        </w:tc>
      </w:tr>
      <w:tr w:rsidR="00C601ED" w:rsidRPr="003277C6" w14:paraId="11F938FC" w14:textId="77777777" w:rsidTr="009722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79E0541F" w14:textId="77777777" w:rsidR="00C601ED" w:rsidRPr="003277C6" w:rsidRDefault="00C601ED" w:rsidP="00C601ED">
            <w:pPr>
              <w:pStyle w:val="BodyText"/>
              <w:rPr>
                <w:sz w:val="18"/>
                <w:rPrChange w:id="5215" w:author="Aishwarya Balan" w:date="2019-03-04T11:52:00Z">
                  <w:rPr/>
                </w:rPrChange>
              </w:rPr>
            </w:pPr>
          </w:p>
        </w:tc>
        <w:tc>
          <w:tcPr>
            <w:tcW w:w="2783" w:type="dxa"/>
          </w:tcPr>
          <w:p w14:paraId="2E082DF6" w14:textId="77777777" w:rsidR="00C601ED" w:rsidRPr="003277C6" w:rsidRDefault="00C601ED" w:rsidP="00C601ED">
            <w:pPr>
              <w:pStyle w:val="BodyText"/>
              <w:cnfStyle w:val="000000100000" w:firstRow="0" w:lastRow="0" w:firstColumn="0" w:lastColumn="0" w:oddVBand="0" w:evenVBand="0" w:oddHBand="1" w:evenHBand="0" w:firstRowFirstColumn="0" w:firstRowLastColumn="0" w:lastRowFirstColumn="0" w:lastRowLastColumn="0"/>
              <w:rPr>
                <w:sz w:val="18"/>
                <w:rPrChange w:id="5216" w:author="Aishwarya Balan" w:date="2019-03-04T11:52:00Z">
                  <w:rPr/>
                </w:rPrChange>
              </w:rPr>
            </w:pPr>
            <w:r w:rsidRPr="003277C6">
              <w:rPr>
                <w:sz w:val="18"/>
                <w:rPrChange w:id="5217" w:author="Aishwarya Balan" w:date="2019-03-04T11:52:00Z">
                  <w:rPr/>
                </w:rPrChange>
              </w:rPr>
              <w:t>Amendment</w:t>
            </w:r>
          </w:p>
        </w:tc>
        <w:tc>
          <w:tcPr>
            <w:tcW w:w="2424" w:type="dxa"/>
          </w:tcPr>
          <w:p w14:paraId="0AD80439" w14:textId="77777777" w:rsidR="00C601ED" w:rsidRPr="003277C6" w:rsidRDefault="00C601ED" w:rsidP="00C601ED">
            <w:pPr>
              <w:pStyle w:val="BodyText"/>
              <w:cnfStyle w:val="000000100000" w:firstRow="0" w:lastRow="0" w:firstColumn="0" w:lastColumn="0" w:oddVBand="0" w:evenVBand="0" w:oddHBand="1" w:evenHBand="0" w:firstRowFirstColumn="0" w:firstRowLastColumn="0" w:lastRowFirstColumn="0" w:lastRowLastColumn="0"/>
              <w:rPr>
                <w:sz w:val="18"/>
                <w:rPrChange w:id="5218" w:author="Aishwarya Balan" w:date="2019-03-04T11:52:00Z">
                  <w:rPr/>
                </w:rPrChange>
              </w:rPr>
            </w:pPr>
            <w:r w:rsidRPr="003277C6">
              <w:rPr>
                <w:sz w:val="18"/>
                <w:rPrChange w:id="5219" w:author="Aishwarya Balan" w:date="2019-03-04T11:52:00Z">
                  <w:rPr/>
                </w:rPrChange>
              </w:rPr>
              <w:t>Allow Amend</w:t>
            </w:r>
          </w:p>
        </w:tc>
        <w:tc>
          <w:tcPr>
            <w:tcW w:w="2424" w:type="dxa"/>
          </w:tcPr>
          <w:p w14:paraId="1C26A79F" w14:textId="27CCB1A7" w:rsidR="00C601ED" w:rsidRPr="003277C6" w:rsidRDefault="00C601ED" w:rsidP="00C601ED">
            <w:pPr>
              <w:pStyle w:val="BodyText"/>
              <w:cnfStyle w:val="000000100000" w:firstRow="0" w:lastRow="0" w:firstColumn="0" w:lastColumn="0" w:oddVBand="0" w:evenVBand="0" w:oddHBand="1" w:evenHBand="0" w:firstRowFirstColumn="0" w:firstRowLastColumn="0" w:lastRowFirstColumn="0" w:lastRowLastColumn="0"/>
              <w:rPr>
                <w:sz w:val="18"/>
                <w:rPrChange w:id="5220" w:author="Aishwarya Balan" w:date="2019-03-04T11:52:00Z">
                  <w:rPr/>
                </w:rPrChange>
              </w:rPr>
            </w:pPr>
            <w:ins w:id="5221" w:author="Gaurav Shah" w:date="2019-04-06T09:59:00Z">
              <w:r w:rsidRPr="009C58AB">
                <w:rPr>
                  <w:sz w:val="18"/>
                </w:rPr>
                <w:t>See Calculation Details Matrix</w:t>
              </w:r>
            </w:ins>
            <w:del w:id="5222" w:author="Gaurav Shah" w:date="2019-04-06T09:59:00Z">
              <w:r w:rsidRPr="003277C6" w:rsidDel="0088581A">
                <w:rPr>
                  <w:sz w:val="18"/>
                  <w:rPrChange w:id="5223" w:author="Aishwarya Balan" w:date="2019-03-04T11:52:00Z">
                    <w:rPr/>
                  </w:rPrChange>
                </w:rPr>
                <w:delText>Trigger Own Risk</w:delText>
              </w:r>
            </w:del>
          </w:p>
        </w:tc>
      </w:tr>
      <w:tr w:rsidR="009722BB" w:rsidRPr="003277C6" w14:paraId="185DC90F" w14:textId="77777777" w:rsidTr="009722BB">
        <w:tc>
          <w:tcPr>
            <w:cnfStyle w:val="001000000000" w:firstRow="0" w:lastRow="0" w:firstColumn="1" w:lastColumn="0" w:oddVBand="0" w:evenVBand="0" w:oddHBand="0" w:evenHBand="0" w:firstRowFirstColumn="0" w:firstRowLastColumn="0" w:lastRowFirstColumn="0" w:lastRowLastColumn="0"/>
            <w:tcW w:w="2065" w:type="dxa"/>
            <w:shd w:val="clear" w:color="auto" w:fill="BFBFBF" w:themeFill="background1" w:themeFillShade="BF"/>
          </w:tcPr>
          <w:p w14:paraId="210BD432" w14:textId="77777777" w:rsidR="009722BB" w:rsidRPr="003277C6" w:rsidRDefault="009722BB" w:rsidP="00F63DDB">
            <w:pPr>
              <w:pStyle w:val="BodyText"/>
              <w:rPr>
                <w:sz w:val="18"/>
                <w:rPrChange w:id="5224" w:author="Aishwarya Balan" w:date="2019-03-04T11:52:00Z">
                  <w:rPr/>
                </w:rPrChange>
              </w:rPr>
            </w:pPr>
            <w:r w:rsidRPr="003277C6">
              <w:rPr>
                <w:sz w:val="18"/>
                <w:rPrChange w:id="5225" w:author="Aishwarya Balan" w:date="2019-03-04T11:52:00Z">
                  <w:rPr/>
                </w:rPrChange>
              </w:rPr>
              <w:t xml:space="preserve">Instruction </w:t>
            </w:r>
            <w:proofErr w:type="gramStart"/>
            <w:r w:rsidRPr="003277C6">
              <w:rPr>
                <w:sz w:val="18"/>
                <w:rPrChange w:id="5226" w:author="Aishwarya Balan" w:date="2019-03-04T11:52:00Z">
                  <w:rPr/>
                </w:rPrChange>
              </w:rPr>
              <w:t>To</w:t>
            </w:r>
            <w:proofErr w:type="gramEnd"/>
            <w:r w:rsidRPr="003277C6">
              <w:rPr>
                <w:sz w:val="18"/>
                <w:rPrChange w:id="5227" w:author="Aishwarya Balan" w:date="2019-03-04T11:52:00Z">
                  <w:rPr/>
                </w:rPrChange>
              </w:rPr>
              <w:t xml:space="preserve"> Ship</w:t>
            </w:r>
          </w:p>
        </w:tc>
        <w:tc>
          <w:tcPr>
            <w:tcW w:w="2783" w:type="dxa"/>
            <w:shd w:val="clear" w:color="auto" w:fill="BFBFBF" w:themeFill="background1" w:themeFillShade="BF"/>
          </w:tcPr>
          <w:p w14:paraId="5DD841ED" w14:textId="77777777" w:rsidR="009722BB" w:rsidRPr="003277C6" w:rsidRDefault="009722BB" w:rsidP="00F63DDB">
            <w:pPr>
              <w:pStyle w:val="BodyText"/>
              <w:cnfStyle w:val="000000000000" w:firstRow="0" w:lastRow="0" w:firstColumn="0" w:lastColumn="0" w:oddVBand="0" w:evenVBand="0" w:oddHBand="0" w:evenHBand="0" w:firstRowFirstColumn="0" w:firstRowLastColumn="0" w:lastRowFirstColumn="0" w:lastRowLastColumn="0"/>
              <w:rPr>
                <w:sz w:val="18"/>
                <w:rPrChange w:id="5228" w:author="Aishwarya Balan" w:date="2019-03-04T11:52:00Z">
                  <w:rPr/>
                </w:rPrChange>
              </w:rPr>
            </w:pPr>
          </w:p>
        </w:tc>
        <w:tc>
          <w:tcPr>
            <w:tcW w:w="2424" w:type="dxa"/>
            <w:shd w:val="clear" w:color="auto" w:fill="BFBFBF" w:themeFill="background1" w:themeFillShade="BF"/>
          </w:tcPr>
          <w:p w14:paraId="4C66110A" w14:textId="77777777" w:rsidR="009722BB" w:rsidRPr="003277C6" w:rsidRDefault="009722BB" w:rsidP="00F63DDB">
            <w:pPr>
              <w:pStyle w:val="BodyText"/>
              <w:cnfStyle w:val="000000000000" w:firstRow="0" w:lastRow="0" w:firstColumn="0" w:lastColumn="0" w:oddVBand="0" w:evenVBand="0" w:oddHBand="0" w:evenHBand="0" w:firstRowFirstColumn="0" w:firstRowLastColumn="0" w:lastRowFirstColumn="0" w:lastRowLastColumn="0"/>
              <w:rPr>
                <w:sz w:val="18"/>
                <w:rPrChange w:id="5229" w:author="Aishwarya Balan" w:date="2019-03-04T11:52:00Z">
                  <w:rPr/>
                </w:rPrChange>
              </w:rPr>
            </w:pPr>
          </w:p>
        </w:tc>
        <w:tc>
          <w:tcPr>
            <w:tcW w:w="2424" w:type="dxa"/>
            <w:shd w:val="clear" w:color="auto" w:fill="BFBFBF" w:themeFill="background1" w:themeFillShade="BF"/>
          </w:tcPr>
          <w:p w14:paraId="02A894B6" w14:textId="77777777" w:rsidR="009722BB" w:rsidRPr="003277C6" w:rsidRDefault="009722BB" w:rsidP="00F63DDB">
            <w:pPr>
              <w:pStyle w:val="BodyText"/>
              <w:cnfStyle w:val="000000000000" w:firstRow="0" w:lastRow="0" w:firstColumn="0" w:lastColumn="0" w:oddVBand="0" w:evenVBand="0" w:oddHBand="0" w:evenHBand="0" w:firstRowFirstColumn="0" w:firstRowLastColumn="0" w:lastRowFirstColumn="0" w:lastRowLastColumn="0"/>
              <w:rPr>
                <w:sz w:val="18"/>
                <w:rPrChange w:id="5230" w:author="Aishwarya Balan" w:date="2019-03-04T11:52:00Z">
                  <w:rPr/>
                </w:rPrChange>
              </w:rPr>
            </w:pPr>
          </w:p>
        </w:tc>
      </w:tr>
      <w:tr w:rsidR="00C601ED" w:rsidRPr="003277C6" w14:paraId="72525145" w14:textId="77777777" w:rsidTr="009722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60F70E1B" w14:textId="77777777" w:rsidR="00C601ED" w:rsidRPr="003277C6" w:rsidRDefault="00C601ED" w:rsidP="00C601ED">
            <w:pPr>
              <w:pStyle w:val="BodyText"/>
              <w:rPr>
                <w:sz w:val="18"/>
                <w:rPrChange w:id="5231" w:author="Aishwarya Balan" w:date="2019-03-04T11:52:00Z">
                  <w:rPr/>
                </w:rPrChange>
              </w:rPr>
            </w:pPr>
            <w:r w:rsidRPr="003277C6">
              <w:rPr>
                <w:sz w:val="18"/>
                <w:rPrChange w:id="5232" w:author="Aishwarya Balan" w:date="2019-03-04T11:52:00Z">
                  <w:rPr/>
                </w:rPrChange>
              </w:rPr>
              <w:t>Plan Bulk Shipment</w:t>
            </w:r>
          </w:p>
        </w:tc>
        <w:tc>
          <w:tcPr>
            <w:tcW w:w="2783" w:type="dxa"/>
          </w:tcPr>
          <w:p w14:paraId="00E5017F" w14:textId="77777777" w:rsidR="00C601ED" w:rsidRPr="003277C6" w:rsidRDefault="00C601ED" w:rsidP="00C601ED">
            <w:pPr>
              <w:pStyle w:val="BodyText"/>
              <w:cnfStyle w:val="000000100000" w:firstRow="0" w:lastRow="0" w:firstColumn="0" w:lastColumn="0" w:oddVBand="0" w:evenVBand="0" w:oddHBand="1" w:evenHBand="0" w:firstRowFirstColumn="0" w:firstRowLastColumn="0" w:lastRowFirstColumn="0" w:lastRowLastColumn="0"/>
              <w:rPr>
                <w:sz w:val="18"/>
                <w:rPrChange w:id="5233" w:author="Aishwarya Balan" w:date="2019-03-04T11:52:00Z">
                  <w:rPr/>
                </w:rPrChange>
              </w:rPr>
            </w:pPr>
            <w:r w:rsidRPr="003277C6">
              <w:rPr>
                <w:sz w:val="18"/>
                <w:rPrChange w:id="5234" w:author="Aishwarya Balan" w:date="2019-03-04T11:52:00Z">
                  <w:rPr/>
                </w:rPrChange>
              </w:rPr>
              <w:t xml:space="preserve">Finalization of </w:t>
            </w:r>
            <w:proofErr w:type="gramStart"/>
            <w:r w:rsidRPr="003277C6">
              <w:rPr>
                <w:sz w:val="18"/>
                <w:rPrChange w:id="5235" w:author="Aishwarya Balan" w:date="2019-03-04T11:52:00Z">
                  <w:rPr/>
                </w:rPrChange>
              </w:rPr>
              <w:t>Pre Loading</w:t>
            </w:r>
            <w:proofErr w:type="gramEnd"/>
          </w:p>
        </w:tc>
        <w:tc>
          <w:tcPr>
            <w:tcW w:w="2424" w:type="dxa"/>
          </w:tcPr>
          <w:p w14:paraId="6C7716E3" w14:textId="77777777" w:rsidR="00C601ED" w:rsidRPr="003277C6" w:rsidRDefault="00C601ED" w:rsidP="00C601ED">
            <w:pPr>
              <w:pStyle w:val="BodyText"/>
              <w:cnfStyle w:val="000000100000" w:firstRow="0" w:lastRow="0" w:firstColumn="0" w:lastColumn="0" w:oddVBand="0" w:evenVBand="0" w:oddHBand="1" w:evenHBand="0" w:firstRowFirstColumn="0" w:firstRowLastColumn="0" w:lastRowFirstColumn="0" w:lastRowLastColumn="0"/>
              <w:rPr>
                <w:sz w:val="18"/>
                <w:rPrChange w:id="5236" w:author="Aishwarya Balan" w:date="2019-03-04T11:52:00Z">
                  <w:rPr/>
                </w:rPrChange>
              </w:rPr>
            </w:pPr>
            <w:r w:rsidRPr="003277C6">
              <w:rPr>
                <w:sz w:val="18"/>
                <w:rPrChange w:id="5237" w:author="Aishwarya Balan" w:date="2019-03-04T11:52:00Z">
                  <w:rPr/>
                </w:rPrChange>
              </w:rPr>
              <w:t>Allow</w:t>
            </w:r>
          </w:p>
        </w:tc>
        <w:tc>
          <w:tcPr>
            <w:tcW w:w="2424" w:type="dxa"/>
          </w:tcPr>
          <w:p w14:paraId="2FB5F3AF" w14:textId="2A69E11A" w:rsidR="00C601ED" w:rsidRPr="003277C6" w:rsidRDefault="00C601ED" w:rsidP="00C601ED">
            <w:pPr>
              <w:pStyle w:val="BodyText"/>
              <w:cnfStyle w:val="000000100000" w:firstRow="0" w:lastRow="0" w:firstColumn="0" w:lastColumn="0" w:oddVBand="0" w:evenVBand="0" w:oddHBand="1" w:evenHBand="0" w:firstRowFirstColumn="0" w:firstRowLastColumn="0" w:lastRowFirstColumn="0" w:lastRowLastColumn="0"/>
              <w:rPr>
                <w:sz w:val="18"/>
                <w:rPrChange w:id="5238" w:author="Aishwarya Balan" w:date="2019-03-04T11:52:00Z">
                  <w:rPr/>
                </w:rPrChange>
              </w:rPr>
            </w:pPr>
            <w:ins w:id="5239" w:author="Gaurav Shah" w:date="2019-04-06T09:59:00Z">
              <w:r w:rsidRPr="00FC37D5">
                <w:rPr>
                  <w:sz w:val="18"/>
                </w:rPr>
                <w:t>See Calculation Details Matrix</w:t>
              </w:r>
            </w:ins>
            <w:del w:id="5240" w:author="Gaurav Shah" w:date="2019-04-06T09:59:00Z">
              <w:r w:rsidRPr="003277C6" w:rsidDel="008D1B65">
                <w:rPr>
                  <w:sz w:val="18"/>
                  <w:rPrChange w:id="5241" w:author="Aishwarya Balan" w:date="2019-03-04T11:52:00Z">
                    <w:rPr/>
                  </w:rPrChange>
                </w:rPr>
                <w:delText>Stopped</w:delText>
              </w:r>
            </w:del>
          </w:p>
        </w:tc>
      </w:tr>
      <w:tr w:rsidR="00C601ED" w:rsidRPr="003277C6" w14:paraId="0B4F9E8E" w14:textId="77777777" w:rsidTr="009722BB">
        <w:tc>
          <w:tcPr>
            <w:cnfStyle w:val="001000000000" w:firstRow="0" w:lastRow="0" w:firstColumn="1" w:lastColumn="0" w:oddVBand="0" w:evenVBand="0" w:oddHBand="0" w:evenHBand="0" w:firstRowFirstColumn="0" w:firstRowLastColumn="0" w:lastRowFirstColumn="0" w:lastRowLastColumn="0"/>
            <w:tcW w:w="2065" w:type="dxa"/>
          </w:tcPr>
          <w:p w14:paraId="5B04B5F5" w14:textId="77777777" w:rsidR="00C601ED" w:rsidRPr="003277C6" w:rsidRDefault="00C601ED" w:rsidP="00C601ED">
            <w:pPr>
              <w:pStyle w:val="BodyText"/>
              <w:rPr>
                <w:sz w:val="18"/>
                <w:rPrChange w:id="5242" w:author="Aishwarya Balan" w:date="2019-03-04T11:52:00Z">
                  <w:rPr/>
                </w:rPrChange>
              </w:rPr>
            </w:pPr>
            <w:r w:rsidRPr="003277C6">
              <w:rPr>
                <w:sz w:val="18"/>
                <w:rPrChange w:id="5243" w:author="Aishwarya Balan" w:date="2019-03-04T11:52:00Z">
                  <w:rPr/>
                </w:rPrChange>
              </w:rPr>
              <w:t>Planned Container Shipment</w:t>
            </w:r>
          </w:p>
        </w:tc>
        <w:tc>
          <w:tcPr>
            <w:tcW w:w="2783" w:type="dxa"/>
          </w:tcPr>
          <w:p w14:paraId="5EC55570" w14:textId="77777777" w:rsidR="00C601ED" w:rsidRPr="003277C6" w:rsidRDefault="00C601ED" w:rsidP="00C601ED">
            <w:pPr>
              <w:pStyle w:val="BodyText"/>
              <w:cnfStyle w:val="000000000000" w:firstRow="0" w:lastRow="0" w:firstColumn="0" w:lastColumn="0" w:oddVBand="0" w:evenVBand="0" w:oddHBand="0" w:evenHBand="0" w:firstRowFirstColumn="0" w:firstRowLastColumn="0" w:lastRowFirstColumn="0" w:lastRowLastColumn="0"/>
              <w:rPr>
                <w:sz w:val="18"/>
                <w:rPrChange w:id="5244" w:author="Aishwarya Balan" w:date="2019-03-04T11:52:00Z">
                  <w:rPr/>
                </w:rPrChange>
              </w:rPr>
            </w:pPr>
            <w:r w:rsidRPr="003277C6">
              <w:rPr>
                <w:sz w:val="18"/>
                <w:rPrChange w:id="5245" w:author="Aishwarya Balan" w:date="2019-03-04T11:52:00Z">
                  <w:rPr/>
                </w:rPrChange>
              </w:rPr>
              <w:t>Container Finalization</w:t>
            </w:r>
          </w:p>
        </w:tc>
        <w:tc>
          <w:tcPr>
            <w:tcW w:w="2424" w:type="dxa"/>
          </w:tcPr>
          <w:p w14:paraId="536B96EF" w14:textId="77777777" w:rsidR="00C601ED" w:rsidRPr="003277C6" w:rsidRDefault="00C601ED" w:rsidP="00C601ED">
            <w:pPr>
              <w:cnfStyle w:val="000000000000" w:firstRow="0" w:lastRow="0" w:firstColumn="0" w:lastColumn="0" w:oddVBand="0" w:evenVBand="0" w:oddHBand="0" w:evenHBand="0" w:firstRowFirstColumn="0" w:firstRowLastColumn="0" w:lastRowFirstColumn="0" w:lastRowLastColumn="0"/>
              <w:rPr>
                <w:sz w:val="18"/>
                <w:szCs w:val="18"/>
                <w:rPrChange w:id="5246" w:author="Aishwarya Balan" w:date="2019-03-04T11:52:00Z">
                  <w:rPr/>
                </w:rPrChange>
              </w:rPr>
            </w:pPr>
            <w:r w:rsidRPr="003277C6">
              <w:rPr>
                <w:sz w:val="18"/>
                <w:szCs w:val="18"/>
                <w:rPrChange w:id="5247" w:author="Aishwarya Balan" w:date="2019-03-04T11:52:00Z">
                  <w:rPr/>
                </w:rPrChange>
              </w:rPr>
              <w:t>Allow</w:t>
            </w:r>
          </w:p>
        </w:tc>
        <w:tc>
          <w:tcPr>
            <w:tcW w:w="2424" w:type="dxa"/>
          </w:tcPr>
          <w:p w14:paraId="618A2238" w14:textId="3F1FC3BC" w:rsidR="00C601ED" w:rsidRPr="003277C6" w:rsidRDefault="00C601ED" w:rsidP="00C601ED">
            <w:pPr>
              <w:pStyle w:val="BodyText"/>
              <w:cnfStyle w:val="000000000000" w:firstRow="0" w:lastRow="0" w:firstColumn="0" w:lastColumn="0" w:oddVBand="0" w:evenVBand="0" w:oddHBand="0" w:evenHBand="0" w:firstRowFirstColumn="0" w:firstRowLastColumn="0" w:lastRowFirstColumn="0" w:lastRowLastColumn="0"/>
              <w:rPr>
                <w:sz w:val="18"/>
                <w:rPrChange w:id="5248" w:author="Aishwarya Balan" w:date="2019-03-04T11:52:00Z">
                  <w:rPr/>
                </w:rPrChange>
              </w:rPr>
            </w:pPr>
            <w:ins w:id="5249" w:author="Gaurav Shah" w:date="2019-04-06T09:59:00Z">
              <w:r w:rsidRPr="00FC37D5">
                <w:rPr>
                  <w:sz w:val="18"/>
                </w:rPr>
                <w:t>See Calculation Details Matrix</w:t>
              </w:r>
            </w:ins>
            <w:del w:id="5250" w:author="Gaurav Shah" w:date="2019-04-06T09:59:00Z">
              <w:r w:rsidRPr="003277C6" w:rsidDel="008D1B65">
                <w:rPr>
                  <w:sz w:val="18"/>
                  <w:rPrChange w:id="5251" w:author="Aishwarya Balan" w:date="2019-03-04T11:52:00Z">
                    <w:rPr/>
                  </w:rPrChange>
                </w:rPr>
                <w:delText>Stopped</w:delText>
              </w:r>
            </w:del>
          </w:p>
        </w:tc>
      </w:tr>
      <w:tr w:rsidR="00C601ED" w:rsidRPr="003277C6" w14:paraId="32B49391" w14:textId="77777777" w:rsidTr="009722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088269C2" w14:textId="77777777" w:rsidR="00C601ED" w:rsidRPr="003277C6" w:rsidRDefault="00C601ED" w:rsidP="00C601ED">
            <w:pPr>
              <w:pStyle w:val="BodyText"/>
              <w:rPr>
                <w:sz w:val="18"/>
                <w:rPrChange w:id="5252" w:author="Aishwarya Balan" w:date="2019-03-04T11:52:00Z">
                  <w:rPr/>
                </w:rPrChange>
              </w:rPr>
            </w:pPr>
            <w:r w:rsidRPr="003277C6">
              <w:rPr>
                <w:sz w:val="18"/>
                <w:rPrChange w:id="5253" w:author="Aishwarya Balan" w:date="2019-03-04T11:52:00Z">
                  <w:rPr/>
                </w:rPrChange>
              </w:rPr>
              <w:t>Movement Order</w:t>
            </w:r>
          </w:p>
        </w:tc>
        <w:tc>
          <w:tcPr>
            <w:tcW w:w="2783" w:type="dxa"/>
          </w:tcPr>
          <w:p w14:paraId="0E1FE57C" w14:textId="77777777" w:rsidR="00C601ED" w:rsidRPr="003277C6" w:rsidRDefault="00C601ED" w:rsidP="00C601ED">
            <w:pPr>
              <w:pStyle w:val="BodyText"/>
              <w:cnfStyle w:val="000000100000" w:firstRow="0" w:lastRow="0" w:firstColumn="0" w:lastColumn="0" w:oddVBand="0" w:evenVBand="0" w:oddHBand="1" w:evenHBand="0" w:firstRowFirstColumn="0" w:firstRowLastColumn="0" w:lastRowFirstColumn="0" w:lastRowLastColumn="0"/>
              <w:rPr>
                <w:sz w:val="18"/>
                <w:rPrChange w:id="5254" w:author="Aishwarya Balan" w:date="2019-03-04T11:52:00Z">
                  <w:rPr/>
                </w:rPrChange>
              </w:rPr>
            </w:pPr>
            <w:r w:rsidRPr="003277C6">
              <w:rPr>
                <w:sz w:val="18"/>
                <w:rPrChange w:id="5255" w:author="Aishwarya Balan" w:date="2019-03-04T11:52:00Z">
                  <w:rPr/>
                </w:rPrChange>
              </w:rPr>
              <w:t>Save</w:t>
            </w:r>
          </w:p>
        </w:tc>
        <w:tc>
          <w:tcPr>
            <w:tcW w:w="2424" w:type="dxa"/>
          </w:tcPr>
          <w:p w14:paraId="78B38DC0" w14:textId="77777777" w:rsidR="00C601ED" w:rsidRPr="003277C6" w:rsidRDefault="00C601ED" w:rsidP="00C601ED">
            <w:pPr>
              <w:cnfStyle w:val="000000100000" w:firstRow="0" w:lastRow="0" w:firstColumn="0" w:lastColumn="0" w:oddVBand="0" w:evenVBand="0" w:oddHBand="1" w:evenHBand="0" w:firstRowFirstColumn="0" w:firstRowLastColumn="0" w:lastRowFirstColumn="0" w:lastRowLastColumn="0"/>
              <w:rPr>
                <w:sz w:val="18"/>
                <w:szCs w:val="18"/>
                <w:rPrChange w:id="5256" w:author="Aishwarya Balan" w:date="2019-03-04T11:52:00Z">
                  <w:rPr/>
                </w:rPrChange>
              </w:rPr>
            </w:pPr>
            <w:r w:rsidRPr="003277C6">
              <w:rPr>
                <w:sz w:val="18"/>
                <w:szCs w:val="18"/>
                <w:rPrChange w:id="5257" w:author="Aishwarya Balan" w:date="2019-03-04T11:52:00Z">
                  <w:rPr/>
                </w:rPrChange>
              </w:rPr>
              <w:t>Allow</w:t>
            </w:r>
          </w:p>
        </w:tc>
        <w:tc>
          <w:tcPr>
            <w:tcW w:w="2424" w:type="dxa"/>
          </w:tcPr>
          <w:p w14:paraId="1B51F870" w14:textId="0CAAFD16" w:rsidR="00C601ED" w:rsidRPr="003277C6" w:rsidRDefault="00C601ED" w:rsidP="00C601ED">
            <w:pPr>
              <w:pStyle w:val="BodyText"/>
              <w:cnfStyle w:val="000000100000" w:firstRow="0" w:lastRow="0" w:firstColumn="0" w:lastColumn="0" w:oddVBand="0" w:evenVBand="0" w:oddHBand="1" w:evenHBand="0" w:firstRowFirstColumn="0" w:firstRowLastColumn="0" w:lastRowFirstColumn="0" w:lastRowLastColumn="0"/>
              <w:rPr>
                <w:sz w:val="18"/>
                <w:rPrChange w:id="5258" w:author="Aishwarya Balan" w:date="2019-03-04T11:52:00Z">
                  <w:rPr/>
                </w:rPrChange>
              </w:rPr>
            </w:pPr>
            <w:ins w:id="5259" w:author="Gaurav Shah" w:date="2019-04-06T09:59:00Z">
              <w:r w:rsidRPr="00FC37D5">
                <w:rPr>
                  <w:sz w:val="18"/>
                </w:rPr>
                <w:t>See Calculation Details Matrix</w:t>
              </w:r>
            </w:ins>
            <w:del w:id="5260" w:author="Gaurav Shah" w:date="2019-04-06T09:59:00Z">
              <w:r w:rsidRPr="003277C6" w:rsidDel="008D1B65">
                <w:rPr>
                  <w:sz w:val="18"/>
                  <w:rPrChange w:id="5261" w:author="Aishwarya Balan" w:date="2019-03-04T11:52:00Z">
                    <w:rPr/>
                  </w:rPrChange>
                </w:rPr>
                <w:delText>Stopped</w:delText>
              </w:r>
            </w:del>
          </w:p>
        </w:tc>
      </w:tr>
      <w:tr w:rsidR="009722BB" w:rsidRPr="003277C6" w14:paraId="06B1E0A4" w14:textId="77777777" w:rsidTr="009722BB">
        <w:tc>
          <w:tcPr>
            <w:cnfStyle w:val="001000000000" w:firstRow="0" w:lastRow="0" w:firstColumn="1" w:lastColumn="0" w:oddVBand="0" w:evenVBand="0" w:oddHBand="0" w:evenHBand="0" w:firstRowFirstColumn="0" w:firstRowLastColumn="0" w:lastRowFirstColumn="0" w:lastRowLastColumn="0"/>
            <w:tcW w:w="2065" w:type="dxa"/>
            <w:shd w:val="clear" w:color="auto" w:fill="BFBFBF" w:themeFill="background1" w:themeFillShade="BF"/>
          </w:tcPr>
          <w:p w14:paraId="548DE1F7" w14:textId="77777777" w:rsidR="009722BB" w:rsidRPr="003277C6" w:rsidRDefault="009722BB" w:rsidP="009722BB">
            <w:pPr>
              <w:pStyle w:val="BodyText"/>
              <w:rPr>
                <w:sz w:val="18"/>
                <w:rPrChange w:id="5262" w:author="Aishwarya Balan" w:date="2019-03-04T11:52:00Z">
                  <w:rPr/>
                </w:rPrChange>
              </w:rPr>
            </w:pPr>
            <w:r w:rsidRPr="003277C6">
              <w:rPr>
                <w:sz w:val="18"/>
                <w:rPrChange w:id="5263" w:author="Aishwarya Balan" w:date="2019-03-04T11:52:00Z">
                  <w:rPr/>
                </w:rPrChange>
              </w:rPr>
              <w:t>Invoice</w:t>
            </w:r>
          </w:p>
        </w:tc>
        <w:tc>
          <w:tcPr>
            <w:tcW w:w="2783" w:type="dxa"/>
            <w:shd w:val="clear" w:color="auto" w:fill="BFBFBF" w:themeFill="background1" w:themeFillShade="BF"/>
          </w:tcPr>
          <w:p w14:paraId="622294B9" w14:textId="77777777" w:rsidR="009722BB" w:rsidRPr="003277C6" w:rsidRDefault="009722BB" w:rsidP="009722BB">
            <w:pPr>
              <w:pStyle w:val="BodyText"/>
              <w:cnfStyle w:val="000000000000" w:firstRow="0" w:lastRow="0" w:firstColumn="0" w:lastColumn="0" w:oddVBand="0" w:evenVBand="0" w:oddHBand="0" w:evenHBand="0" w:firstRowFirstColumn="0" w:firstRowLastColumn="0" w:lastRowFirstColumn="0" w:lastRowLastColumn="0"/>
              <w:rPr>
                <w:sz w:val="18"/>
                <w:rPrChange w:id="5264" w:author="Aishwarya Balan" w:date="2019-03-04T11:52:00Z">
                  <w:rPr/>
                </w:rPrChange>
              </w:rPr>
            </w:pPr>
          </w:p>
        </w:tc>
        <w:tc>
          <w:tcPr>
            <w:tcW w:w="2424" w:type="dxa"/>
            <w:shd w:val="clear" w:color="auto" w:fill="BFBFBF" w:themeFill="background1" w:themeFillShade="BF"/>
          </w:tcPr>
          <w:p w14:paraId="63B06ECC" w14:textId="77777777" w:rsidR="009722BB" w:rsidRPr="003277C6" w:rsidRDefault="009722BB" w:rsidP="009722BB">
            <w:pPr>
              <w:cnfStyle w:val="000000000000" w:firstRow="0" w:lastRow="0" w:firstColumn="0" w:lastColumn="0" w:oddVBand="0" w:evenVBand="0" w:oddHBand="0" w:evenHBand="0" w:firstRowFirstColumn="0" w:firstRowLastColumn="0" w:lastRowFirstColumn="0" w:lastRowLastColumn="0"/>
              <w:rPr>
                <w:sz w:val="18"/>
                <w:szCs w:val="18"/>
                <w:rPrChange w:id="5265" w:author="Aishwarya Balan" w:date="2019-03-04T11:52:00Z">
                  <w:rPr/>
                </w:rPrChange>
              </w:rPr>
            </w:pPr>
          </w:p>
        </w:tc>
        <w:tc>
          <w:tcPr>
            <w:tcW w:w="2424" w:type="dxa"/>
            <w:shd w:val="clear" w:color="auto" w:fill="BFBFBF" w:themeFill="background1" w:themeFillShade="BF"/>
          </w:tcPr>
          <w:p w14:paraId="0297700A" w14:textId="77777777" w:rsidR="009722BB" w:rsidRPr="003277C6" w:rsidRDefault="009722BB" w:rsidP="009722BB">
            <w:pPr>
              <w:pStyle w:val="BodyText"/>
              <w:cnfStyle w:val="000000000000" w:firstRow="0" w:lastRow="0" w:firstColumn="0" w:lastColumn="0" w:oddVBand="0" w:evenVBand="0" w:oddHBand="0" w:evenHBand="0" w:firstRowFirstColumn="0" w:firstRowLastColumn="0" w:lastRowFirstColumn="0" w:lastRowLastColumn="0"/>
              <w:rPr>
                <w:sz w:val="18"/>
                <w:rPrChange w:id="5266" w:author="Aishwarya Balan" w:date="2019-03-04T11:52:00Z">
                  <w:rPr/>
                </w:rPrChange>
              </w:rPr>
            </w:pPr>
          </w:p>
        </w:tc>
      </w:tr>
      <w:tr w:rsidR="00C601ED" w:rsidRPr="003277C6" w14:paraId="3FB3CC6B" w14:textId="77777777" w:rsidTr="009722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71039F1C" w14:textId="77777777" w:rsidR="00C601ED" w:rsidRPr="003277C6" w:rsidRDefault="00C601ED" w:rsidP="00C601ED">
            <w:pPr>
              <w:pStyle w:val="BodyText"/>
              <w:rPr>
                <w:sz w:val="18"/>
                <w:rPrChange w:id="5267" w:author="Aishwarya Balan" w:date="2019-03-04T11:52:00Z">
                  <w:rPr/>
                </w:rPrChange>
              </w:rPr>
            </w:pPr>
            <w:r w:rsidRPr="003277C6">
              <w:rPr>
                <w:sz w:val="18"/>
                <w:rPrChange w:id="5268" w:author="Aishwarya Balan" w:date="2019-03-04T11:52:00Z">
                  <w:rPr/>
                </w:rPrChange>
              </w:rPr>
              <w:t>A/P</w:t>
            </w:r>
          </w:p>
        </w:tc>
        <w:tc>
          <w:tcPr>
            <w:tcW w:w="2783" w:type="dxa"/>
          </w:tcPr>
          <w:p w14:paraId="32FBFA76" w14:textId="77777777" w:rsidR="00C601ED" w:rsidRPr="003277C6" w:rsidRDefault="00C601ED" w:rsidP="00C601ED">
            <w:pPr>
              <w:pStyle w:val="BodyText"/>
              <w:cnfStyle w:val="000000100000" w:firstRow="0" w:lastRow="0" w:firstColumn="0" w:lastColumn="0" w:oddVBand="0" w:evenVBand="0" w:oddHBand="1" w:evenHBand="0" w:firstRowFirstColumn="0" w:firstRowLastColumn="0" w:lastRowFirstColumn="0" w:lastRowLastColumn="0"/>
              <w:rPr>
                <w:sz w:val="18"/>
                <w:rPrChange w:id="5269" w:author="Aishwarya Balan" w:date="2019-03-04T11:52:00Z">
                  <w:rPr/>
                </w:rPrChange>
              </w:rPr>
            </w:pPr>
            <w:r w:rsidRPr="003277C6">
              <w:rPr>
                <w:sz w:val="18"/>
                <w:rPrChange w:id="5270" w:author="Aishwarya Balan" w:date="2019-03-04T11:52:00Z">
                  <w:rPr/>
                </w:rPrChange>
              </w:rPr>
              <w:t>Creation</w:t>
            </w:r>
          </w:p>
        </w:tc>
        <w:tc>
          <w:tcPr>
            <w:tcW w:w="2424" w:type="dxa"/>
          </w:tcPr>
          <w:p w14:paraId="07C450D2" w14:textId="77777777" w:rsidR="00C601ED" w:rsidRPr="003277C6" w:rsidRDefault="00C601ED" w:rsidP="00C601ED">
            <w:pPr>
              <w:cnfStyle w:val="000000100000" w:firstRow="0" w:lastRow="0" w:firstColumn="0" w:lastColumn="0" w:oddVBand="0" w:evenVBand="0" w:oddHBand="1" w:evenHBand="0" w:firstRowFirstColumn="0" w:firstRowLastColumn="0" w:lastRowFirstColumn="0" w:lastRowLastColumn="0"/>
              <w:rPr>
                <w:sz w:val="18"/>
                <w:szCs w:val="18"/>
                <w:rPrChange w:id="5271" w:author="Aishwarya Balan" w:date="2019-03-04T11:52:00Z">
                  <w:rPr/>
                </w:rPrChange>
              </w:rPr>
            </w:pPr>
            <w:r w:rsidRPr="003277C6">
              <w:rPr>
                <w:sz w:val="18"/>
                <w:szCs w:val="18"/>
                <w:rPrChange w:id="5272" w:author="Aishwarya Balan" w:date="2019-03-04T11:52:00Z">
                  <w:rPr/>
                </w:rPrChange>
              </w:rPr>
              <w:t>Allow</w:t>
            </w:r>
          </w:p>
        </w:tc>
        <w:tc>
          <w:tcPr>
            <w:tcW w:w="2424" w:type="dxa"/>
          </w:tcPr>
          <w:p w14:paraId="115D3480" w14:textId="514F6504" w:rsidR="00C601ED" w:rsidRPr="003277C6" w:rsidRDefault="00C601ED" w:rsidP="00C601ED">
            <w:pPr>
              <w:pStyle w:val="BodyText"/>
              <w:cnfStyle w:val="000000100000" w:firstRow="0" w:lastRow="0" w:firstColumn="0" w:lastColumn="0" w:oddVBand="0" w:evenVBand="0" w:oddHBand="1" w:evenHBand="0" w:firstRowFirstColumn="0" w:firstRowLastColumn="0" w:lastRowFirstColumn="0" w:lastRowLastColumn="0"/>
              <w:rPr>
                <w:sz w:val="18"/>
                <w:rPrChange w:id="5273" w:author="Aishwarya Balan" w:date="2019-03-04T11:52:00Z">
                  <w:rPr/>
                </w:rPrChange>
              </w:rPr>
            </w:pPr>
            <w:ins w:id="5274" w:author="Gaurav Shah" w:date="2019-04-06T09:59:00Z">
              <w:r w:rsidRPr="005D6AEB">
                <w:rPr>
                  <w:sz w:val="18"/>
                </w:rPr>
                <w:t>See Calculation Details Matrix</w:t>
              </w:r>
            </w:ins>
            <w:del w:id="5275" w:author="Gaurav Shah" w:date="2019-04-06T09:59:00Z">
              <w:r w:rsidRPr="003277C6" w:rsidDel="00F87C78">
                <w:rPr>
                  <w:sz w:val="18"/>
                  <w:rPrChange w:id="5276" w:author="Aishwarya Balan" w:date="2019-03-04T11:52:00Z">
                    <w:rPr/>
                  </w:rPrChange>
                </w:rPr>
                <w:delText>Allow</w:delText>
              </w:r>
            </w:del>
          </w:p>
        </w:tc>
      </w:tr>
      <w:tr w:rsidR="00C601ED" w:rsidRPr="003277C6" w14:paraId="26BAB94C" w14:textId="77777777" w:rsidTr="009722BB">
        <w:tc>
          <w:tcPr>
            <w:cnfStyle w:val="001000000000" w:firstRow="0" w:lastRow="0" w:firstColumn="1" w:lastColumn="0" w:oddVBand="0" w:evenVBand="0" w:oddHBand="0" w:evenHBand="0" w:firstRowFirstColumn="0" w:firstRowLastColumn="0" w:lastRowFirstColumn="0" w:lastRowLastColumn="0"/>
            <w:tcW w:w="2065" w:type="dxa"/>
          </w:tcPr>
          <w:p w14:paraId="6FB60E5E" w14:textId="77777777" w:rsidR="00C601ED" w:rsidRPr="003277C6" w:rsidRDefault="00C601ED" w:rsidP="00C601ED">
            <w:pPr>
              <w:pStyle w:val="BodyText"/>
              <w:rPr>
                <w:sz w:val="18"/>
                <w:rPrChange w:id="5277" w:author="Aishwarya Balan" w:date="2019-03-04T11:52:00Z">
                  <w:rPr/>
                </w:rPrChange>
              </w:rPr>
            </w:pPr>
            <w:r w:rsidRPr="003277C6">
              <w:rPr>
                <w:sz w:val="18"/>
                <w:rPrChange w:id="5278" w:author="Aishwarya Balan" w:date="2019-03-04T11:52:00Z">
                  <w:rPr/>
                </w:rPrChange>
              </w:rPr>
              <w:t>A/R</w:t>
            </w:r>
          </w:p>
        </w:tc>
        <w:tc>
          <w:tcPr>
            <w:tcW w:w="2783" w:type="dxa"/>
          </w:tcPr>
          <w:p w14:paraId="365222C3" w14:textId="77777777" w:rsidR="00C601ED" w:rsidRPr="003277C6" w:rsidRDefault="00C601ED" w:rsidP="00C601ED">
            <w:pPr>
              <w:pStyle w:val="BodyText"/>
              <w:cnfStyle w:val="000000000000" w:firstRow="0" w:lastRow="0" w:firstColumn="0" w:lastColumn="0" w:oddVBand="0" w:evenVBand="0" w:oddHBand="0" w:evenHBand="0" w:firstRowFirstColumn="0" w:firstRowLastColumn="0" w:lastRowFirstColumn="0" w:lastRowLastColumn="0"/>
              <w:rPr>
                <w:sz w:val="18"/>
                <w:rPrChange w:id="5279" w:author="Aishwarya Balan" w:date="2019-03-04T11:52:00Z">
                  <w:rPr/>
                </w:rPrChange>
              </w:rPr>
            </w:pPr>
            <w:r w:rsidRPr="003277C6">
              <w:rPr>
                <w:sz w:val="18"/>
                <w:rPrChange w:id="5280" w:author="Aishwarya Balan" w:date="2019-03-04T11:52:00Z">
                  <w:rPr/>
                </w:rPrChange>
              </w:rPr>
              <w:t>Creation</w:t>
            </w:r>
          </w:p>
        </w:tc>
        <w:tc>
          <w:tcPr>
            <w:tcW w:w="2424" w:type="dxa"/>
          </w:tcPr>
          <w:p w14:paraId="080C5B00" w14:textId="77777777" w:rsidR="00C601ED" w:rsidRPr="003277C6" w:rsidRDefault="00C601ED" w:rsidP="00C601ED">
            <w:pPr>
              <w:cnfStyle w:val="000000000000" w:firstRow="0" w:lastRow="0" w:firstColumn="0" w:lastColumn="0" w:oddVBand="0" w:evenVBand="0" w:oddHBand="0" w:evenHBand="0" w:firstRowFirstColumn="0" w:firstRowLastColumn="0" w:lastRowFirstColumn="0" w:lastRowLastColumn="0"/>
              <w:rPr>
                <w:sz w:val="18"/>
                <w:szCs w:val="18"/>
                <w:rPrChange w:id="5281" w:author="Aishwarya Balan" w:date="2019-03-04T11:52:00Z">
                  <w:rPr/>
                </w:rPrChange>
              </w:rPr>
            </w:pPr>
            <w:r w:rsidRPr="003277C6">
              <w:rPr>
                <w:sz w:val="18"/>
                <w:szCs w:val="18"/>
                <w:rPrChange w:id="5282" w:author="Aishwarya Balan" w:date="2019-03-04T11:52:00Z">
                  <w:rPr/>
                </w:rPrChange>
              </w:rPr>
              <w:t>Allow</w:t>
            </w:r>
          </w:p>
        </w:tc>
        <w:tc>
          <w:tcPr>
            <w:tcW w:w="2424" w:type="dxa"/>
          </w:tcPr>
          <w:p w14:paraId="5D0BBF67" w14:textId="3E2AC076" w:rsidR="00C601ED" w:rsidRPr="003277C6" w:rsidRDefault="00C601ED" w:rsidP="00C601ED">
            <w:pPr>
              <w:pStyle w:val="BodyText"/>
              <w:cnfStyle w:val="000000000000" w:firstRow="0" w:lastRow="0" w:firstColumn="0" w:lastColumn="0" w:oddVBand="0" w:evenVBand="0" w:oddHBand="0" w:evenHBand="0" w:firstRowFirstColumn="0" w:firstRowLastColumn="0" w:lastRowFirstColumn="0" w:lastRowLastColumn="0"/>
              <w:rPr>
                <w:sz w:val="18"/>
                <w:rPrChange w:id="5283" w:author="Aishwarya Balan" w:date="2019-03-04T11:52:00Z">
                  <w:rPr/>
                </w:rPrChange>
              </w:rPr>
            </w:pPr>
            <w:ins w:id="5284" w:author="Gaurav Shah" w:date="2019-04-06T09:59:00Z">
              <w:r w:rsidRPr="005D6AEB">
                <w:rPr>
                  <w:sz w:val="18"/>
                </w:rPr>
                <w:t>See Calculation Details Matrix</w:t>
              </w:r>
            </w:ins>
            <w:del w:id="5285" w:author="Gaurav Shah" w:date="2019-04-06T09:59:00Z">
              <w:r w:rsidRPr="003277C6" w:rsidDel="00F87C78">
                <w:rPr>
                  <w:sz w:val="18"/>
                  <w:rPrChange w:id="5286" w:author="Aishwarya Balan" w:date="2019-03-04T11:52:00Z">
                    <w:rPr/>
                  </w:rPrChange>
                </w:rPr>
                <w:delText>Stopped</w:delText>
              </w:r>
            </w:del>
          </w:p>
        </w:tc>
      </w:tr>
    </w:tbl>
    <w:p w14:paraId="64635B25" w14:textId="092646C3" w:rsidR="00F63DDB" w:rsidRDefault="00F63DDB" w:rsidP="00F63DDB">
      <w:pPr>
        <w:pStyle w:val="BodyText"/>
        <w:rPr>
          <w:ins w:id="5287" w:author="Gaurav Shah" w:date="2019-04-06T10:00:00Z"/>
          <w:sz w:val="18"/>
        </w:rPr>
      </w:pPr>
    </w:p>
    <w:p w14:paraId="1C755CCA" w14:textId="5D7582D4" w:rsidR="00C601ED" w:rsidRDefault="00C601ED" w:rsidP="00F63DDB">
      <w:pPr>
        <w:pStyle w:val="BodyText"/>
        <w:rPr>
          <w:ins w:id="5288" w:author="Gaurav Shah" w:date="2019-04-06T10:00:00Z"/>
          <w:sz w:val="18"/>
        </w:rPr>
      </w:pPr>
    </w:p>
    <w:p w14:paraId="24945680" w14:textId="6EFE5F10" w:rsidR="00C601ED" w:rsidRPr="003277C6" w:rsidDel="00C95130" w:rsidRDefault="00C601ED" w:rsidP="00F63DDB">
      <w:pPr>
        <w:pStyle w:val="BodyText"/>
        <w:rPr>
          <w:del w:id="5289" w:author="Gaurav Shah" w:date="2019-04-11T15:21:00Z"/>
          <w:sz w:val="18"/>
          <w:rPrChange w:id="5290" w:author="Aishwarya Balan" w:date="2019-03-04T11:52:00Z">
            <w:rPr>
              <w:del w:id="5291" w:author="Gaurav Shah" w:date="2019-04-11T15:21:00Z"/>
            </w:rPr>
          </w:rPrChange>
        </w:rPr>
      </w:pPr>
    </w:p>
    <w:p w14:paraId="52AC7FAB" w14:textId="77777777" w:rsidR="002D0F15" w:rsidRPr="003277C6" w:rsidRDefault="002D0F15" w:rsidP="002D0F15">
      <w:pPr>
        <w:pStyle w:val="Heading3"/>
        <w:rPr>
          <w:noProof/>
          <w:sz w:val="18"/>
          <w:szCs w:val="18"/>
          <w:rPrChange w:id="5292" w:author="Aishwarya Balan" w:date="2019-03-04T11:52:00Z">
            <w:rPr>
              <w:noProof/>
            </w:rPr>
          </w:rPrChange>
        </w:rPr>
      </w:pPr>
      <w:r w:rsidRPr="003277C6">
        <w:rPr>
          <w:noProof/>
          <w:sz w:val="18"/>
          <w:szCs w:val="18"/>
          <w:rPrChange w:id="5293" w:author="Aishwarya Balan" w:date="2019-03-04T11:52:00Z">
            <w:rPr>
              <w:noProof/>
            </w:rPr>
          </w:rPrChange>
        </w:rPr>
        <w:t>Credit Risk Calculation Business Rule</w:t>
      </w:r>
    </w:p>
    <w:p w14:paraId="3EAAAC2C" w14:textId="77777777" w:rsidR="002D0F15" w:rsidRPr="003277C6" w:rsidRDefault="002D0F15" w:rsidP="002D0F15">
      <w:pPr>
        <w:pStyle w:val="BodyText"/>
        <w:rPr>
          <w:sz w:val="18"/>
          <w:rPrChange w:id="5294" w:author="Aishwarya Balan" w:date="2019-03-04T11:52:00Z">
            <w:rPr/>
          </w:rPrChange>
        </w:rPr>
      </w:pPr>
      <w:r w:rsidRPr="003277C6">
        <w:rPr>
          <w:sz w:val="18"/>
          <w:rPrChange w:id="5295" w:author="Aishwarya Balan" w:date="2019-03-04T11:52:00Z">
            <w:rPr/>
          </w:rPrChange>
        </w:rPr>
        <w:t>Credit Risk check is triggered by the above operations in the PTM (CTRM) App. The PTM (CTRM) App send</w:t>
      </w:r>
      <w:r w:rsidR="00A66254" w:rsidRPr="003277C6">
        <w:rPr>
          <w:sz w:val="18"/>
          <w:rPrChange w:id="5296" w:author="Aishwarya Balan" w:date="2019-03-04T11:52:00Z">
            <w:rPr/>
          </w:rPrChange>
        </w:rPr>
        <w:t>s</w:t>
      </w:r>
      <w:r w:rsidRPr="003277C6">
        <w:rPr>
          <w:sz w:val="18"/>
          <w:rPrChange w:id="5297" w:author="Aishwarya Balan" w:date="2019-03-04T11:52:00Z">
            <w:rPr/>
          </w:rPrChange>
        </w:rPr>
        <w:t xml:space="preserve"> across all the required details and information like Operation being performed, Entity Type, Entity Ref. No., Amount, etc. to the Credit Risk App.</w:t>
      </w:r>
    </w:p>
    <w:p w14:paraId="349BE0C9" w14:textId="77777777" w:rsidR="002D0F15" w:rsidRPr="003277C6" w:rsidRDefault="002D0F15" w:rsidP="002D0F15">
      <w:pPr>
        <w:pStyle w:val="BodyText"/>
        <w:rPr>
          <w:sz w:val="18"/>
          <w:rPrChange w:id="5298" w:author="Aishwarya Balan" w:date="2019-03-04T11:52:00Z">
            <w:rPr/>
          </w:rPrChange>
        </w:rPr>
      </w:pPr>
      <w:r w:rsidRPr="003277C6">
        <w:rPr>
          <w:sz w:val="18"/>
          <w:rPrChange w:id="5299" w:author="Aishwarya Balan" w:date="2019-03-04T11:52:00Z">
            <w:rPr/>
          </w:rPrChange>
        </w:rPr>
        <w:t>The Credit Risk App having the Limit Details, Credit Exposure Details and Credit Risk Check details performs the Credit Risk calculations online. The Credit Risk app sends across the calculation result as an Output to the PTM (CTRM) App instantly, so the User will get the risk output results online.</w:t>
      </w:r>
    </w:p>
    <w:p w14:paraId="5B0B5FD3" w14:textId="77777777" w:rsidR="00251816" w:rsidRPr="003277C6" w:rsidRDefault="00251816" w:rsidP="002D0F15">
      <w:pPr>
        <w:pStyle w:val="BodyText"/>
        <w:rPr>
          <w:sz w:val="18"/>
          <w:rPrChange w:id="5300" w:author="Aishwarya Balan" w:date="2019-03-04T11:52:00Z">
            <w:rPr/>
          </w:rPrChange>
        </w:rPr>
      </w:pPr>
    </w:p>
    <w:p w14:paraId="5E681591" w14:textId="77777777" w:rsidR="00251816" w:rsidRPr="003277C6" w:rsidRDefault="00251816" w:rsidP="002D0F15">
      <w:pPr>
        <w:pStyle w:val="BodyText"/>
        <w:rPr>
          <w:sz w:val="18"/>
          <w:rPrChange w:id="5301" w:author="Aishwarya Balan" w:date="2019-03-04T11:52:00Z">
            <w:rPr/>
          </w:rPrChange>
        </w:rPr>
      </w:pPr>
      <w:r w:rsidRPr="003277C6">
        <w:rPr>
          <w:sz w:val="18"/>
          <w:rPrChange w:id="5302" w:author="Aishwarya Balan" w:date="2019-03-04T11:52:00Z">
            <w:rPr/>
          </w:rPrChange>
        </w:rPr>
        <w:t xml:space="preserve">Legend: </w:t>
      </w:r>
    </w:p>
    <w:p w14:paraId="5A103570" w14:textId="77777777" w:rsidR="00251816" w:rsidRPr="003277C6" w:rsidRDefault="00251816" w:rsidP="002D0F15">
      <w:pPr>
        <w:pStyle w:val="BodyText"/>
        <w:rPr>
          <w:sz w:val="18"/>
          <w:rPrChange w:id="5303" w:author="Aishwarya Balan" w:date="2019-03-04T11:52:00Z">
            <w:rPr/>
          </w:rPrChange>
        </w:rPr>
      </w:pPr>
      <w:r w:rsidRPr="003277C6">
        <w:rPr>
          <w:sz w:val="18"/>
          <w:rPrChange w:id="5304" w:author="Aishwarya Balan" w:date="2019-03-04T11:52:00Z">
            <w:rPr/>
          </w:rPrChange>
        </w:rPr>
        <w:t>Counterparty Maintenance = CM</w:t>
      </w:r>
    </w:p>
    <w:p w14:paraId="3ADEFAC1" w14:textId="77777777" w:rsidR="00251816" w:rsidRPr="003277C6" w:rsidRDefault="00251816" w:rsidP="002D0F15">
      <w:pPr>
        <w:pStyle w:val="BodyText"/>
        <w:rPr>
          <w:sz w:val="18"/>
          <w:rPrChange w:id="5305" w:author="Aishwarya Balan" w:date="2019-03-04T11:52:00Z">
            <w:rPr/>
          </w:rPrChange>
        </w:rPr>
      </w:pPr>
      <w:r w:rsidRPr="003277C6">
        <w:rPr>
          <w:sz w:val="18"/>
          <w:rPrChange w:id="5306" w:author="Aishwarya Balan" w:date="2019-03-04T11:52:00Z">
            <w:rPr/>
          </w:rPrChange>
        </w:rPr>
        <w:t>Limit Maintenance = LM</w:t>
      </w:r>
    </w:p>
    <w:p w14:paraId="17469BA0" w14:textId="77777777" w:rsidR="00251816" w:rsidRPr="003277C6" w:rsidRDefault="00251816" w:rsidP="002D0F15">
      <w:pPr>
        <w:pStyle w:val="BodyText"/>
        <w:rPr>
          <w:sz w:val="18"/>
          <w:rPrChange w:id="5307" w:author="Aishwarya Balan" w:date="2019-03-04T11:52:00Z">
            <w:rPr/>
          </w:rPrChange>
        </w:rPr>
      </w:pPr>
      <w:r w:rsidRPr="003277C6">
        <w:rPr>
          <w:sz w:val="18"/>
          <w:rPrChange w:id="5308" w:author="Aishwarya Balan" w:date="2019-03-04T11:52:00Z">
            <w:rPr/>
          </w:rPrChange>
        </w:rPr>
        <w:t>Credit Exposure = CE</w:t>
      </w:r>
    </w:p>
    <w:p w14:paraId="0ACD16FB" w14:textId="77777777" w:rsidR="009B1100" w:rsidRPr="003277C6" w:rsidRDefault="00251816" w:rsidP="002D0F15">
      <w:pPr>
        <w:pStyle w:val="BodyText"/>
        <w:rPr>
          <w:sz w:val="18"/>
          <w:rPrChange w:id="5309" w:author="Aishwarya Balan" w:date="2019-03-04T11:52:00Z">
            <w:rPr/>
          </w:rPrChange>
        </w:rPr>
      </w:pPr>
      <w:r w:rsidRPr="003277C6">
        <w:rPr>
          <w:sz w:val="18"/>
          <w:rPrChange w:id="5310" w:author="Aishwarya Balan" w:date="2019-03-04T11:52:00Z">
            <w:rPr/>
          </w:rPrChange>
        </w:rPr>
        <w:t>Credit Risk Check = CRC</w:t>
      </w:r>
    </w:p>
    <w:p w14:paraId="78F74417" w14:textId="77777777" w:rsidR="009B1100" w:rsidRPr="003277C6" w:rsidRDefault="009B1100" w:rsidP="002D0F15">
      <w:pPr>
        <w:pStyle w:val="BodyText"/>
        <w:rPr>
          <w:sz w:val="18"/>
          <w:rPrChange w:id="5311" w:author="Aishwarya Balan" w:date="2019-03-04T11:52:00Z">
            <w:rPr/>
          </w:rPrChange>
        </w:rPr>
      </w:pPr>
    </w:p>
    <w:p w14:paraId="40FC2D4D" w14:textId="77777777" w:rsidR="008D4002" w:rsidRPr="003277C6" w:rsidRDefault="008D4002" w:rsidP="008D4002">
      <w:pPr>
        <w:pStyle w:val="Heading3"/>
        <w:rPr>
          <w:noProof/>
          <w:sz w:val="18"/>
          <w:szCs w:val="18"/>
          <w:rPrChange w:id="5312" w:author="Aishwarya Balan" w:date="2019-03-04T11:52:00Z">
            <w:rPr>
              <w:noProof/>
            </w:rPr>
          </w:rPrChange>
        </w:rPr>
      </w:pPr>
      <w:r w:rsidRPr="003277C6">
        <w:rPr>
          <w:noProof/>
          <w:sz w:val="18"/>
          <w:szCs w:val="18"/>
          <w:rPrChange w:id="5313" w:author="Aishwarya Balan" w:date="2019-03-04T11:52:00Z">
            <w:rPr>
              <w:noProof/>
            </w:rPr>
          </w:rPrChange>
        </w:rPr>
        <w:t>Template Fields</w:t>
      </w:r>
      <w:r w:rsidR="002528EB" w:rsidRPr="003277C6">
        <w:rPr>
          <w:noProof/>
          <w:sz w:val="18"/>
          <w:szCs w:val="18"/>
          <w:rPrChange w:id="5314" w:author="Aishwarya Balan" w:date="2019-03-04T11:52:00Z">
            <w:rPr>
              <w:noProof/>
            </w:rPr>
          </w:rPrChange>
        </w:rPr>
        <w:t xml:space="preserve"> for Credit Check Request</w:t>
      </w:r>
    </w:p>
    <w:tbl>
      <w:tblPr>
        <w:tblStyle w:val="GridTable4-Accent1"/>
        <w:tblW w:w="3759" w:type="pct"/>
        <w:tblInd w:w="-5" w:type="dxa"/>
        <w:tblLayout w:type="fixed"/>
        <w:tblLook w:val="04A0" w:firstRow="1" w:lastRow="0" w:firstColumn="1" w:lastColumn="0" w:noHBand="0" w:noVBand="1"/>
      </w:tblPr>
      <w:tblGrid>
        <w:gridCol w:w="1502"/>
        <w:gridCol w:w="125"/>
        <w:gridCol w:w="1169"/>
        <w:gridCol w:w="4493"/>
      </w:tblGrid>
      <w:tr w:rsidR="008D4002" w:rsidRPr="003277C6" w14:paraId="7AEB59DA" w14:textId="77777777" w:rsidTr="008D4002">
        <w:trPr>
          <w:cnfStyle w:val="100000000000" w:firstRow="1" w:lastRow="0" w:firstColumn="0" w:lastColumn="0" w:oddVBand="0" w:evenVBand="0" w:oddHBand="0"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1030" w:type="pct"/>
          </w:tcPr>
          <w:p w14:paraId="2562C20F" w14:textId="77777777" w:rsidR="008D4002" w:rsidRPr="003277C6" w:rsidRDefault="008D4002" w:rsidP="00940483">
            <w:pPr>
              <w:pStyle w:val="BodyText"/>
              <w:rPr>
                <w:sz w:val="18"/>
                <w:rPrChange w:id="5315" w:author="Aishwarya Balan" w:date="2019-03-04T11:52:00Z">
                  <w:rPr/>
                </w:rPrChange>
              </w:rPr>
            </w:pPr>
            <w:r w:rsidRPr="003277C6">
              <w:rPr>
                <w:sz w:val="18"/>
                <w:rPrChange w:id="5316" w:author="Aishwarya Balan" w:date="2019-03-04T11:52:00Z">
                  <w:rPr/>
                </w:rPrChange>
              </w:rPr>
              <w:t>Field</w:t>
            </w:r>
          </w:p>
        </w:tc>
        <w:tc>
          <w:tcPr>
            <w:tcW w:w="888" w:type="pct"/>
            <w:gridSpan w:val="2"/>
          </w:tcPr>
          <w:p w14:paraId="58BB802E" w14:textId="77777777" w:rsidR="008D4002" w:rsidRPr="003277C6" w:rsidRDefault="008D4002" w:rsidP="00940483">
            <w:pPr>
              <w:pStyle w:val="BodyText"/>
              <w:cnfStyle w:val="100000000000" w:firstRow="1" w:lastRow="0" w:firstColumn="0" w:lastColumn="0" w:oddVBand="0" w:evenVBand="0" w:oddHBand="0" w:evenHBand="0" w:firstRowFirstColumn="0" w:firstRowLastColumn="0" w:lastRowFirstColumn="0" w:lastRowLastColumn="0"/>
              <w:rPr>
                <w:sz w:val="18"/>
                <w:rPrChange w:id="5317" w:author="Aishwarya Balan" w:date="2019-03-04T11:52:00Z">
                  <w:rPr/>
                </w:rPrChange>
              </w:rPr>
            </w:pPr>
            <w:r w:rsidRPr="003277C6">
              <w:rPr>
                <w:sz w:val="18"/>
                <w:rPrChange w:id="5318" w:author="Aishwarya Balan" w:date="2019-03-04T11:52:00Z">
                  <w:rPr/>
                </w:rPrChange>
              </w:rPr>
              <w:t>Type</w:t>
            </w:r>
          </w:p>
        </w:tc>
        <w:tc>
          <w:tcPr>
            <w:tcW w:w="3082" w:type="pct"/>
          </w:tcPr>
          <w:p w14:paraId="2C315089" w14:textId="77777777" w:rsidR="008D4002" w:rsidRPr="003277C6" w:rsidRDefault="008D4002" w:rsidP="00940483">
            <w:pPr>
              <w:pStyle w:val="BodyText"/>
              <w:cnfStyle w:val="100000000000" w:firstRow="1" w:lastRow="0" w:firstColumn="0" w:lastColumn="0" w:oddVBand="0" w:evenVBand="0" w:oddHBand="0" w:evenHBand="0" w:firstRowFirstColumn="0" w:firstRowLastColumn="0" w:lastRowFirstColumn="0" w:lastRowLastColumn="0"/>
              <w:rPr>
                <w:sz w:val="18"/>
                <w:rPrChange w:id="5319" w:author="Aishwarya Balan" w:date="2019-03-04T11:52:00Z">
                  <w:rPr/>
                </w:rPrChange>
              </w:rPr>
            </w:pPr>
            <w:r w:rsidRPr="003277C6">
              <w:rPr>
                <w:sz w:val="18"/>
                <w:rPrChange w:id="5320" w:author="Aishwarya Balan" w:date="2019-03-04T11:52:00Z">
                  <w:rPr/>
                </w:rPrChange>
              </w:rPr>
              <w:t>Accepted Values</w:t>
            </w:r>
          </w:p>
        </w:tc>
      </w:tr>
      <w:tr w:rsidR="008D4002" w:rsidRPr="003277C6" w14:paraId="4176294A" w14:textId="77777777" w:rsidTr="008D4002">
        <w:trPr>
          <w:cnfStyle w:val="000000100000" w:firstRow="0" w:lastRow="0" w:firstColumn="0" w:lastColumn="0" w:oddVBand="0" w:evenVBand="0" w:oddHBand="1"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1116" w:type="pct"/>
            <w:gridSpan w:val="2"/>
          </w:tcPr>
          <w:p w14:paraId="31E30857" w14:textId="77777777" w:rsidR="008D4002" w:rsidRPr="003277C6" w:rsidRDefault="008D4002" w:rsidP="00187ACF">
            <w:pPr>
              <w:pStyle w:val="BodyText"/>
              <w:rPr>
                <w:sz w:val="18"/>
                <w:rPrChange w:id="5321" w:author="Aishwarya Balan" w:date="2019-03-04T11:52:00Z">
                  <w:rPr/>
                </w:rPrChange>
              </w:rPr>
            </w:pPr>
            <w:r w:rsidRPr="003277C6">
              <w:rPr>
                <w:sz w:val="18"/>
                <w:rPrChange w:id="5322" w:author="Aishwarya Balan" w:date="2019-03-04T11:52:00Z">
                  <w:rPr/>
                </w:rPrChange>
              </w:rPr>
              <w:t>Request Ref. No.</w:t>
            </w:r>
          </w:p>
          <w:p w14:paraId="6DC3CD17" w14:textId="77777777" w:rsidR="008D4002" w:rsidRPr="003277C6" w:rsidRDefault="008D4002" w:rsidP="00187ACF">
            <w:pPr>
              <w:pStyle w:val="BodyText"/>
              <w:rPr>
                <w:sz w:val="18"/>
                <w:rPrChange w:id="5323" w:author="Aishwarya Balan" w:date="2019-03-04T11:52:00Z">
                  <w:rPr/>
                </w:rPrChange>
              </w:rPr>
            </w:pPr>
          </w:p>
        </w:tc>
        <w:tc>
          <w:tcPr>
            <w:tcW w:w="802" w:type="pct"/>
          </w:tcPr>
          <w:p w14:paraId="0B9FE33F" w14:textId="77777777" w:rsidR="008D4002" w:rsidRPr="003277C6" w:rsidRDefault="008D4002" w:rsidP="00940483">
            <w:pPr>
              <w:pStyle w:val="BodyText"/>
              <w:cnfStyle w:val="000000100000" w:firstRow="0" w:lastRow="0" w:firstColumn="0" w:lastColumn="0" w:oddVBand="0" w:evenVBand="0" w:oddHBand="1" w:evenHBand="0" w:firstRowFirstColumn="0" w:firstRowLastColumn="0" w:lastRowFirstColumn="0" w:lastRowLastColumn="0"/>
              <w:rPr>
                <w:sz w:val="18"/>
                <w:rPrChange w:id="5324" w:author="Aishwarya Balan" w:date="2019-03-04T11:52:00Z">
                  <w:rPr/>
                </w:rPrChange>
              </w:rPr>
            </w:pPr>
            <w:r w:rsidRPr="003277C6">
              <w:rPr>
                <w:sz w:val="18"/>
                <w:rPrChange w:id="5325" w:author="Aishwarya Balan" w:date="2019-03-04T11:52:00Z">
                  <w:rPr/>
                </w:rPrChange>
              </w:rPr>
              <w:t>String</w:t>
            </w:r>
          </w:p>
        </w:tc>
        <w:tc>
          <w:tcPr>
            <w:tcW w:w="3082" w:type="pct"/>
          </w:tcPr>
          <w:p w14:paraId="0FDD8CFB" w14:textId="77777777" w:rsidR="008D4002" w:rsidRPr="003277C6" w:rsidRDefault="008D4002" w:rsidP="00940483">
            <w:pPr>
              <w:pStyle w:val="BodyText"/>
              <w:cnfStyle w:val="000000100000" w:firstRow="0" w:lastRow="0" w:firstColumn="0" w:lastColumn="0" w:oddVBand="0" w:evenVBand="0" w:oddHBand="1" w:evenHBand="0" w:firstRowFirstColumn="0" w:firstRowLastColumn="0" w:lastRowFirstColumn="0" w:lastRowLastColumn="0"/>
              <w:rPr>
                <w:sz w:val="18"/>
                <w:rPrChange w:id="5326" w:author="Aishwarya Balan" w:date="2019-03-04T11:52:00Z">
                  <w:rPr/>
                </w:rPrChange>
              </w:rPr>
            </w:pPr>
            <w:r w:rsidRPr="003277C6">
              <w:rPr>
                <w:sz w:val="18"/>
                <w:rPrChange w:id="5327" w:author="Aishwarya Balan" w:date="2019-03-04T11:52:00Z">
                  <w:rPr/>
                </w:rPrChange>
              </w:rPr>
              <w:t>System generated Credit Check Request reference no. generated by the PTM (CTRM) App</w:t>
            </w:r>
          </w:p>
        </w:tc>
      </w:tr>
      <w:tr w:rsidR="008D4002" w:rsidRPr="003277C6" w14:paraId="3520E811" w14:textId="77777777" w:rsidTr="008D4002">
        <w:trPr>
          <w:trHeight w:val="412"/>
        </w:trPr>
        <w:tc>
          <w:tcPr>
            <w:cnfStyle w:val="001000000000" w:firstRow="0" w:lastRow="0" w:firstColumn="1" w:lastColumn="0" w:oddVBand="0" w:evenVBand="0" w:oddHBand="0" w:evenHBand="0" w:firstRowFirstColumn="0" w:firstRowLastColumn="0" w:lastRowFirstColumn="0" w:lastRowLastColumn="0"/>
            <w:tcW w:w="1116" w:type="pct"/>
            <w:gridSpan w:val="2"/>
          </w:tcPr>
          <w:p w14:paraId="6D1AC6E2" w14:textId="77777777" w:rsidR="008D4002" w:rsidRPr="003277C6" w:rsidRDefault="002528EB" w:rsidP="00940483">
            <w:pPr>
              <w:pStyle w:val="BodyText"/>
              <w:rPr>
                <w:sz w:val="18"/>
                <w:rPrChange w:id="5328" w:author="Aishwarya Balan" w:date="2019-03-04T11:52:00Z">
                  <w:rPr/>
                </w:rPrChange>
              </w:rPr>
            </w:pPr>
            <w:r w:rsidRPr="003277C6">
              <w:rPr>
                <w:sz w:val="18"/>
                <w:rPrChange w:id="5329" w:author="Aishwarya Balan" w:date="2019-03-04T11:52:00Z">
                  <w:rPr/>
                </w:rPrChange>
              </w:rPr>
              <w:t>Request Ref. Item No.</w:t>
            </w:r>
          </w:p>
        </w:tc>
        <w:tc>
          <w:tcPr>
            <w:tcW w:w="802" w:type="pct"/>
          </w:tcPr>
          <w:p w14:paraId="374CC57C" w14:textId="77777777" w:rsidR="008D4002" w:rsidRPr="003277C6" w:rsidRDefault="002528EB" w:rsidP="00940483">
            <w:pPr>
              <w:pStyle w:val="BodyText"/>
              <w:cnfStyle w:val="000000000000" w:firstRow="0" w:lastRow="0" w:firstColumn="0" w:lastColumn="0" w:oddVBand="0" w:evenVBand="0" w:oddHBand="0" w:evenHBand="0" w:firstRowFirstColumn="0" w:firstRowLastColumn="0" w:lastRowFirstColumn="0" w:lastRowLastColumn="0"/>
              <w:rPr>
                <w:sz w:val="18"/>
                <w:rPrChange w:id="5330" w:author="Aishwarya Balan" w:date="2019-03-04T11:52:00Z">
                  <w:rPr/>
                </w:rPrChange>
              </w:rPr>
            </w:pPr>
            <w:r w:rsidRPr="003277C6">
              <w:rPr>
                <w:sz w:val="18"/>
                <w:rPrChange w:id="5331" w:author="Aishwarya Balan" w:date="2019-03-04T11:52:00Z">
                  <w:rPr/>
                </w:rPrChange>
              </w:rPr>
              <w:t>String</w:t>
            </w:r>
          </w:p>
        </w:tc>
        <w:tc>
          <w:tcPr>
            <w:tcW w:w="3082" w:type="pct"/>
          </w:tcPr>
          <w:p w14:paraId="174109C7" w14:textId="77777777" w:rsidR="008D4002" w:rsidRPr="003277C6" w:rsidRDefault="008D4002" w:rsidP="008D4002">
            <w:pPr>
              <w:pStyle w:val="BodyText"/>
              <w:spacing w:after="0"/>
              <w:cnfStyle w:val="000000000000" w:firstRow="0" w:lastRow="0" w:firstColumn="0" w:lastColumn="0" w:oddVBand="0" w:evenVBand="0" w:oddHBand="0" w:evenHBand="0" w:firstRowFirstColumn="0" w:firstRowLastColumn="0" w:lastRowFirstColumn="0" w:lastRowLastColumn="0"/>
              <w:rPr>
                <w:sz w:val="18"/>
                <w:rPrChange w:id="5332" w:author="Aishwarya Balan" w:date="2019-03-04T11:52:00Z">
                  <w:rPr/>
                </w:rPrChange>
              </w:rPr>
            </w:pPr>
          </w:p>
        </w:tc>
      </w:tr>
      <w:tr w:rsidR="002528EB" w:rsidRPr="003277C6" w14:paraId="0CB689CE" w14:textId="77777777" w:rsidTr="008D4002">
        <w:trPr>
          <w:cnfStyle w:val="000000100000" w:firstRow="0" w:lastRow="0" w:firstColumn="0" w:lastColumn="0" w:oddVBand="0" w:evenVBand="0" w:oddHBand="1"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1116" w:type="pct"/>
            <w:gridSpan w:val="2"/>
          </w:tcPr>
          <w:p w14:paraId="4A73A6AC" w14:textId="77777777" w:rsidR="002528EB" w:rsidRPr="003277C6" w:rsidRDefault="002528EB" w:rsidP="00187ACF">
            <w:pPr>
              <w:pStyle w:val="BodyText"/>
              <w:rPr>
                <w:sz w:val="18"/>
                <w:rPrChange w:id="5333" w:author="Aishwarya Balan" w:date="2019-03-04T11:52:00Z">
                  <w:rPr/>
                </w:rPrChange>
              </w:rPr>
            </w:pPr>
            <w:r w:rsidRPr="003277C6">
              <w:rPr>
                <w:sz w:val="18"/>
                <w:rPrChange w:id="5334" w:author="Aishwarya Balan" w:date="2019-03-04T11:52:00Z">
                  <w:rPr/>
                </w:rPrChange>
              </w:rPr>
              <w:t>Counterparty Name</w:t>
            </w:r>
          </w:p>
          <w:p w14:paraId="51CDEDCC" w14:textId="77777777" w:rsidR="002528EB" w:rsidRPr="003277C6" w:rsidRDefault="002528EB" w:rsidP="00187ACF">
            <w:pPr>
              <w:pStyle w:val="BodyText"/>
              <w:rPr>
                <w:sz w:val="18"/>
                <w:rPrChange w:id="5335" w:author="Aishwarya Balan" w:date="2019-03-04T11:52:00Z">
                  <w:rPr/>
                </w:rPrChange>
              </w:rPr>
            </w:pPr>
          </w:p>
        </w:tc>
        <w:tc>
          <w:tcPr>
            <w:tcW w:w="802" w:type="pct"/>
          </w:tcPr>
          <w:p w14:paraId="642898BA" w14:textId="77777777" w:rsidR="002528EB" w:rsidRPr="003277C6" w:rsidRDefault="002528EB" w:rsidP="002528EB">
            <w:pPr>
              <w:pStyle w:val="BodyText"/>
              <w:cnfStyle w:val="000000100000" w:firstRow="0" w:lastRow="0" w:firstColumn="0" w:lastColumn="0" w:oddVBand="0" w:evenVBand="0" w:oddHBand="1" w:evenHBand="0" w:firstRowFirstColumn="0" w:firstRowLastColumn="0" w:lastRowFirstColumn="0" w:lastRowLastColumn="0"/>
              <w:rPr>
                <w:sz w:val="18"/>
                <w:rPrChange w:id="5336" w:author="Aishwarya Balan" w:date="2019-03-04T11:52:00Z">
                  <w:rPr/>
                </w:rPrChange>
              </w:rPr>
            </w:pPr>
            <w:r w:rsidRPr="003277C6">
              <w:rPr>
                <w:sz w:val="18"/>
                <w:rPrChange w:id="5337" w:author="Aishwarya Balan" w:date="2019-03-04T11:52:00Z">
                  <w:rPr/>
                </w:rPrChange>
              </w:rPr>
              <w:t>String</w:t>
            </w:r>
          </w:p>
        </w:tc>
        <w:tc>
          <w:tcPr>
            <w:tcW w:w="3082" w:type="pct"/>
          </w:tcPr>
          <w:p w14:paraId="04780DD0" w14:textId="77777777" w:rsidR="002528EB" w:rsidRPr="003277C6" w:rsidRDefault="002528EB" w:rsidP="002528EB">
            <w:pPr>
              <w:pStyle w:val="BodyText"/>
              <w:spacing w:after="0"/>
              <w:cnfStyle w:val="000000100000" w:firstRow="0" w:lastRow="0" w:firstColumn="0" w:lastColumn="0" w:oddVBand="0" w:evenVBand="0" w:oddHBand="1" w:evenHBand="0" w:firstRowFirstColumn="0" w:firstRowLastColumn="0" w:lastRowFirstColumn="0" w:lastRowLastColumn="0"/>
              <w:rPr>
                <w:sz w:val="18"/>
                <w:rPrChange w:id="5338" w:author="Aishwarya Balan" w:date="2019-03-04T11:52:00Z">
                  <w:rPr/>
                </w:rPrChange>
              </w:rPr>
            </w:pPr>
          </w:p>
        </w:tc>
      </w:tr>
      <w:tr w:rsidR="002528EB" w:rsidRPr="003277C6" w14:paraId="60FB63E0" w14:textId="77777777" w:rsidTr="008D4002">
        <w:trPr>
          <w:trHeight w:val="412"/>
        </w:trPr>
        <w:tc>
          <w:tcPr>
            <w:cnfStyle w:val="001000000000" w:firstRow="0" w:lastRow="0" w:firstColumn="1" w:lastColumn="0" w:oddVBand="0" w:evenVBand="0" w:oddHBand="0" w:evenHBand="0" w:firstRowFirstColumn="0" w:firstRowLastColumn="0" w:lastRowFirstColumn="0" w:lastRowLastColumn="0"/>
            <w:tcW w:w="1116" w:type="pct"/>
            <w:gridSpan w:val="2"/>
          </w:tcPr>
          <w:p w14:paraId="51D161E0" w14:textId="77777777" w:rsidR="002528EB" w:rsidRPr="003277C6" w:rsidRDefault="002528EB" w:rsidP="00187ACF">
            <w:pPr>
              <w:pStyle w:val="BodyText"/>
              <w:rPr>
                <w:sz w:val="18"/>
                <w:rPrChange w:id="5339" w:author="Aishwarya Balan" w:date="2019-03-04T11:52:00Z">
                  <w:rPr/>
                </w:rPrChange>
              </w:rPr>
            </w:pPr>
            <w:r w:rsidRPr="003277C6">
              <w:rPr>
                <w:sz w:val="18"/>
                <w:rPrChange w:id="5340" w:author="Aishwarya Balan" w:date="2019-03-04T11:52:00Z">
                  <w:rPr/>
                </w:rPrChange>
              </w:rPr>
              <w:t>Entity Type</w:t>
            </w:r>
          </w:p>
        </w:tc>
        <w:tc>
          <w:tcPr>
            <w:tcW w:w="802" w:type="pct"/>
          </w:tcPr>
          <w:p w14:paraId="68A4B77F" w14:textId="77777777" w:rsidR="002528EB" w:rsidRPr="003277C6" w:rsidRDefault="002528EB" w:rsidP="00187ACF">
            <w:pPr>
              <w:pStyle w:val="BodyText"/>
              <w:cnfStyle w:val="000000000000" w:firstRow="0" w:lastRow="0" w:firstColumn="0" w:lastColumn="0" w:oddVBand="0" w:evenVBand="0" w:oddHBand="0" w:evenHBand="0" w:firstRowFirstColumn="0" w:firstRowLastColumn="0" w:lastRowFirstColumn="0" w:lastRowLastColumn="0"/>
              <w:rPr>
                <w:sz w:val="18"/>
                <w:rPrChange w:id="5341" w:author="Aishwarya Balan" w:date="2019-03-04T11:52:00Z">
                  <w:rPr/>
                </w:rPrChange>
              </w:rPr>
            </w:pPr>
            <w:r w:rsidRPr="003277C6">
              <w:rPr>
                <w:sz w:val="18"/>
                <w:rPrChange w:id="5342" w:author="Aishwarya Balan" w:date="2019-03-04T11:52:00Z">
                  <w:rPr/>
                </w:rPrChange>
              </w:rPr>
              <w:t>String</w:t>
            </w:r>
          </w:p>
        </w:tc>
        <w:tc>
          <w:tcPr>
            <w:tcW w:w="3082" w:type="pct"/>
          </w:tcPr>
          <w:p w14:paraId="12207D46" w14:textId="77777777" w:rsidR="002528EB" w:rsidRPr="003277C6" w:rsidRDefault="002528EB" w:rsidP="00187ACF">
            <w:pPr>
              <w:pStyle w:val="BodyText"/>
              <w:numPr>
                <w:ilvl w:val="0"/>
                <w:numId w:val="41"/>
              </w:numPr>
              <w:spacing w:after="0"/>
              <w:cnfStyle w:val="000000000000" w:firstRow="0" w:lastRow="0" w:firstColumn="0" w:lastColumn="0" w:oddVBand="0" w:evenVBand="0" w:oddHBand="0" w:evenHBand="0" w:firstRowFirstColumn="0" w:firstRowLastColumn="0" w:lastRowFirstColumn="0" w:lastRowLastColumn="0"/>
              <w:rPr>
                <w:sz w:val="18"/>
                <w:rPrChange w:id="5343" w:author="Aishwarya Balan" w:date="2019-03-04T11:52:00Z">
                  <w:rPr/>
                </w:rPrChange>
              </w:rPr>
            </w:pPr>
            <w:r w:rsidRPr="003277C6">
              <w:rPr>
                <w:sz w:val="18"/>
                <w:rPrChange w:id="5344" w:author="Aishwarya Balan" w:date="2019-03-04T11:52:00Z">
                  <w:rPr/>
                </w:rPrChange>
              </w:rPr>
              <w:t>Contract</w:t>
            </w:r>
          </w:p>
          <w:p w14:paraId="03729CC2" w14:textId="77777777" w:rsidR="002528EB" w:rsidRPr="003277C6" w:rsidRDefault="002528EB" w:rsidP="00187ACF">
            <w:pPr>
              <w:pStyle w:val="BodyText"/>
              <w:numPr>
                <w:ilvl w:val="0"/>
                <w:numId w:val="41"/>
              </w:numPr>
              <w:spacing w:after="0"/>
              <w:cnfStyle w:val="000000000000" w:firstRow="0" w:lastRow="0" w:firstColumn="0" w:lastColumn="0" w:oddVBand="0" w:evenVBand="0" w:oddHBand="0" w:evenHBand="0" w:firstRowFirstColumn="0" w:firstRowLastColumn="0" w:lastRowFirstColumn="0" w:lastRowLastColumn="0"/>
              <w:rPr>
                <w:sz w:val="18"/>
                <w:rPrChange w:id="5345" w:author="Aishwarya Balan" w:date="2019-03-04T11:52:00Z">
                  <w:rPr/>
                </w:rPrChange>
              </w:rPr>
            </w:pPr>
            <w:r w:rsidRPr="003277C6">
              <w:rPr>
                <w:sz w:val="18"/>
                <w:rPrChange w:id="5346" w:author="Aishwarya Balan" w:date="2019-03-04T11:52:00Z">
                  <w:rPr/>
                </w:rPrChange>
              </w:rPr>
              <w:t>Instruction to Ship</w:t>
            </w:r>
          </w:p>
          <w:p w14:paraId="5EF4660A" w14:textId="77777777" w:rsidR="002528EB" w:rsidRPr="003277C6" w:rsidRDefault="002528EB" w:rsidP="00187ACF">
            <w:pPr>
              <w:pStyle w:val="BodyText"/>
              <w:numPr>
                <w:ilvl w:val="0"/>
                <w:numId w:val="41"/>
              </w:numPr>
              <w:spacing w:after="0"/>
              <w:cnfStyle w:val="000000000000" w:firstRow="0" w:lastRow="0" w:firstColumn="0" w:lastColumn="0" w:oddVBand="0" w:evenVBand="0" w:oddHBand="0" w:evenHBand="0" w:firstRowFirstColumn="0" w:firstRowLastColumn="0" w:lastRowFirstColumn="0" w:lastRowLastColumn="0"/>
              <w:rPr>
                <w:sz w:val="18"/>
                <w:rPrChange w:id="5347" w:author="Aishwarya Balan" w:date="2019-03-04T11:52:00Z">
                  <w:rPr/>
                </w:rPrChange>
              </w:rPr>
            </w:pPr>
            <w:r w:rsidRPr="003277C6">
              <w:rPr>
                <w:sz w:val="18"/>
                <w:rPrChange w:id="5348" w:author="Aishwarya Balan" w:date="2019-03-04T11:52:00Z">
                  <w:rPr/>
                </w:rPrChange>
              </w:rPr>
              <w:t>Invoice</w:t>
            </w:r>
          </w:p>
        </w:tc>
      </w:tr>
      <w:tr w:rsidR="002528EB" w:rsidRPr="003277C6" w14:paraId="39AD15C6" w14:textId="77777777" w:rsidTr="008D4002">
        <w:trPr>
          <w:cnfStyle w:val="000000100000" w:firstRow="0" w:lastRow="0" w:firstColumn="0" w:lastColumn="0" w:oddVBand="0" w:evenVBand="0" w:oddHBand="1"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1116" w:type="pct"/>
            <w:gridSpan w:val="2"/>
          </w:tcPr>
          <w:p w14:paraId="273364D7" w14:textId="77777777" w:rsidR="002528EB" w:rsidRPr="003277C6" w:rsidRDefault="002528EB" w:rsidP="00187ACF">
            <w:pPr>
              <w:pStyle w:val="BodyText"/>
              <w:rPr>
                <w:sz w:val="18"/>
                <w:rPrChange w:id="5349" w:author="Aishwarya Balan" w:date="2019-03-04T11:52:00Z">
                  <w:rPr/>
                </w:rPrChange>
              </w:rPr>
            </w:pPr>
            <w:r w:rsidRPr="003277C6">
              <w:rPr>
                <w:sz w:val="18"/>
                <w:rPrChange w:id="5350" w:author="Aishwarya Balan" w:date="2019-03-04T11:52:00Z">
                  <w:rPr/>
                </w:rPrChange>
              </w:rPr>
              <w:t>Entity Ref. No.</w:t>
            </w:r>
          </w:p>
        </w:tc>
        <w:tc>
          <w:tcPr>
            <w:tcW w:w="802" w:type="pct"/>
          </w:tcPr>
          <w:p w14:paraId="79B0451F" w14:textId="77777777" w:rsidR="002528EB" w:rsidRPr="003277C6" w:rsidRDefault="002528EB" w:rsidP="00187ACF">
            <w:pPr>
              <w:pStyle w:val="BodyText"/>
              <w:cnfStyle w:val="000000100000" w:firstRow="0" w:lastRow="0" w:firstColumn="0" w:lastColumn="0" w:oddVBand="0" w:evenVBand="0" w:oddHBand="1" w:evenHBand="0" w:firstRowFirstColumn="0" w:firstRowLastColumn="0" w:lastRowFirstColumn="0" w:lastRowLastColumn="0"/>
              <w:rPr>
                <w:sz w:val="18"/>
                <w:rPrChange w:id="5351" w:author="Aishwarya Balan" w:date="2019-03-04T11:52:00Z">
                  <w:rPr/>
                </w:rPrChange>
              </w:rPr>
            </w:pPr>
            <w:r w:rsidRPr="003277C6">
              <w:rPr>
                <w:sz w:val="18"/>
                <w:rPrChange w:id="5352" w:author="Aishwarya Balan" w:date="2019-03-04T11:52:00Z">
                  <w:rPr/>
                </w:rPrChange>
              </w:rPr>
              <w:t>String</w:t>
            </w:r>
          </w:p>
        </w:tc>
        <w:tc>
          <w:tcPr>
            <w:tcW w:w="3082" w:type="pct"/>
          </w:tcPr>
          <w:p w14:paraId="7A58BF3A" w14:textId="77777777" w:rsidR="002528EB" w:rsidRPr="003277C6" w:rsidRDefault="002528EB" w:rsidP="00187ACF">
            <w:pPr>
              <w:pStyle w:val="BodyText"/>
              <w:cnfStyle w:val="000000100000" w:firstRow="0" w:lastRow="0" w:firstColumn="0" w:lastColumn="0" w:oddVBand="0" w:evenVBand="0" w:oddHBand="1" w:evenHBand="0" w:firstRowFirstColumn="0" w:firstRowLastColumn="0" w:lastRowFirstColumn="0" w:lastRowLastColumn="0"/>
              <w:rPr>
                <w:sz w:val="18"/>
                <w:rPrChange w:id="5353" w:author="Aishwarya Balan" w:date="2019-03-04T11:52:00Z">
                  <w:rPr/>
                </w:rPrChange>
              </w:rPr>
            </w:pPr>
          </w:p>
        </w:tc>
      </w:tr>
      <w:tr w:rsidR="002528EB" w:rsidRPr="003277C6" w14:paraId="2808A160" w14:textId="77777777" w:rsidTr="008D4002">
        <w:trPr>
          <w:trHeight w:val="412"/>
        </w:trPr>
        <w:tc>
          <w:tcPr>
            <w:cnfStyle w:val="001000000000" w:firstRow="0" w:lastRow="0" w:firstColumn="1" w:lastColumn="0" w:oddVBand="0" w:evenVBand="0" w:oddHBand="0" w:evenHBand="0" w:firstRowFirstColumn="0" w:firstRowLastColumn="0" w:lastRowFirstColumn="0" w:lastRowLastColumn="0"/>
            <w:tcW w:w="1116" w:type="pct"/>
            <w:gridSpan w:val="2"/>
          </w:tcPr>
          <w:p w14:paraId="40291097" w14:textId="77777777" w:rsidR="002528EB" w:rsidRPr="003277C6" w:rsidRDefault="002528EB" w:rsidP="00187ACF">
            <w:pPr>
              <w:pStyle w:val="BodyText"/>
              <w:rPr>
                <w:sz w:val="18"/>
                <w:rPrChange w:id="5354" w:author="Aishwarya Balan" w:date="2019-03-04T11:52:00Z">
                  <w:rPr/>
                </w:rPrChange>
              </w:rPr>
            </w:pPr>
            <w:r w:rsidRPr="003277C6">
              <w:rPr>
                <w:sz w:val="18"/>
                <w:rPrChange w:id="5355" w:author="Aishwarya Balan" w:date="2019-03-04T11:52:00Z">
                  <w:rPr/>
                </w:rPrChange>
              </w:rPr>
              <w:lastRenderedPageBreak/>
              <w:tab/>
            </w:r>
          </w:p>
          <w:p w14:paraId="026E4B86" w14:textId="77777777" w:rsidR="002528EB" w:rsidRPr="003277C6" w:rsidRDefault="002528EB" w:rsidP="00187ACF">
            <w:pPr>
              <w:pStyle w:val="BodyText"/>
              <w:rPr>
                <w:sz w:val="18"/>
                <w:rPrChange w:id="5356" w:author="Aishwarya Balan" w:date="2019-03-04T11:52:00Z">
                  <w:rPr/>
                </w:rPrChange>
              </w:rPr>
            </w:pPr>
            <w:r w:rsidRPr="003277C6">
              <w:rPr>
                <w:sz w:val="18"/>
                <w:rPrChange w:id="5357" w:author="Aishwarya Balan" w:date="2019-03-04T11:52:00Z">
                  <w:rPr/>
                </w:rPrChange>
              </w:rPr>
              <w:t>Contract Ref. No.</w:t>
            </w:r>
            <w:r w:rsidRPr="003277C6">
              <w:rPr>
                <w:sz w:val="18"/>
                <w:rPrChange w:id="5358" w:author="Aishwarya Balan" w:date="2019-03-04T11:52:00Z">
                  <w:rPr/>
                </w:rPrChange>
              </w:rPr>
              <w:tab/>
            </w:r>
          </w:p>
          <w:p w14:paraId="5C53FEE9" w14:textId="77777777" w:rsidR="002528EB" w:rsidRPr="003277C6" w:rsidRDefault="002528EB" w:rsidP="00187ACF">
            <w:pPr>
              <w:pStyle w:val="BodyText"/>
              <w:rPr>
                <w:sz w:val="18"/>
                <w:rPrChange w:id="5359" w:author="Aishwarya Balan" w:date="2019-03-04T11:52:00Z">
                  <w:rPr/>
                </w:rPrChange>
              </w:rPr>
            </w:pPr>
          </w:p>
        </w:tc>
        <w:tc>
          <w:tcPr>
            <w:tcW w:w="802" w:type="pct"/>
          </w:tcPr>
          <w:p w14:paraId="1D67296F" w14:textId="77777777" w:rsidR="002528EB" w:rsidRPr="003277C6" w:rsidRDefault="002528EB" w:rsidP="00187ACF">
            <w:pPr>
              <w:pStyle w:val="BodyText"/>
              <w:cnfStyle w:val="000000000000" w:firstRow="0" w:lastRow="0" w:firstColumn="0" w:lastColumn="0" w:oddVBand="0" w:evenVBand="0" w:oddHBand="0" w:evenHBand="0" w:firstRowFirstColumn="0" w:firstRowLastColumn="0" w:lastRowFirstColumn="0" w:lastRowLastColumn="0"/>
              <w:rPr>
                <w:sz w:val="18"/>
                <w:rPrChange w:id="5360" w:author="Aishwarya Balan" w:date="2019-03-04T11:52:00Z">
                  <w:rPr/>
                </w:rPrChange>
              </w:rPr>
            </w:pPr>
            <w:r w:rsidRPr="003277C6">
              <w:rPr>
                <w:sz w:val="18"/>
                <w:rPrChange w:id="5361" w:author="Aishwarya Balan" w:date="2019-03-04T11:52:00Z">
                  <w:rPr/>
                </w:rPrChange>
              </w:rPr>
              <w:t>String</w:t>
            </w:r>
          </w:p>
        </w:tc>
        <w:tc>
          <w:tcPr>
            <w:tcW w:w="3082" w:type="pct"/>
          </w:tcPr>
          <w:p w14:paraId="19AD4A50" w14:textId="77777777" w:rsidR="002528EB" w:rsidRPr="003277C6" w:rsidRDefault="002528EB" w:rsidP="00187ACF">
            <w:pPr>
              <w:pStyle w:val="BodyText"/>
              <w:cnfStyle w:val="000000000000" w:firstRow="0" w:lastRow="0" w:firstColumn="0" w:lastColumn="0" w:oddVBand="0" w:evenVBand="0" w:oddHBand="0" w:evenHBand="0" w:firstRowFirstColumn="0" w:firstRowLastColumn="0" w:lastRowFirstColumn="0" w:lastRowLastColumn="0"/>
              <w:rPr>
                <w:sz w:val="18"/>
                <w:rPrChange w:id="5362" w:author="Aishwarya Balan" w:date="2019-03-04T11:52:00Z">
                  <w:rPr/>
                </w:rPrChange>
              </w:rPr>
            </w:pPr>
            <w:r w:rsidRPr="003277C6">
              <w:rPr>
                <w:sz w:val="18"/>
                <w:rPrChange w:id="5363" w:author="Aishwarya Balan" w:date="2019-03-04T11:52:00Z">
                  <w:rPr/>
                </w:rPrChange>
              </w:rPr>
              <w:t>In case of “Instruction to Ship” and “Invoice”, the Contract Ref. Nos. attached to these will be passed.</w:t>
            </w:r>
          </w:p>
        </w:tc>
      </w:tr>
      <w:tr w:rsidR="002528EB" w:rsidRPr="003277C6" w14:paraId="68F2EA4B" w14:textId="77777777" w:rsidTr="008D4002">
        <w:trPr>
          <w:cnfStyle w:val="000000100000" w:firstRow="0" w:lastRow="0" w:firstColumn="0" w:lastColumn="0" w:oddVBand="0" w:evenVBand="0" w:oddHBand="1"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1116" w:type="pct"/>
            <w:gridSpan w:val="2"/>
          </w:tcPr>
          <w:p w14:paraId="6E23B032" w14:textId="77777777" w:rsidR="002528EB" w:rsidRPr="003277C6" w:rsidRDefault="002528EB" w:rsidP="00187ACF">
            <w:pPr>
              <w:pStyle w:val="BodyText"/>
              <w:rPr>
                <w:sz w:val="18"/>
                <w:rPrChange w:id="5364" w:author="Aishwarya Balan" w:date="2019-03-04T11:52:00Z">
                  <w:rPr/>
                </w:rPrChange>
              </w:rPr>
            </w:pPr>
            <w:r w:rsidRPr="003277C6">
              <w:rPr>
                <w:sz w:val="18"/>
                <w:rPrChange w:id="5365" w:author="Aishwarya Balan" w:date="2019-03-04T11:52:00Z">
                  <w:rPr/>
                </w:rPrChange>
              </w:rPr>
              <w:t>Amount</w:t>
            </w:r>
            <w:r w:rsidRPr="003277C6">
              <w:rPr>
                <w:sz w:val="18"/>
                <w:rPrChange w:id="5366" w:author="Aishwarya Balan" w:date="2019-03-04T11:52:00Z">
                  <w:rPr/>
                </w:rPrChange>
              </w:rPr>
              <w:tab/>
            </w:r>
          </w:p>
        </w:tc>
        <w:tc>
          <w:tcPr>
            <w:tcW w:w="802" w:type="pct"/>
          </w:tcPr>
          <w:p w14:paraId="6A2B6393" w14:textId="77777777" w:rsidR="002528EB" w:rsidRPr="003277C6" w:rsidRDefault="002528EB" w:rsidP="002528EB">
            <w:pPr>
              <w:pStyle w:val="BodyText"/>
              <w:cnfStyle w:val="000000100000" w:firstRow="0" w:lastRow="0" w:firstColumn="0" w:lastColumn="0" w:oddVBand="0" w:evenVBand="0" w:oddHBand="1" w:evenHBand="0" w:firstRowFirstColumn="0" w:firstRowLastColumn="0" w:lastRowFirstColumn="0" w:lastRowLastColumn="0"/>
              <w:rPr>
                <w:sz w:val="18"/>
                <w:rPrChange w:id="5367" w:author="Aishwarya Balan" w:date="2019-03-04T11:52:00Z">
                  <w:rPr/>
                </w:rPrChange>
              </w:rPr>
            </w:pPr>
            <w:r w:rsidRPr="003277C6">
              <w:rPr>
                <w:sz w:val="18"/>
                <w:rPrChange w:id="5368" w:author="Aishwarya Balan" w:date="2019-03-04T11:52:00Z">
                  <w:rPr/>
                </w:rPrChange>
              </w:rPr>
              <w:t>Number</w:t>
            </w:r>
          </w:p>
        </w:tc>
        <w:tc>
          <w:tcPr>
            <w:tcW w:w="3082" w:type="pct"/>
          </w:tcPr>
          <w:p w14:paraId="1D97F085" w14:textId="77777777" w:rsidR="002528EB" w:rsidRPr="003277C6" w:rsidRDefault="002528EB" w:rsidP="002528EB">
            <w:pPr>
              <w:pStyle w:val="BodyText"/>
              <w:spacing w:after="0"/>
              <w:cnfStyle w:val="000000100000" w:firstRow="0" w:lastRow="0" w:firstColumn="0" w:lastColumn="0" w:oddVBand="0" w:evenVBand="0" w:oddHBand="1" w:evenHBand="0" w:firstRowFirstColumn="0" w:firstRowLastColumn="0" w:lastRowFirstColumn="0" w:lastRowLastColumn="0"/>
              <w:rPr>
                <w:sz w:val="18"/>
                <w:rPrChange w:id="5369" w:author="Aishwarya Balan" w:date="2019-03-04T11:52:00Z">
                  <w:rPr/>
                </w:rPrChange>
              </w:rPr>
            </w:pPr>
          </w:p>
        </w:tc>
      </w:tr>
      <w:tr w:rsidR="002528EB" w:rsidRPr="003277C6" w14:paraId="1F4D5C18" w14:textId="77777777" w:rsidTr="008D4002">
        <w:trPr>
          <w:trHeight w:val="412"/>
        </w:trPr>
        <w:tc>
          <w:tcPr>
            <w:cnfStyle w:val="001000000000" w:firstRow="0" w:lastRow="0" w:firstColumn="1" w:lastColumn="0" w:oddVBand="0" w:evenVBand="0" w:oddHBand="0" w:evenHBand="0" w:firstRowFirstColumn="0" w:firstRowLastColumn="0" w:lastRowFirstColumn="0" w:lastRowLastColumn="0"/>
            <w:tcW w:w="1116" w:type="pct"/>
            <w:gridSpan w:val="2"/>
          </w:tcPr>
          <w:p w14:paraId="4A132021" w14:textId="77777777" w:rsidR="002528EB" w:rsidRPr="003277C6" w:rsidRDefault="002528EB" w:rsidP="002528EB">
            <w:pPr>
              <w:rPr>
                <w:sz w:val="18"/>
                <w:szCs w:val="18"/>
                <w:rPrChange w:id="5370" w:author="Aishwarya Balan" w:date="2019-03-04T11:52:00Z">
                  <w:rPr/>
                </w:rPrChange>
              </w:rPr>
            </w:pPr>
            <w:r w:rsidRPr="003277C6">
              <w:rPr>
                <w:sz w:val="18"/>
                <w:szCs w:val="18"/>
                <w:rPrChange w:id="5371" w:author="Aishwarya Balan" w:date="2019-03-04T11:52:00Z">
                  <w:rPr/>
                </w:rPrChange>
              </w:rPr>
              <w:t>Currency</w:t>
            </w:r>
          </w:p>
        </w:tc>
        <w:tc>
          <w:tcPr>
            <w:tcW w:w="802" w:type="pct"/>
          </w:tcPr>
          <w:p w14:paraId="5AC46682" w14:textId="77777777" w:rsidR="002528EB" w:rsidRPr="003277C6" w:rsidRDefault="002528EB" w:rsidP="002528EB">
            <w:pPr>
              <w:pStyle w:val="BodyText"/>
              <w:cnfStyle w:val="000000000000" w:firstRow="0" w:lastRow="0" w:firstColumn="0" w:lastColumn="0" w:oddVBand="0" w:evenVBand="0" w:oddHBand="0" w:evenHBand="0" w:firstRowFirstColumn="0" w:firstRowLastColumn="0" w:lastRowFirstColumn="0" w:lastRowLastColumn="0"/>
              <w:rPr>
                <w:sz w:val="18"/>
                <w:rPrChange w:id="5372" w:author="Aishwarya Balan" w:date="2019-03-04T11:52:00Z">
                  <w:rPr/>
                </w:rPrChange>
              </w:rPr>
            </w:pPr>
            <w:r w:rsidRPr="003277C6">
              <w:rPr>
                <w:sz w:val="18"/>
                <w:rPrChange w:id="5373" w:author="Aishwarya Balan" w:date="2019-03-04T11:52:00Z">
                  <w:rPr/>
                </w:rPrChange>
              </w:rPr>
              <w:t>String</w:t>
            </w:r>
          </w:p>
        </w:tc>
        <w:tc>
          <w:tcPr>
            <w:tcW w:w="3082" w:type="pct"/>
          </w:tcPr>
          <w:p w14:paraId="3B9D5EDF" w14:textId="77777777" w:rsidR="002528EB" w:rsidRPr="003277C6" w:rsidRDefault="002528EB" w:rsidP="002528EB">
            <w:pPr>
              <w:pStyle w:val="BodyText"/>
              <w:spacing w:after="0"/>
              <w:cnfStyle w:val="000000000000" w:firstRow="0" w:lastRow="0" w:firstColumn="0" w:lastColumn="0" w:oddVBand="0" w:evenVBand="0" w:oddHBand="0" w:evenHBand="0" w:firstRowFirstColumn="0" w:firstRowLastColumn="0" w:lastRowFirstColumn="0" w:lastRowLastColumn="0"/>
              <w:rPr>
                <w:sz w:val="18"/>
                <w:rPrChange w:id="5374" w:author="Aishwarya Balan" w:date="2019-03-04T11:52:00Z">
                  <w:rPr/>
                </w:rPrChange>
              </w:rPr>
            </w:pPr>
          </w:p>
        </w:tc>
      </w:tr>
      <w:tr w:rsidR="002528EB" w:rsidRPr="003277C6" w14:paraId="75FA7C41" w14:textId="77777777" w:rsidTr="008D4002">
        <w:trPr>
          <w:cnfStyle w:val="000000100000" w:firstRow="0" w:lastRow="0" w:firstColumn="0" w:lastColumn="0" w:oddVBand="0" w:evenVBand="0" w:oddHBand="1"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1116" w:type="pct"/>
            <w:gridSpan w:val="2"/>
          </w:tcPr>
          <w:p w14:paraId="75D2B857" w14:textId="77777777" w:rsidR="002528EB" w:rsidRPr="003277C6" w:rsidRDefault="002528EB" w:rsidP="002528EB">
            <w:pPr>
              <w:rPr>
                <w:sz w:val="18"/>
                <w:szCs w:val="18"/>
                <w:rPrChange w:id="5375" w:author="Aishwarya Balan" w:date="2019-03-04T11:52:00Z">
                  <w:rPr/>
                </w:rPrChange>
              </w:rPr>
            </w:pPr>
            <w:r w:rsidRPr="003277C6">
              <w:rPr>
                <w:sz w:val="18"/>
                <w:szCs w:val="18"/>
                <w:rPrChange w:id="5376" w:author="Aishwarya Balan" w:date="2019-03-04T11:52:00Z">
                  <w:rPr/>
                </w:rPrChange>
              </w:rPr>
              <w:t>Shipment Date</w:t>
            </w:r>
          </w:p>
          <w:p w14:paraId="2FF6E794" w14:textId="77777777" w:rsidR="002528EB" w:rsidRPr="003277C6" w:rsidRDefault="002528EB" w:rsidP="002528EB">
            <w:pPr>
              <w:rPr>
                <w:sz w:val="18"/>
                <w:szCs w:val="18"/>
                <w:rPrChange w:id="5377" w:author="Aishwarya Balan" w:date="2019-03-04T11:52:00Z">
                  <w:rPr/>
                </w:rPrChange>
              </w:rPr>
            </w:pPr>
          </w:p>
        </w:tc>
        <w:tc>
          <w:tcPr>
            <w:tcW w:w="802" w:type="pct"/>
          </w:tcPr>
          <w:p w14:paraId="2E1EE9EA" w14:textId="77777777" w:rsidR="002528EB" w:rsidRPr="003277C6" w:rsidRDefault="002528EB" w:rsidP="002528EB">
            <w:pPr>
              <w:pStyle w:val="BodyText"/>
              <w:cnfStyle w:val="000000100000" w:firstRow="0" w:lastRow="0" w:firstColumn="0" w:lastColumn="0" w:oddVBand="0" w:evenVBand="0" w:oddHBand="1" w:evenHBand="0" w:firstRowFirstColumn="0" w:firstRowLastColumn="0" w:lastRowFirstColumn="0" w:lastRowLastColumn="0"/>
              <w:rPr>
                <w:sz w:val="18"/>
                <w:rPrChange w:id="5378" w:author="Aishwarya Balan" w:date="2019-03-04T11:52:00Z">
                  <w:rPr/>
                </w:rPrChange>
              </w:rPr>
            </w:pPr>
            <w:r w:rsidRPr="003277C6">
              <w:rPr>
                <w:sz w:val="18"/>
                <w:rPrChange w:id="5379" w:author="Aishwarya Balan" w:date="2019-03-04T11:52:00Z">
                  <w:rPr/>
                </w:rPrChange>
              </w:rPr>
              <w:t>Date</w:t>
            </w:r>
          </w:p>
        </w:tc>
        <w:tc>
          <w:tcPr>
            <w:tcW w:w="3082" w:type="pct"/>
          </w:tcPr>
          <w:p w14:paraId="730084FB" w14:textId="77777777" w:rsidR="002528EB" w:rsidRPr="003277C6" w:rsidRDefault="002528EB" w:rsidP="002528EB">
            <w:pPr>
              <w:pStyle w:val="BodyText"/>
              <w:spacing w:after="0"/>
              <w:cnfStyle w:val="000000100000" w:firstRow="0" w:lastRow="0" w:firstColumn="0" w:lastColumn="0" w:oddVBand="0" w:evenVBand="0" w:oddHBand="1" w:evenHBand="0" w:firstRowFirstColumn="0" w:firstRowLastColumn="0" w:lastRowFirstColumn="0" w:lastRowLastColumn="0"/>
              <w:rPr>
                <w:sz w:val="18"/>
                <w:rPrChange w:id="5380" w:author="Aishwarya Balan" w:date="2019-03-04T11:52:00Z">
                  <w:rPr/>
                </w:rPrChange>
              </w:rPr>
            </w:pPr>
          </w:p>
        </w:tc>
      </w:tr>
    </w:tbl>
    <w:p w14:paraId="257DB92F" w14:textId="77777777" w:rsidR="008D4002" w:rsidRPr="003277C6" w:rsidRDefault="008D4002" w:rsidP="008D4002">
      <w:pPr>
        <w:rPr>
          <w:sz w:val="18"/>
          <w:szCs w:val="18"/>
          <w:rPrChange w:id="5381" w:author="Aishwarya Balan" w:date="2019-03-04T11:52:00Z">
            <w:rPr/>
          </w:rPrChange>
        </w:rPr>
      </w:pPr>
    </w:p>
    <w:p w14:paraId="63360562" w14:textId="77777777" w:rsidR="002528EB" w:rsidRPr="003277C6" w:rsidRDefault="00187ACF" w:rsidP="00187ACF">
      <w:pPr>
        <w:pStyle w:val="Heading5"/>
        <w:rPr>
          <w:sz w:val="18"/>
          <w:szCs w:val="18"/>
          <w:rPrChange w:id="5382" w:author="Aishwarya Balan" w:date="2019-03-04T11:52:00Z">
            <w:rPr/>
          </w:rPrChange>
        </w:rPr>
      </w:pPr>
      <w:r w:rsidRPr="003277C6">
        <w:rPr>
          <w:sz w:val="18"/>
          <w:szCs w:val="18"/>
          <w:rPrChange w:id="5383" w:author="Aishwarya Balan" w:date="2019-03-04T11:52:00Z">
            <w:rPr/>
          </w:rPrChange>
        </w:rPr>
        <w:t>Sample Data:</w:t>
      </w:r>
    </w:p>
    <w:tbl>
      <w:tblPr>
        <w:tblW w:w="5544" w:type="pct"/>
        <w:tblLayout w:type="fixed"/>
        <w:tblLook w:val="04A0" w:firstRow="1" w:lastRow="0" w:firstColumn="1" w:lastColumn="0" w:noHBand="0" w:noVBand="1"/>
      </w:tblPr>
      <w:tblGrid>
        <w:gridCol w:w="1257"/>
        <w:gridCol w:w="719"/>
        <w:gridCol w:w="1773"/>
        <w:gridCol w:w="1908"/>
        <w:gridCol w:w="1003"/>
        <w:gridCol w:w="1077"/>
        <w:gridCol w:w="993"/>
        <w:gridCol w:w="716"/>
        <w:gridCol w:w="1305"/>
      </w:tblGrid>
      <w:tr w:rsidR="00187ACF" w:rsidRPr="003277C6" w14:paraId="1FB41656" w14:textId="77777777" w:rsidTr="00187ACF">
        <w:trPr>
          <w:trHeight w:val="300"/>
        </w:trPr>
        <w:tc>
          <w:tcPr>
            <w:tcW w:w="584" w:type="pct"/>
            <w:tcBorders>
              <w:top w:val="single" w:sz="4" w:space="0" w:color="auto"/>
              <w:left w:val="single" w:sz="4" w:space="0" w:color="auto"/>
              <w:bottom w:val="single" w:sz="4" w:space="0" w:color="auto"/>
              <w:right w:val="single" w:sz="4" w:space="0" w:color="auto"/>
            </w:tcBorders>
            <w:shd w:val="clear" w:color="000000" w:fill="8EA9DB"/>
            <w:noWrap/>
            <w:vAlign w:val="bottom"/>
            <w:hideMark/>
          </w:tcPr>
          <w:p w14:paraId="2A795B1E" w14:textId="77777777" w:rsidR="00187ACF" w:rsidRPr="003277C6" w:rsidRDefault="00187ACF" w:rsidP="00187ACF">
            <w:pPr>
              <w:rPr>
                <w:b/>
                <w:bCs/>
                <w:color w:val="000000"/>
                <w:sz w:val="18"/>
                <w:szCs w:val="18"/>
                <w:lang w:eastAsia="en-US"/>
                <w:rPrChange w:id="5384" w:author="Aishwarya Balan" w:date="2019-03-04T11:52:00Z">
                  <w:rPr>
                    <w:b/>
                    <w:bCs/>
                    <w:color w:val="000000"/>
                    <w:sz w:val="22"/>
                    <w:szCs w:val="22"/>
                    <w:lang w:eastAsia="en-US"/>
                  </w:rPr>
                </w:rPrChange>
              </w:rPr>
            </w:pPr>
            <w:r w:rsidRPr="003277C6">
              <w:rPr>
                <w:b/>
                <w:bCs/>
                <w:color w:val="FFFFFF" w:themeColor="background1"/>
                <w:sz w:val="18"/>
                <w:szCs w:val="18"/>
                <w:lang w:eastAsia="en-US"/>
                <w:rPrChange w:id="5385" w:author="Aishwarya Balan" w:date="2019-03-04T11:52:00Z">
                  <w:rPr>
                    <w:b/>
                    <w:bCs/>
                    <w:color w:val="FFFFFF" w:themeColor="background1"/>
                    <w:sz w:val="22"/>
                    <w:szCs w:val="22"/>
                    <w:lang w:eastAsia="en-US"/>
                  </w:rPr>
                </w:rPrChange>
              </w:rPr>
              <w:t>Request Ref. No.</w:t>
            </w:r>
          </w:p>
        </w:tc>
        <w:tc>
          <w:tcPr>
            <w:tcW w:w="334" w:type="pct"/>
            <w:tcBorders>
              <w:top w:val="single" w:sz="4" w:space="0" w:color="auto"/>
              <w:left w:val="nil"/>
              <w:bottom w:val="single" w:sz="4" w:space="0" w:color="auto"/>
              <w:right w:val="single" w:sz="4" w:space="0" w:color="auto"/>
            </w:tcBorders>
            <w:shd w:val="clear" w:color="000000" w:fill="8EA9DB"/>
            <w:noWrap/>
            <w:vAlign w:val="bottom"/>
            <w:hideMark/>
          </w:tcPr>
          <w:p w14:paraId="0CA95190" w14:textId="77777777" w:rsidR="00187ACF" w:rsidRPr="003277C6" w:rsidRDefault="00187ACF" w:rsidP="00187ACF">
            <w:pPr>
              <w:rPr>
                <w:b/>
                <w:bCs/>
                <w:color w:val="000000"/>
                <w:sz w:val="18"/>
                <w:szCs w:val="18"/>
                <w:lang w:eastAsia="en-US"/>
                <w:rPrChange w:id="5386" w:author="Aishwarya Balan" w:date="2019-03-04T11:52:00Z">
                  <w:rPr>
                    <w:b/>
                    <w:bCs/>
                    <w:color w:val="000000"/>
                    <w:sz w:val="22"/>
                    <w:szCs w:val="22"/>
                    <w:lang w:eastAsia="en-US"/>
                  </w:rPr>
                </w:rPrChange>
              </w:rPr>
            </w:pPr>
            <w:r w:rsidRPr="003277C6">
              <w:rPr>
                <w:b/>
                <w:bCs/>
                <w:color w:val="000000"/>
                <w:sz w:val="18"/>
                <w:szCs w:val="18"/>
                <w:lang w:eastAsia="en-US"/>
                <w:rPrChange w:id="5387" w:author="Aishwarya Balan" w:date="2019-03-04T11:52:00Z">
                  <w:rPr>
                    <w:b/>
                    <w:bCs/>
                    <w:color w:val="000000"/>
                    <w:sz w:val="22"/>
                    <w:szCs w:val="22"/>
                    <w:lang w:eastAsia="en-US"/>
                  </w:rPr>
                </w:rPrChange>
              </w:rPr>
              <w:t>Request Ref. Item No.</w:t>
            </w:r>
          </w:p>
        </w:tc>
        <w:tc>
          <w:tcPr>
            <w:tcW w:w="824" w:type="pct"/>
            <w:tcBorders>
              <w:top w:val="single" w:sz="4" w:space="0" w:color="auto"/>
              <w:left w:val="nil"/>
              <w:bottom w:val="single" w:sz="4" w:space="0" w:color="auto"/>
              <w:right w:val="single" w:sz="4" w:space="0" w:color="auto"/>
            </w:tcBorders>
            <w:shd w:val="clear" w:color="000000" w:fill="8EA9DB"/>
            <w:noWrap/>
            <w:vAlign w:val="bottom"/>
            <w:hideMark/>
          </w:tcPr>
          <w:p w14:paraId="56AAB59D" w14:textId="77777777" w:rsidR="00187ACF" w:rsidRPr="003277C6" w:rsidRDefault="00187ACF" w:rsidP="00187ACF">
            <w:pPr>
              <w:rPr>
                <w:b/>
                <w:bCs/>
                <w:color w:val="000000"/>
                <w:sz w:val="18"/>
                <w:szCs w:val="18"/>
                <w:lang w:eastAsia="en-US"/>
                <w:rPrChange w:id="5388" w:author="Aishwarya Balan" w:date="2019-03-04T11:52:00Z">
                  <w:rPr>
                    <w:b/>
                    <w:bCs/>
                    <w:color w:val="000000"/>
                    <w:sz w:val="22"/>
                    <w:szCs w:val="22"/>
                    <w:lang w:eastAsia="en-US"/>
                  </w:rPr>
                </w:rPrChange>
              </w:rPr>
            </w:pPr>
            <w:r w:rsidRPr="003277C6">
              <w:rPr>
                <w:b/>
                <w:bCs/>
                <w:color w:val="000000"/>
                <w:sz w:val="18"/>
                <w:szCs w:val="18"/>
                <w:lang w:eastAsia="en-US"/>
                <w:rPrChange w:id="5389" w:author="Aishwarya Balan" w:date="2019-03-04T11:52:00Z">
                  <w:rPr>
                    <w:b/>
                    <w:bCs/>
                    <w:color w:val="000000"/>
                    <w:sz w:val="22"/>
                    <w:szCs w:val="22"/>
                    <w:lang w:eastAsia="en-US"/>
                  </w:rPr>
                </w:rPrChange>
              </w:rPr>
              <w:t>Counterparty Name</w:t>
            </w:r>
          </w:p>
        </w:tc>
        <w:tc>
          <w:tcPr>
            <w:tcW w:w="887" w:type="pct"/>
            <w:tcBorders>
              <w:top w:val="single" w:sz="4" w:space="0" w:color="auto"/>
              <w:left w:val="nil"/>
              <w:bottom w:val="single" w:sz="4" w:space="0" w:color="auto"/>
              <w:right w:val="single" w:sz="4" w:space="0" w:color="auto"/>
            </w:tcBorders>
            <w:shd w:val="clear" w:color="000000" w:fill="8EA9DB"/>
            <w:noWrap/>
            <w:vAlign w:val="bottom"/>
            <w:hideMark/>
          </w:tcPr>
          <w:p w14:paraId="6E0619A1" w14:textId="77777777" w:rsidR="00187ACF" w:rsidRPr="003277C6" w:rsidRDefault="00187ACF" w:rsidP="00187ACF">
            <w:pPr>
              <w:rPr>
                <w:b/>
                <w:bCs/>
                <w:color w:val="000000"/>
                <w:sz w:val="18"/>
                <w:szCs w:val="18"/>
                <w:lang w:eastAsia="en-US"/>
                <w:rPrChange w:id="5390" w:author="Aishwarya Balan" w:date="2019-03-04T11:52:00Z">
                  <w:rPr>
                    <w:b/>
                    <w:bCs/>
                    <w:color w:val="000000"/>
                    <w:sz w:val="22"/>
                    <w:szCs w:val="22"/>
                    <w:lang w:eastAsia="en-US"/>
                  </w:rPr>
                </w:rPrChange>
              </w:rPr>
            </w:pPr>
            <w:r w:rsidRPr="003277C6">
              <w:rPr>
                <w:b/>
                <w:bCs/>
                <w:color w:val="000000"/>
                <w:sz w:val="18"/>
                <w:szCs w:val="18"/>
                <w:lang w:eastAsia="en-US"/>
                <w:rPrChange w:id="5391" w:author="Aishwarya Balan" w:date="2019-03-04T11:52:00Z">
                  <w:rPr>
                    <w:b/>
                    <w:bCs/>
                    <w:color w:val="000000"/>
                    <w:sz w:val="22"/>
                    <w:szCs w:val="22"/>
                    <w:lang w:eastAsia="en-US"/>
                  </w:rPr>
                </w:rPrChange>
              </w:rPr>
              <w:t>Entity Type</w:t>
            </w:r>
          </w:p>
        </w:tc>
        <w:tc>
          <w:tcPr>
            <w:tcW w:w="466" w:type="pct"/>
            <w:tcBorders>
              <w:top w:val="single" w:sz="4" w:space="0" w:color="auto"/>
              <w:left w:val="nil"/>
              <w:bottom w:val="single" w:sz="4" w:space="0" w:color="auto"/>
              <w:right w:val="single" w:sz="4" w:space="0" w:color="auto"/>
            </w:tcBorders>
            <w:shd w:val="clear" w:color="000000" w:fill="8EA9DB"/>
            <w:noWrap/>
            <w:vAlign w:val="bottom"/>
            <w:hideMark/>
          </w:tcPr>
          <w:p w14:paraId="7B122E45" w14:textId="77777777" w:rsidR="00187ACF" w:rsidRPr="003277C6" w:rsidRDefault="00187ACF" w:rsidP="00187ACF">
            <w:pPr>
              <w:rPr>
                <w:b/>
                <w:bCs/>
                <w:color w:val="000000"/>
                <w:sz w:val="18"/>
                <w:szCs w:val="18"/>
                <w:lang w:eastAsia="en-US"/>
                <w:rPrChange w:id="5392" w:author="Aishwarya Balan" w:date="2019-03-04T11:52:00Z">
                  <w:rPr>
                    <w:b/>
                    <w:bCs/>
                    <w:color w:val="000000"/>
                    <w:sz w:val="22"/>
                    <w:szCs w:val="22"/>
                    <w:lang w:eastAsia="en-US"/>
                  </w:rPr>
                </w:rPrChange>
              </w:rPr>
            </w:pPr>
            <w:r w:rsidRPr="003277C6">
              <w:rPr>
                <w:b/>
                <w:bCs/>
                <w:color w:val="000000"/>
                <w:sz w:val="18"/>
                <w:szCs w:val="18"/>
                <w:lang w:eastAsia="en-US"/>
                <w:rPrChange w:id="5393" w:author="Aishwarya Balan" w:date="2019-03-04T11:52:00Z">
                  <w:rPr>
                    <w:b/>
                    <w:bCs/>
                    <w:color w:val="000000"/>
                    <w:sz w:val="22"/>
                    <w:szCs w:val="22"/>
                    <w:lang w:eastAsia="en-US"/>
                  </w:rPr>
                </w:rPrChange>
              </w:rPr>
              <w:t>Entity Ref. No.</w:t>
            </w:r>
          </w:p>
        </w:tc>
        <w:tc>
          <w:tcPr>
            <w:tcW w:w="501" w:type="pct"/>
            <w:tcBorders>
              <w:top w:val="single" w:sz="4" w:space="0" w:color="auto"/>
              <w:left w:val="nil"/>
              <w:bottom w:val="single" w:sz="4" w:space="0" w:color="auto"/>
              <w:right w:val="single" w:sz="4" w:space="0" w:color="auto"/>
            </w:tcBorders>
            <w:shd w:val="clear" w:color="000000" w:fill="8EA9DB"/>
            <w:noWrap/>
            <w:vAlign w:val="bottom"/>
            <w:hideMark/>
          </w:tcPr>
          <w:p w14:paraId="038605C8" w14:textId="77777777" w:rsidR="00187ACF" w:rsidRPr="003277C6" w:rsidRDefault="00187ACF" w:rsidP="00187ACF">
            <w:pPr>
              <w:rPr>
                <w:b/>
                <w:bCs/>
                <w:color w:val="000000"/>
                <w:sz w:val="18"/>
                <w:szCs w:val="18"/>
                <w:lang w:eastAsia="en-US"/>
                <w:rPrChange w:id="5394" w:author="Aishwarya Balan" w:date="2019-03-04T11:52:00Z">
                  <w:rPr>
                    <w:b/>
                    <w:bCs/>
                    <w:color w:val="000000"/>
                    <w:sz w:val="22"/>
                    <w:szCs w:val="22"/>
                    <w:lang w:eastAsia="en-US"/>
                  </w:rPr>
                </w:rPrChange>
              </w:rPr>
            </w:pPr>
            <w:r w:rsidRPr="003277C6">
              <w:rPr>
                <w:b/>
                <w:bCs/>
                <w:color w:val="000000"/>
                <w:sz w:val="18"/>
                <w:szCs w:val="18"/>
                <w:lang w:eastAsia="en-US"/>
                <w:rPrChange w:id="5395" w:author="Aishwarya Balan" w:date="2019-03-04T11:52:00Z">
                  <w:rPr>
                    <w:b/>
                    <w:bCs/>
                    <w:color w:val="000000"/>
                    <w:sz w:val="22"/>
                    <w:szCs w:val="22"/>
                    <w:lang w:eastAsia="en-US"/>
                  </w:rPr>
                </w:rPrChange>
              </w:rPr>
              <w:t xml:space="preserve">Contract Ref. No. </w:t>
            </w:r>
          </w:p>
        </w:tc>
        <w:tc>
          <w:tcPr>
            <w:tcW w:w="462" w:type="pct"/>
            <w:tcBorders>
              <w:top w:val="single" w:sz="4" w:space="0" w:color="auto"/>
              <w:left w:val="nil"/>
              <w:bottom w:val="single" w:sz="4" w:space="0" w:color="auto"/>
              <w:right w:val="single" w:sz="4" w:space="0" w:color="auto"/>
            </w:tcBorders>
            <w:shd w:val="clear" w:color="000000" w:fill="8EA9DB"/>
            <w:noWrap/>
            <w:vAlign w:val="bottom"/>
            <w:hideMark/>
          </w:tcPr>
          <w:p w14:paraId="47986EBF" w14:textId="77777777" w:rsidR="00187ACF" w:rsidRPr="003277C6" w:rsidRDefault="00187ACF" w:rsidP="00187ACF">
            <w:pPr>
              <w:rPr>
                <w:b/>
                <w:bCs/>
                <w:color w:val="000000"/>
                <w:sz w:val="18"/>
                <w:szCs w:val="18"/>
                <w:lang w:eastAsia="en-US"/>
                <w:rPrChange w:id="5396" w:author="Aishwarya Balan" w:date="2019-03-04T11:52:00Z">
                  <w:rPr>
                    <w:b/>
                    <w:bCs/>
                    <w:color w:val="000000"/>
                    <w:sz w:val="22"/>
                    <w:szCs w:val="22"/>
                    <w:lang w:eastAsia="en-US"/>
                  </w:rPr>
                </w:rPrChange>
              </w:rPr>
            </w:pPr>
            <w:r w:rsidRPr="003277C6">
              <w:rPr>
                <w:b/>
                <w:bCs/>
                <w:color w:val="000000"/>
                <w:sz w:val="18"/>
                <w:szCs w:val="18"/>
                <w:lang w:eastAsia="en-US"/>
                <w:rPrChange w:id="5397" w:author="Aishwarya Balan" w:date="2019-03-04T11:52:00Z">
                  <w:rPr>
                    <w:b/>
                    <w:bCs/>
                    <w:color w:val="000000"/>
                    <w:sz w:val="22"/>
                    <w:szCs w:val="22"/>
                    <w:lang w:eastAsia="en-US"/>
                  </w:rPr>
                </w:rPrChange>
              </w:rPr>
              <w:t xml:space="preserve">Amount </w:t>
            </w:r>
          </w:p>
        </w:tc>
        <w:tc>
          <w:tcPr>
            <w:tcW w:w="333" w:type="pct"/>
            <w:tcBorders>
              <w:top w:val="single" w:sz="4" w:space="0" w:color="auto"/>
              <w:left w:val="nil"/>
              <w:bottom w:val="single" w:sz="4" w:space="0" w:color="auto"/>
              <w:right w:val="single" w:sz="4" w:space="0" w:color="auto"/>
            </w:tcBorders>
            <w:shd w:val="clear" w:color="000000" w:fill="8EA9DB"/>
            <w:noWrap/>
            <w:vAlign w:val="bottom"/>
            <w:hideMark/>
          </w:tcPr>
          <w:p w14:paraId="3DDD6BDB" w14:textId="77777777" w:rsidR="00187ACF" w:rsidRPr="003277C6" w:rsidRDefault="00187ACF" w:rsidP="00187ACF">
            <w:pPr>
              <w:rPr>
                <w:b/>
                <w:bCs/>
                <w:color w:val="000000"/>
                <w:sz w:val="18"/>
                <w:szCs w:val="18"/>
                <w:lang w:eastAsia="en-US"/>
                <w:rPrChange w:id="5398" w:author="Aishwarya Balan" w:date="2019-03-04T11:52:00Z">
                  <w:rPr>
                    <w:b/>
                    <w:bCs/>
                    <w:color w:val="000000"/>
                    <w:sz w:val="22"/>
                    <w:szCs w:val="22"/>
                    <w:lang w:eastAsia="en-US"/>
                  </w:rPr>
                </w:rPrChange>
              </w:rPr>
            </w:pPr>
            <w:r w:rsidRPr="003277C6">
              <w:rPr>
                <w:b/>
                <w:bCs/>
                <w:color w:val="000000"/>
                <w:sz w:val="18"/>
                <w:szCs w:val="18"/>
                <w:lang w:eastAsia="en-US"/>
                <w:rPrChange w:id="5399" w:author="Aishwarya Balan" w:date="2019-03-04T11:52:00Z">
                  <w:rPr>
                    <w:b/>
                    <w:bCs/>
                    <w:color w:val="000000"/>
                    <w:sz w:val="22"/>
                    <w:szCs w:val="22"/>
                    <w:lang w:eastAsia="en-US"/>
                  </w:rPr>
                </w:rPrChange>
              </w:rPr>
              <w:t>Currency</w:t>
            </w:r>
          </w:p>
        </w:tc>
        <w:tc>
          <w:tcPr>
            <w:tcW w:w="607" w:type="pct"/>
            <w:tcBorders>
              <w:top w:val="single" w:sz="4" w:space="0" w:color="auto"/>
              <w:left w:val="nil"/>
              <w:bottom w:val="single" w:sz="4" w:space="0" w:color="auto"/>
              <w:right w:val="single" w:sz="4" w:space="0" w:color="auto"/>
            </w:tcBorders>
            <w:shd w:val="clear" w:color="000000" w:fill="8EA9DB"/>
            <w:noWrap/>
            <w:vAlign w:val="bottom"/>
            <w:hideMark/>
          </w:tcPr>
          <w:p w14:paraId="727F7B8F" w14:textId="77777777" w:rsidR="00187ACF" w:rsidRPr="003277C6" w:rsidRDefault="00187ACF" w:rsidP="00187ACF">
            <w:pPr>
              <w:rPr>
                <w:b/>
                <w:bCs/>
                <w:color w:val="000000"/>
                <w:sz w:val="18"/>
                <w:szCs w:val="18"/>
                <w:lang w:eastAsia="en-US"/>
                <w:rPrChange w:id="5400" w:author="Aishwarya Balan" w:date="2019-03-04T11:52:00Z">
                  <w:rPr>
                    <w:b/>
                    <w:bCs/>
                    <w:color w:val="000000"/>
                    <w:sz w:val="22"/>
                    <w:szCs w:val="22"/>
                    <w:lang w:eastAsia="en-US"/>
                  </w:rPr>
                </w:rPrChange>
              </w:rPr>
            </w:pPr>
            <w:r w:rsidRPr="003277C6">
              <w:rPr>
                <w:b/>
                <w:bCs/>
                <w:color w:val="000000"/>
                <w:sz w:val="18"/>
                <w:szCs w:val="18"/>
                <w:lang w:eastAsia="en-US"/>
                <w:rPrChange w:id="5401" w:author="Aishwarya Balan" w:date="2019-03-04T11:52:00Z">
                  <w:rPr>
                    <w:b/>
                    <w:bCs/>
                    <w:color w:val="000000"/>
                    <w:sz w:val="22"/>
                    <w:szCs w:val="22"/>
                    <w:lang w:eastAsia="en-US"/>
                  </w:rPr>
                </w:rPrChange>
              </w:rPr>
              <w:t>Shipment Date</w:t>
            </w:r>
          </w:p>
        </w:tc>
      </w:tr>
      <w:tr w:rsidR="00187ACF" w:rsidRPr="003277C6" w14:paraId="2003C8EC" w14:textId="77777777" w:rsidTr="00187ACF">
        <w:trPr>
          <w:trHeight w:val="300"/>
        </w:trPr>
        <w:tc>
          <w:tcPr>
            <w:tcW w:w="584" w:type="pct"/>
            <w:tcBorders>
              <w:top w:val="nil"/>
              <w:left w:val="single" w:sz="4" w:space="0" w:color="auto"/>
              <w:bottom w:val="single" w:sz="4" w:space="0" w:color="auto"/>
              <w:right w:val="single" w:sz="4" w:space="0" w:color="auto"/>
            </w:tcBorders>
            <w:shd w:val="clear" w:color="auto" w:fill="auto"/>
            <w:noWrap/>
            <w:vAlign w:val="bottom"/>
            <w:hideMark/>
          </w:tcPr>
          <w:p w14:paraId="5AC99E9B" w14:textId="77777777" w:rsidR="00187ACF" w:rsidRPr="003277C6" w:rsidRDefault="00187ACF" w:rsidP="00187ACF">
            <w:pPr>
              <w:rPr>
                <w:color w:val="000000"/>
                <w:sz w:val="18"/>
                <w:szCs w:val="18"/>
                <w:lang w:eastAsia="en-US"/>
                <w:rPrChange w:id="5402" w:author="Aishwarya Balan" w:date="2019-03-04T11:52:00Z">
                  <w:rPr>
                    <w:color w:val="000000"/>
                    <w:sz w:val="22"/>
                    <w:szCs w:val="22"/>
                    <w:lang w:eastAsia="en-US"/>
                  </w:rPr>
                </w:rPrChange>
              </w:rPr>
            </w:pPr>
            <w:r w:rsidRPr="003277C6">
              <w:rPr>
                <w:color w:val="000000"/>
                <w:sz w:val="18"/>
                <w:szCs w:val="18"/>
                <w:lang w:eastAsia="en-US"/>
                <w:rPrChange w:id="5403" w:author="Aishwarya Balan" w:date="2019-03-04T11:52:00Z">
                  <w:rPr>
                    <w:color w:val="000000"/>
                    <w:sz w:val="22"/>
                    <w:szCs w:val="22"/>
                    <w:lang w:eastAsia="en-US"/>
                  </w:rPr>
                </w:rPrChange>
              </w:rPr>
              <w:t>CRC-REF-1</w:t>
            </w:r>
          </w:p>
        </w:tc>
        <w:tc>
          <w:tcPr>
            <w:tcW w:w="334" w:type="pct"/>
            <w:tcBorders>
              <w:top w:val="nil"/>
              <w:left w:val="nil"/>
              <w:bottom w:val="single" w:sz="4" w:space="0" w:color="auto"/>
              <w:right w:val="single" w:sz="4" w:space="0" w:color="auto"/>
            </w:tcBorders>
            <w:shd w:val="clear" w:color="auto" w:fill="auto"/>
            <w:noWrap/>
            <w:vAlign w:val="bottom"/>
            <w:hideMark/>
          </w:tcPr>
          <w:p w14:paraId="03D69773" w14:textId="77777777" w:rsidR="00187ACF" w:rsidRPr="003277C6" w:rsidRDefault="00187ACF" w:rsidP="00187ACF">
            <w:pPr>
              <w:jc w:val="right"/>
              <w:rPr>
                <w:color w:val="000000"/>
                <w:sz w:val="18"/>
                <w:szCs w:val="18"/>
                <w:lang w:eastAsia="en-US"/>
                <w:rPrChange w:id="5404" w:author="Aishwarya Balan" w:date="2019-03-04T11:52:00Z">
                  <w:rPr>
                    <w:color w:val="000000"/>
                    <w:sz w:val="22"/>
                    <w:szCs w:val="22"/>
                    <w:lang w:eastAsia="en-US"/>
                  </w:rPr>
                </w:rPrChange>
              </w:rPr>
            </w:pPr>
            <w:r w:rsidRPr="003277C6">
              <w:rPr>
                <w:color w:val="000000"/>
                <w:sz w:val="18"/>
                <w:szCs w:val="18"/>
                <w:lang w:eastAsia="en-US"/>
                <w:rPrChange w:id="5405" w:author="Aishwarya Balan" w:date="2019-03-04T11:52:00Z">
                  <w:rPr>
                    <w:color w:val="000000"/>
                    <w:sz w:val="22"/>
                    <w:szCs w:val="22"/>
                    <w:lang w:eastAsia="en-US"/>
                  </w:rPr>
                </w:rPrChange>
              </w:rPr>
              <w:t>1</w:t>
            </w:r>
          </w:p>
        </w:tc>
        <w:tc>
          <w:tcPr>
            <w:tcW w:w="824" w:type="pct"/>
            <w:tcBorders>
              <w:top w:val="nil"/>
              <w:left w:val="nil"/>
              <w:bottom w:val="single" w:sz="4" w:space="0" w:color="auto"/>
              <w:right w:val="single" w:sz="4" w:space="0" w:color="auto"/>
            </w:tcBorders>
            <w:shd w:val="clear" w:color="auto" w:fill="auto"/>
            <w:noWrap/>
            <w:vAlign w:val="bottom"/>
            <w:hideMark/>
          </w:tcPr>
          <w:p w14:paraId="5A7CC2E9" w14:textId="77777777" w:rsidR="00187ACF" w:rsidRPr="003277C6" w:rsidRDefault="00187ACF" w:rsidP="00187ACF">
            <w:pPr>
              <w:rPr>
                <w:color w:val="000000"/>
                <w:sz w:val="18"/>
                <w:szCs w:val="18"/>
                <w:lang w:eastAsia="en-US"/>
                <w:rPrChange w:id="5406" w:author="Aishwarya Balan" w:date="2019-03-04T11:52:00Z">
                  <w:rPr>
                    <w:color w:val="000000"/>
                    <w:sz w:val="22"/>
                    <w:szCs w:val="22"/>
                    <w:lang w:eastAsia="en-US"/>
                  </w:rPr>
                </w:rPrChange>
              </w:rPr>
            </w:pPr>
            <w:r w:rsidRPr="003277C6">
              <w:rPr>
                <w:color w:val="000000"/>
                <w:sz w:val="18"/>
                <w:szCs w:val="18"/>
                <w:lang w:eastAsia="en-US"/>
                <w:rPrChange w:id="5407" w:author="Aishwarya Balan" w:date="2019-03-04T11:52:00Z">
                  <w:rPr>
                    <w:color w:val="000000"/>
                    <w:sz w:val="22"/>
                    <w:szCs w:val="22"/>
                    <w:lang w:eastAsia="en-US"/>
                  </w:rPr>
                </w:rPrChange>
              </w:rPr>
              <w:t>SEZ New Metals</w:t>
            </w:r>
          </w:p>
        </w:tc>
        <w:tc>
          <w:tcPr>
            <w:tcW w:w="887" w:type="pct"/>
            <w:tcBorders>
              <w:top w:val="nil"/>
              <w:left w:val="nil"/>
              <w:bottom w:val="single" w:sz="4" w:space="0" w:color="auto"/>
              <w:right w:val="single" w:sz="4" w:space="0" w:color="auto"/>
            </w:tcBorders>
            <w:shd w:val="clear" w:color="auto" w:fill="auto"/>
            <w:noWrap/>
            <w:vAlign w:val="bottom"/>
            <w:hideMark/>
          </w:tcPr>
          <w:p w14:paraId="7F4E3DF5" w14:textId="77777777" w:rsidR="00187ACF" w:rsidRPr="003277C6" w:rsidRDefault="00187ACF" w:rsidP="00187ACF">
            <w:pPr>
              <w:rPr>
                <w:color w:val="000000"/>
                <w:sz w:val="18"/>
                <w:szCs w:val="18"/>
                <w:lang w:eastAsia="en-US"/>
                <w:rPrChange w:id="5408" w:author="Aishwarya Balan" w:date="2019-03-04T11:52:00Z">
                  <w:rPr>
                    <w:color w:val="000000"/>
                    <w:sz w:val="22"/>
                    <w:szCs w:val="22"/>
                    <w:lang w:eastAsia="en-US"/>
                  </w:rPr>
                </w:rPrChange>
              </w:rPr>
            </w:pPr>
            <w:r w:rsidRPr="003277C6">
              <w:rPr>
                <w:color w:val="000000"/>
                <w:sz w:val="18"/>
                <w:szCs w:val="18"/>
                <w:lang w:eastAsia="en-US"/>
                <w:rPrChange w:id="5409" w:author="Aishwarya Balan" w:date="2019-03-04T11:52:00Z">
                  <w:rPr>
                    <w:color w:val="000000"/>
                    <w:sz w:val="22"/>
                    <w:szCs w:val="22"/>
                    <w:lang w:eastAsia="en-US"/>
                  </w:rPr>
                </w:rPrChange>
              </w:rPr>
              <w:t>Contract</w:t>
            </w:r>
          </w:p>
        </w:tc>
        <w:tc>
          <w:tcPr>
            <w:tcW w:w="466" w:type="pct"/>
            <w:tcBorders>
              <w:top w:val="nil"/>
              <w:left w:val="nil"/>
              <w:bottom w:val="single" w:sz="4" w:space="0" w:color="auto"/>
              <w:right w:val="single" w:sz="4" w:space="0" w:color="auto"/>
            </w:tcBorders>
            <w:shd w:val="clear" w:color="auto" w:fill="auto"/>
            <w:noWrap/>
            <w:vAlign w:val="bottom"/>
            <w:hideMark/>
          </w:tcPr>
          <w:p w14:paraId="77ABCD9F" w14:textId="77777777" w:rsidR="00187ACF" w:rsidRPr="003277C6" w:rsidRDefault="00187ACF" w:rsidP="00187ACF">
            <w:pPr>
              <w:rPr>
                <w:color w:val="000000"/>
                <w:sz w:val="18"/>
                <w:szCs w:val="18"/>
                <w:lang w:eastAsia="en-US"/>
                <w:rPrChange w:id="5410" w:author="Aishwarya Balan" w:date="2019-03-04T11:52:00Z">
                  <w:rPr>
                    <w:color w:val="000000"/>
                    <w:sz w:val="22"/>
                    <w:szCs w:val="22"/>
                    <w:lang w:eastAsia="en-US"/>
                  </w:rPr>
                </w:rPrChange>
              </w:rPr>
            </w:pPr>
            <w:r w:rsidRPr="003277C6">
              <w:rPr>
                <w:color w:val="000000"/>
                <w:sz w:val="18"/>
                <w:szCs w:val="18"/>
                <w:lang w:eastAsia="en-US"/>
                <w:rPrChange w:id="5411" w:author="Aishwarya Balan" w:date="2019-03-04T11:52:00Z">
                  <w:rPr>
                    <w:color w:val="000000"/>
                    <w:sz w:val="22"/>
                    <w:szCs w:val="22"/>
                    <w:lang w:eastAsia="en-US"/>
                  </w:rPr>
                </w:rPrChange>
              </w:rPr>
              <w:t>SC-1</w:t>
            </w:r>
          </w:p>
        </w:tc>
        <w:tc>
          <w:tcPr>
            <w:tcW w:w="501" w:type="pct"/>
            <w:tcBorders>
              <w:top w:val="nil"/>
              <w:left w:val="nil"/>
              <w:bottom w:val="single" w:sz="4" w:space="0" w:color="auto"/>
              <w:right w:val="single" w:sz="4" w:space="0" w:color="auto"/>
            </w:tcBorders>
            <w:shd w:val="clear" w:color="auto" w:fill="auto"/>
            <w:noWrap/>
            <w:vAlign w:val="bottom"/>
            <w:hideMark/>
          </w:tcPr>
          <w:p w14:paraId="14FC4314" w14:textId="77777777" w:rsidR="00187ACF" w:rsidRPr="003277C6" w:rsidRDefault="00187ACF" w:rsidP="00187ACF">
            <w:pPr>
              <w:rPr>
                <w:color w:val="000000"/>
                <w:sz w:val="18"/>
                <w:szCs w:val="18"/>
                <w:lang w:eastAsia="en-US"/>
                <w:rPrChange w:id="5412" w:author="Aishwarya Balan" w:date="2019-03-04T11:52:00Z">
                  <w:rPr>
                    <w:color w:val="000000"/>
                    <w:sz w:val="22"/>
                    <w:szCs w:val="22"/>
                    <w:lang w:eastAsia="en-US"/>
                  </w:rPr>
                </w:rPrChange>
              </w:rPr>
            </w:pPr>
            <w:r w:rsidRPr="003277C6">
              <w:rPr>
                <w:color w:val="000000"/>
                <w:sz w:val="18"/>
                <w:szCs w:val="18"/>
                <w:lang w:eastAsia="en-US"/>
                <w:rPrChange w:id="5413" w:author="Aishwarya Balan" w:date="2019-03-04T11:52:00Z">
                  <w:rPr>
                    <w:color w:val="000000"/>
                    <w:sz w:val="22"/>
                    <w:szCs w:val="22"/>
                    <w:lang w:eastAsia="en-US"/>
                  </w:rPr>
                </w:rPrChange>
              </w:rPr>
              <w:t>SC-1</w:t>
            </w:r>
          </w:p>
        </w:tc>
        <w:tc>
          <w:tcPr>
            <w:tcW w:w="462" w:type="pct"/>
            <w:tcBorders>
              <w:top w:val="nil"/>
              <w:left w:val="nil"/>
              <w:bottom w:val="single" w:sz="4" w:space="0" w:color="auto"/>
              <w:right w:val="single" w:sz="4" w:space="0" w:color="auto"/>
            </w:tcBorders>
            <w:shd w:val="clear" w:color="auto" w:fill="auto"/>
            <w:noWrap/>
            <w:vAlign w:val="bottom"/>
            <w:hideMark/>
          </w:tcPr>
          <w:p w14:paraId="2CA6028D" w14:textId="77777777" w:rsidR="00187ACF" w:rsidRPr="003277C6" w:rsidRDefault="00187ACF" w:rsidP="00187ACF">
            <w:pPr>
              <w:jc w:val="right"/>
              <w:rPr>
                <w:color w:val="000000"/>
                <w:sz w:val="18"/>
                <w:szCs w:val="18"/>
                <w:lang w:eastAsia="en-US"/>
                <w:rPrChange w:id="5414" w:author="Aishwarya Balan" w:date="2019-03-04T11:52:00Z">
                  <w:rPr>
                    <w:color w:val="000000"/>
                    <w:sz w:val="22"/>
                    <w:szCs w:val="22"/>
                    <w:lang w:eastAsia="en-US"/>
                  </w:rPr>
                </w:rPrChange>
              </w:rPr>
            </w:pPr>
            <w:r w:rsidRPr="003277C6">
              <w:rPr>
                <w:color w:val="000000"/>
                <w:sz w:val="18"/>
                <w:szCs w:val="18"/>
                <w:lang w:eastAsia="en-US"/>
                <w:rPrChange w:id="5415" w:author="Aishwarya Balan" w:date="2019-03-04T11:52:00Z">
                  <w:rPr>
                    <w:color w:val="000000"/>
                    <w:sz w:val="22"/>
                    <w:szCs w:val="22"/>
                    <w:lang w:eastAsia="en-US"/>
                  </w:rPr>
                </w:rPrChange>
              </w:rPr>
              <w:t>80,000</w:t>
            </w:r>
          </w:p>
        </w:tc>
        <w:tc>
          <w:tcPr>
            <w:tcW w:w="333" w:type="pct"/>
            <w:tcBorders>
              <w:top w:val="nil"/>
              <w:left w:val="nil"/>
              <w:bottom w:val="single" w:sz="4" w:space="0" w:color="auto"/>
              <w:right w:val="single" w:sz="4" w:space="0" w:color="auto"/>
            </w:tcBorders>
            <w:shd w:val="clear" w:color="auto" w:fill="auto"/>
            <w:noWrap/>
            <w:vAlign w:val="bottom"/>
            <w:hideMark/>
          </w:tcPr>
          <w:p w14:paraId="77BC9C1C" w14:textId="77777777" w:rsidR="00187ACF" w:rsidRPr="003277C6" w:rsidRDefault="00187ACF" w:rsidP="00187ACF">
            <w:pPr>
              <w:rPr>
                <w:color w:val="000000"/>
                <w:sz w:val="18"/>
                <w:szCs w:val="18"/>
                <w:lang w:eastAsia="en-US"/>
                <w:rPrChange w:id="5416" w:author="Aishwarya Balan" w:date="2019-03-04T11:52:00Z">
                  <w:rPr>
                    <w:color w:val="000000"/>
                    <w:sz w:val="22"/>
                    <w:szCs w:val="22"/>
                    <w:lang w:eastAsia="en-US"/>
                  </w:rPr>
                </w:rPrChange>
              </w:rPr>
            </w:pPr>
            <w:r w:rsidRPr="003277C6">
              <w:rPr>
                <w:color w:val="000000"/>
                <w:sz w:val="18"/>
                <w:szCs w:val="18"/>
                <w:lang w:eastAsia="en-US"/>
                <w:rPrChange w:id="5417" w:author="Aishwarya Balan" w:date="2019-03-04T11:52:00Z">
                  <w:rPr>
                    <w:color w:val="000000"/>
                    <w:sz w:val="22"/>
                    <w:szCs w:val="22"/>
                    <w:lang w:eastAsia="en-US"/>
                  </w:rPr>
                </w:rPrChange>
              </w:rPr>
              <w:t>EUR</w:t>
            </w:r>
          </w:p>
        </w:tc>
        <w:tc>
          <w:tcPr>
            <w:tcW w:w="607" w:type="pct"/>
            <w:tcBorders>
              <w:top w:val="nil"/>
              <w:left w:val="nil"/>
              <w:bottom w:val="single" w:sz="4" w:space="0" w:color="auto"/>
              <w:right w:val="single" w:sz="4" w:space="0" w:color="auto"/>
            </w:tcBorders>
            <w:shd w:val="clear" w:color="auto" w:fill="auto"/>
            <w:noWrap/>
            <w:vAlign w:val="bottom"/>
            <w:hideMark/>
          </w:tcPr>
          <w:p w14:paraId="19BDC38D" w14:textId="77777777" w:rsidR="00187ACF" w:rsidRPr="003277C6" w:rsidRDefault="00187ACF" w:rsidP="00187ACF">
            <w:pPr>
              <w:jc w:val="right"/>
              <w:rPr>
                <w:color w:val="000000"/>
                <w:sz w:val="18"/>
                <w:szCs w:val="18"/>
                <w:lang w:eastAsia="en-US"/>
                <w:rPrChange w:id="5418" w:author="Aishwarya Balan" w:date="2019-03-04T11:52:00Z">
                  <w:rPr>
                    <w:color w:val="000000"/>
                    <w:sz w:val="22"/>
                    <w:szCs w:val="22"/>
                    <w:lang w:eastAsia="en-US"/>
                  </w:rPr>
                </w:rPrChange>
              </w:rPr>
            </w:pPr>
            <w:r w:rsidRPr="003277C6">
              <w:rPr>
                <w:color w:val="000000"/>
                <w:sz w:val="18"/>
                <w:szCs w:val="18"/>
                <w:lang w:eastAsia="en-US"/>
                <w:rPrChange w:id="5419" w:author="Aishwarya Balan" w:date="2019-03-04T11:52:00Z">
                  <w:rPr>
                    <w:color w:val="000000"/>
                    <w:sz w:val="22"/>
                    <w:szCs w:val="22"/>
                    <w:lang w:eastAsia="en-US"/>
                  </w:rPr>
                </w:rPrChange>
              </w:rPr>
              <w:t>15-Jan-19</w:t>
            </w:r>
          </w:p>
        </w:tc>
      </w:tr>
      <w:tr w:rsidR="00187ACF" w:rsidRPr="003277C6" w14:paraId="19A41886" w14:textId="77777777" w:rsidTr="00187ACF">
        <w:trPr>
          <w:trHeight w:val="300"/>
        </w:trPr>
        <w:tc>
          <w:tcPr>
            <w:tcW w:w="584" w:type="pct"/>
            <w:tcBorders>
              <w:top w:val="nil"/>
              <w:left w:val="single" w:sz="4" w:space="0" w:color="auto"/>
              <w:bottom w:val="single" w:sz="4" w:space="0" w:color="auto"/>
              <w:right w:val="single" w:sz="4" w:space="0" w:color="auto"/>
            </w:tcBorders>
            <w:shd w:val="clear" w:color="auto" w:fill="auto"/>
            <w:noWrap/>
            <w:vAlign w:val="bottom"/>
            <w:hideMark/>
          </w:tcPr>
          <w:p w14:paraId="4C3FD143" w14:textId="77777777" w:rsidR="00187ACF" w:rsidRPr="003277C6" w:rsidRDefault="00187ACF" w:rsidP="00187ACF">
            <w:pPr>
              <w:rPr>
                <w:color w:val="000000"/>
                <w:sz w:val="18"/>
                <w:szCs w:val="18"/>
                <w:lang w:eastAsia="en-US"/>
                <w:rPrChange w:id="5420" w:author="Aishwarya Balan" w:date="2019-03-04T11:52:00Z">
                  <w:rPr>
                    <w:color w:val="000000"/>
                    <w:sz w:val="22"/>
                    <w:szCs w:val="22"/>
                    <w:lang w:eastAsia="en-US"/>
                  </w:rPr>
                </w:rPrChange>
              </w:rPr>
            </w:pPr>
            <w:r w:rsidRPr="003277C6">
              <w:rPr>
                <w:color w:val="000000"/>
                <w:sz w:val="18"/>
                <w:szCs w:val="18"/>
                <w:lang w:eastAsia="en-US"/>
                <w:rPrChange w:id="5421" w:author="Aishwarya Balan" w:date="2019-03-04T11:52:00Z">
                  <w:rPr>
                    <w:color w:val="000000"/>
                    <w:sz w:val="22"/>
                    <w:szCs w:val="22"/>
                    <w:lang w:eastAsia="en-US"/>
                  </w:rPr>
                </w:rPrChange>
              </w:rPr>
              <w:t>CRC-REF-2</w:t>
            </w:r>
          </w:p>
        </w:tc>
        <w:tc>
          <w:tcPr>
            <w:tcW w:w="334" w:type="pct"/>
            <w:tcBorders>
              <w:top w:val="nil"/>
              <w:left w:val="nil"/>
              <w:bottom w:val="single" w:sz="4" w:space="0" w:color="auto"/>
              <w:right w:val="single" w:sz="4" w:space="0" w:color="auto"/>
            </w:tcBorders>
            <w:shd w:val="clear" w:color="auto" w:fill="auto"/>
            <w:noWrap/>
            <w:vAlign w:val="bottom"/>
            <w:hideMark/>
          </w:tcPr>
          <w:p w14:paraId="474BD4C6" w14:textId="77777777" w:rsidR="00187ACF" w:rsidRPr="003277C6" w:rsidRDefault="00187ACF" w:rsidP="00187ACF">
            <w:pPr>
              <w:jc w:val="right"/>
              <w:rPr>
                <w:color w:val="000000"/>
                <w:sz w:val="18"/>
                <w:szCs w:val="18"/>
                <w:lang w:eastAsia="en-US"/>
                <w:rPrChange w:id="5422" w:author="Aishwarya Balan" w:date="2019-03-04T11:52:00Z">
                  <w:rPr>
                    <w:color w:val="000000"/>
                    <w:sz w:val="22"/>
                    <w:szCs w:val="22"/>
                    <w:lang w:eastAsia="en-US"/>
                  </w:rPr>
                </w:rPrChange>
              </w:rPr>
            </w:pPr>
            <w:r w:rsidRPr="003277C6">
              <w:rPr>
                <w:color w:val="000000"/>
                <w:sz w:val="18"/>
                <w:szCs w:val="18"/>
                <w:lang w:eastAsia="en-US"/>
                <w:rPrChange w:id="5423" w:author="Aishwarya Balan" w:date="2019-03-04T11:52:00Z">
                  <w:rPr>
                    <w:color w:val="000000"/>
                    <w:sz w:val="22"/>
                    <w:szCs w:val="22"/>
                    <w:lang w:eastAsia="en-US"/>
                  </w:rPr>
                </w:rPrChange>
              </w:rPr>
              <w:t>1</w:t>
            </w:r>
          </w:p>
        </w:tc>
        <w:tc>
          <w:tcPr>
            <w:tcW w:w="824" w:type="pct"/>
            <w:tcBorders>
              <w:top w:val="nil"/>
              <w:left w:val="nil"/>
              <w:bottom w:val="single" w:sz="4" w:space="0" w:color="auto"/>
              <w:right w:val="single" w:sz="4" w:space="0" w:color="auto"/>
            </w:tcBorders>
            <w:shd w:val="clear" w:color="auto" w:fill="auto"/>
            <w:noWrap/>
            <w:vAlign w:val="bottom"/>
            <w:hideMark/>
          </w:tcPr>
          <w:p w14:paraId="432E9D2D" w14:textId="77777777" w:rsidR="00187ACF" w:rsidRPr="003277C6" w:rsidRDefault="00187ACF" w:rsidP="00187ACF">
            <w:pPr>
              <w:rPr>
                <w:color w:val="000000"/>
                <w:sz w:val="18"/>
                <w:szCs w:val="18"/>
                <w:lang w:eastAsia="en-US"/>
                <w:rPrChange w:id="5424" w:author="Aishwarya Balan" w:date="2019-03-04T11:52:00Z">
                  <w:rPr>
                    <w:color w:val="000000"/>
                    <w:sz w:val="22"/>
                    <w:szCs w:val="22"/>
                    <w:lang w:eastAsia="en-US"/>
                  </w:rPr>
                </w:rPrChange>
              </w:rPr>
            </w:pPr>
            <w:r w:rsidRPr="003277C6">
              <w:rPr>
                <w:color w:val="000000"/>
                <w:sz w:val="18"/>
                <w:szCs w:val="18"/>
                <w:lang w:eastAsia="en-US"/>
                <w:rPrChange w:id="5425" w:author="Aishwarya Balan" w:date="2019-03-04T11:52:00Z">
                  <w:rPr>
                    <w:color w:val="000000"/>
                    <w:sz w:val="22"/>
                    <w:szCs w:val="22"/>
                    <w:lang w:eastAsia="en-US"/>
                  </w:rPr>
                </w:rPrChange>
              </w:rPr>
              <w:t>SEZ New Metals</w:t>
            </w:r>
          </w:p>
        </w:tc>
        <w:tc>
          <w:tcPr>
            <w:tcW w:w="887" w:type="pct"/>
            <w:tcBorders>
              <w:top w:val="nil"/>
              <w:left w:val="nil"/>
              <w:bottom w:val="single" w:sz="4" w:space="0" w:color="auto"/>
              <w:right w:val="single" w:sz="4" w:space="0" w:color="auto"/>
            </w:tcBorders>
            <w:shd w:val="clear" w:color="auto" w:fill="auto"/>
            <w:noWrap/>
            <w:vAlign w:val="bottom"/>
            <w:hideMark/>
          </w:tcPr>
          <w:p w14:paraId="6E509ABE" w14:textId="77777777" w:rsidR="00187ACF" w:rsidRPr="003277C6" w:rsidRDefault="00187ACF" w:rsidP="00187ACF">
            <w:pPr>
              <w:rPr>
                <w:color w:val="000000"/>
                <w:sz w:val="18"/>
                <w:szCs w:val="18"/>
                <w:lang w:eastAsia="en-US"/>
                <w:rPrChange w:id="5426" w:author="Aishwarya Balan" w:date="2019-03-04T11:52:00Z">
                  <w:rPr>
                    <w:color w:val="000000"/>
                    <w:sz w:val="22"/>
                    <w:szCs w:val="22"/>
                    <w:lang w:eastAsia="en-US"/>
                  </w:rPr>
                </w:rPrChange>
              </w:rPr>
            </w:pPr>
            <w:r w:rsidRPr="003277C6">
              <w:rPr>
                <w:color w:val="000000"/>
                <w:sz w:val="18"/>
                <w:szCs w:val="18"/>
                <w:lang w:eastAsia="en-US"/>
                <w:rPrChange w:id="5427" w:author="Aishwarya Balan" w:date="2019-03-04T11:52:00Z">
                  <w:rPr>
                    <w:color w:val="000000"/>
                    <w:sz w:val="22"/>
                    <w:szCs w:val="22"/>
                    <w:lang w:eastAsia="en-US"/>
                  </w:rPr>
                </w:rPrChange>
              </w:rPr>
              <w:t>Contract</w:t>
            </w:r>
          </w:p>
        </w:tc>
        <w:tc>
          <w:tcPr>
            <w:tcW w:w="466" w:type="pct"/>
            <w:tcBorders>
              <w:top w:val="nil"/>
              <w:left w:val="nil"/>
              <w:bottom w:val="single" w:sz="4" w:space="0" w:color="auto"/>
              <w:right w:val="single" w:sz="4" w:space="0" w:color="auto"/>
            </w:tcBorders>
            <w:shd w:val="clear" w:color="auto" w:fill="auto"/>
            <w:noWrap/>
            <w:vAlign w:val="bottom"/>
            <w:hideMark/>
          </w:tcPr>
          <w:p w14:paraId="254D4B3C" w14:textId="77777777" w:rsidR="00187ACF" w:rsidRPr="003277C6" w:rsidRDefault="00187ACF" w:rsidP="00187ACF">
            <w:pPr>
              <w:rPr>
                <w:color w:val="000000"/>
                <w:sz w:val="18"/>
                <w:szCs w:val="18"/>
                <w:lang w:eastAsia="en-US"/>
                <w:rPrChange w:id="5428" w:author="Aishwarya Balan" w:date="2019-03-04T11:52:00Z">
                  <w:rPr>
                    <w:color w:val="000000"/>
                    <w:sz w:val="22"/>
                    <w:szCs w:val="22"/>
                    <w:lang w:eastAsia="en-US"/>
                  </w:rPr>
                </w:rPrChange>
              </w:rPr>
            </w:pPr>
            <w:r w:rsidRPr="003277C6">
              <w:rPr>
                <w:color w:val="000000"/>
                <w:sz w:val="18"/>
                <w:szCs w:val="18"/>
                <w:lang w:eastAsia="en-US"/>
                <w:rPrChange w:id="5429" w:author="Aishwarya Balan" w:date="2019-03-04T11:52:00Z">
                  <w:rPr>
                    <w:color w:val="000000"/>
                    <w:sz w:val="22"/>
                    <w:szCs w:val="22"/>
                    <w:lang w:eastAsia="en-US"/>
                  </w:rPr>
                </w:rPrChange>
              </w:rPr>
              <w:t>SC-2</w:t>
            </w:r>
          </w:p>
        </w:tc>
        <w:tc>
          <w:tcPr>
            <w:tcW w:w="501" w:type="pct"/>
            <w:tcBorders>
              <w:top w:val="nil"/>
              <w:left w:val="nil"/>
              <w:bottom w:val="single" w:sz="4" w:space="0" w:color="auto"/>
              <w:right w:val="single" w:sz="4" w:space="0" w:color="auto"/>
            </w:tcBorders>
            <w:shd w:val="clear" w:color="auto" w:fill="auto"/>
            <w:noWrap/>
            <w:vAlign w:val="bottom"/>
            <w:hideMark/>
          </w:tcPr>
          <w:p w14:paraId="214BF8F7" w14:textId="77777777" w:rsidR="00187ACF" w:rsidRPr="003277C6" w:rsidRDefault="00187ACF" w:rsidP="00187ACF">
            <w:pPr>
              <w:rPr>
                <w:color w:val="000000"/>
                <w:sz w:val="18"/>
                <w:szCs w:val="18"/>
                <w:lang w:eastAsia="en-US"/>
                <w:rPrChange w:id="5430" w:author="Aishwarya Balan" w:date="2019-03-04T11:52:00Z">
                  <w:rPr>
                    <w:color w:val="000000"/>
                    <w:sz w:val="22"/>
                    <w:szCs w:val="22"/>
                    <w:lang w:eastAsia="en-US"/>
                  </w:rPr>
                </w:rPrChange>
              </w:rPr>
            </w:pPr>
            <w:r w:rsidRPr="003277C6">
              <w:rPr>
                <w:color w:val="000000"/>
                <w:sz w:val="18"/>
                <w:szCs w:val="18"/>
                <w:lang w:eastAsia="en-US"/>
                <w:rPrChange w:id="5431" w:author="Aishwarya Balan" w:date="2019-03-04T11:52:00Z">
                  <w:rPr>
                    <w:color w:val="000000"/>
                    <w:sz w:val="22"/>
                    <w:szCs w:val="22"/>
                    <w:lang w:eastAsia="en-US"/>
                  </w:rPr>
                </w:rPrChange>
              </w:rPr>
              <w:t>SC-2</w:t>
            </w:r>
          </w:p>
        </w:tc>
        <w:tc>
          <w:tcPr>
            <w:tcW w:w="462" w:type="pct"/>
            <w:tcBorders>
              <w:top w:val="nil"/>
              <w:left w:val="nil"/>
              <w:bottom w:val="single" w:sz="4" w:space="0" w:color="auto"/>
              <w:right w:val="single" w:sz="4" w:space="0" w:color="auto"/>
            </w:tcBorders>
            <w:shd w:val="clear" w:color="auto" w:fill="auto"/>
            <w:noWrap/>
            <w:vAlign w:val="bottom"/>
            <w:hideMark/>
          </w:tcPr>
          <w:p w14:paraId="7A9AF019" w14:textId="77777777" w:rsidR="00187ACF" w:rsidRPr="003277C6" w:rsidRDefault="00187ACF" w:rsidP="00187ACF">
            <w:pPr>
              <w:jc w:val="right"/>
              <w:rPr>
                <w:color w:val="000000"/>
                <w:sz w:val="18"/>
                <w:szCs w:val="18"/>
                <w:lang w:eastAsia="en-US"/>
                <w:rPrChange w:id="5432" w:author="Aishwarya Balan" w:date="2019-03-04T11:52:00Z">
                  <w:rPr>
                    <w:color w:val="000000"/>
                    <w:sz w:val="22"/>
                    <w:szCs w:val="22"/>
                    <w:lang w:eastAsia="en-US"/>
                  </w:rPr>
                </w:rPrChange>
              </w:rPr>
            </w:pPr>
            <w:r w:rsidRPr="003277C6">
              <w:rPr>
                <w:color w:val="000000"/>
                <w:sz w:val="18"/>
                <w:szCs w:val="18"/>
                <w:lang w:eastAsia="en-US"/>
                <w:rPrChange w:id="5433" w:author="Aishwarya Balan" w:date="2019-03-04T11:52:00Z">
                  <w:rPr>
                    <w:color w:val="000000"/>
                    <w:sz w:val="22"/>
                    <w:szCs w:val="22"/>
                    <w:lang w:eastAsia="en-US"/>
                  </w:rPr>
                </w:rPrChange>
              </w:rPr>
              <w:t>100,000</w:t>
            </w:r>
          </w:p>
        </w:tc>
        <w:tc>
          <w:tcPr>
            <w:tcW w:w="333" w:type="pct"/>
            <w:tcBorders>
              <w:top w:val="nil"/>
              <w:left w:val="nil"/>
              <w:bottom w:val="single" w:sz="4" w:space="0" w:color="auto"/>
              <w:right w:val="single" w:sz="4" w:space="0" w:color="auto"/>
            </w:tcBorders>
            <w:shd w:val="clear" w:color="auto" w:fill="auto"/>
            <w:noWrap/>
            <w:vAlign w:val="bottom"/>
            <w:hideMark/>
          </w:tcPr>
          <w:p w14:paraId="24F9DD27" w14:textId="77777777" w:rsidR="00187ACF" w:rsidRPr="003277C6" w:rsidRDefault="00187ACF" w:rsidP="00187ACF">
            <w:pPr>
              <w:rPr>
                <w:color w:val="000000"/>
                <w:sz w:val="18"/>
                <w:szCs w:val="18"/>
                <w:lang w:eastAsia="en-US"/>
                <w:rPrChange w:id="5434" w:author="Aishwarya Balan" w:date="2019-03-04T11:52:00Z">
                  <w:rPr>
                    <w:color w:val="000000"/>
                    <w:sz w:val="22"/>
                    <w:szCs w:val="22"/>
                    <w:lang w:eastAsia="en-US"/>
                  </w:rPr>
                </w:rPrChange>
              </w:rPr>
            </w:pPr>
            <w:r w:rsidRPr="003277C6">
              <w:rPr>
                <w:color w:val="000000"/>
                <w:sz w:val="18"/>
                <w:szCs w:val="18"/>
                <w:lang w:eastAsia="en-US"/>
                <w:rPrChange w:id="5435" w:author="Aishwarya Balan" w:date="2019-03-04T11:52:00Z">
                  <w:rPr>
                    <w:color w:val="000000"/>
                    <w:sz w:val="22"/>
                    <w:szCs w:val="22"/>
                    <w:lang w:eastAsia="en-US"/>
                  </w:rPr>
                </w:rPrChange>
              </w:rPr>
              <w:t>EUR</w:t>
            </w:r>
          </w:p>
        </w:tc>
        <w:tc>
          <w:tcPr>
            <w:tcW w:w="607" w:type="pct"/>
            <w:tcBorders>
              <w:top w:val="nil"/>
              <w:left w:val="nil"/>
              <w:bottom w:val="single" w:sz="4" w:space="0" w:color="auto"/>
              <w:right w:val="single" w:sz="4" w:space="0" w:color="auto"/>
            </w:tcBorders>
            <w:shd w:val="clear" w:color="auto" w:fill="auto"/>
            <w:noWrap/>
            <w:vAlign w:val="bottom"/>
            <w:hideMark/>
          </w:tcPr>
          <w:p w14:paraId="20A5F491" w14:textId="77777777" w:rsidR="00187ACF" w:rsidRPr="003277C6" w:rsidRDefault="00187ACF" w:rsidP="00187ACF">
            <w:pPr>
              <w:jc w:val="right"/>
              <w:rPr>
                <w:color w:val="000000"/>
                <w:sz w:val="18"/>
                <w:szCs w:val="18"/>
                <w:lang w:eastAsia="en-US"/>
                <w:rPrChange w:id="5436" w:author="Aishwarya Balan" w:date="2019-03-04T11:52:00Z">
                  <w:rPr>
                    <w:color w:val="000000"/>
                    <w:sz w:val="22"/>
                    <w:szCs w:val="22"/>
                    <w:lang w:eastAsia="en-US"/>
                  </w:rPr>
                </w:rPrChange>
              </w:rPr>
            </w:pPr>
            <w:r w:rsidRPr="003277C6">
              <w:rPr>
                <w:color w:val="000000"/>
                <w:sz w:val="18"/>
                <w:szCs w:val="18"/>
                <w:lang w:eastAsia="en-US"/>
                <w:rPrChange w:id="5437" w:author="Aishwarya Balan" w:date="2019-03-04T11:52:00Z">
                  <w:rPr>
                    <w:color w:val="000000"/>
                    <w:sz w:val="22"/>
                    <w:szCs w:val="22"/>
                    <w:lang w:eastAsia="en-US"/>
                  </w:rPr>
                </w:rPrChange>
              </w:rPr>
              <w:t>10-Apr-19</w:t>
            </w:r>
          </w:p>
        </w:tc>
      </w:tr>
      <w:tr w:rsidR="00187ACF" w:rsidRPr="003277C6" w14:paraId="4A5E4F5B" w14:textId="77777777" w:rsidTr="00187ACF">
        <w:trPr>
          <w:trHeight w:val="300"/>
        </w:trPr>
        <w:tc>
          <w:tcPr>
            <w:tcW w:w="584" w:type="pct"/>
            <w:tcBorders>
              <w:top w:val="nil"/>
              <w:left w:val="single" w:sz="4" w:space="0" w:color="auto"/>
              <w:bottom w:val="single" w:sz="4" w:space="0" w:color="auto"/>
              <w:right w:val="single" w:sz="4" w:space="0" w:color="auto"/>
            </w:tcBorders>
            <w:shd w:val="clear" w:color="auto" w:fill="auto"/>
            <w:noWrap/>
            <w:vAlign w:val="bottom"/>
            <w:hideMark/>
          </w:tcPr>
          <w:p w14:paraId="474D88D9" w14:textId="77777777" w:rsidR="00187ACF" w:rsidRPr="003277C6" w:rsidRDefault="00187ACF" w:rsidP="00187ACF">
            <w:pPr>
              <w:rPr>
                <w:color w:val="000000"/>
                <w:sz w:val="18"/>
                <w:szCs w:val="18"/>
                <w:lang w:eastAsia="en-US"/>
                <w:rPrChange w:id="5438" w:author="Aishwarya Balan" w:date="2019-03-04T11:52:00Z">
                  <w:rPr>
                    <w:color w:val="000000"/>
                    <w:sz w:val="22"/>
                    <w:szCs w:val="22"/>
                    <w:lang w:eastAsia="en-US"/>
                  </w:rPr>
                </w:rPrChange>
              </w:rPr>
            </w:pPr>
            <w:r w:rsidRPr="003277C6">
              <w:rPr>
                <w:color w:val="000000"/>
                <w:sz w:val="18"/>
                <w:szCs w:val="18"/>
                <w:lang w:eastAsia="en-US"/>
                <w:rPrChange w:id="5439" w:author="Aishwarya Balan" w:date="2019-03-04T11:52:00Z">
                  <w:rPr>
                    <w:color w:val="000000"/>
                    <w:sz w:val="22"/>
                    <w:szCs w:val="22"/>
                    <w:lang w:eastAsia="en-US"/>
                  </w:rPr>
                </w:rPrChange>
              </w:rPr>
              <w:t>CRC-REF-3</w:t>
            </w:r>
          </w:p>
        </w:tc>
        <w:tc>
          <w:tcPr>
            <w:tcW w:w="334" w:type="pct"/>
            <w:tcBorders>
              <w:top w:val="nil"/>
              <w:left w:val="nil"/>
              <w:bottom w:val="single" w:sz="4" w:space="0" w:color="auto"/>
              <w:right w:val="single" w:sz="4" w:space="0" w:color="auto"/>
            </w:tcBorders>
            <w:shd w:val="clear" w:color="auto" w:fill="auto"/>
            <w:noWrap/>
            <w:vAlign w:val="bottom"/>
            <w:hideMark/>
          </w:tcPr>
          <w:p w14:paraId="0487C135" w14:textId="77777777" w:rsidR="00187ACF" w:rsidRPr="003277C6" w:rsidRDefault="00187ACF" w:rsidP="00187ACF">
            <w:pPr>
              <w:jc w:val="right"/>
              <w:rPr>
                <w:color w:val="000000"/>
                <w:sz w:val="18"/>
                <w:szCs w:val="18"/>
                <w:lang w:eastAsia="en-US"/>
                <w:rPrChange w:id="5440" w:author="Aishwarya Balan" w:date="2019-03-04T11:52:00Z">
                  <w:rPr>
                    <w:color w:val="000000"/>
                    <w:sz w:val="22"/>
                    <w:szCs w:val="22"/>
                    <w:lang w:eastAsia="en-US"/>
                  </w:rPr>
                </w:rPrChange>
              </w:rPr>
            </w:pPr>
            <w:r w:rsidRPr="003277C6">
              <w:rPr>
                <w:color w:val="000000"/>
                <w:sz w:val="18"/>
                <w:szCs w:val="18"/>
                <w:lang w:eastAsia="en-US"/>
                <w:rPrChange w:id="5441" w:author="Aishwarya Balan" w:date="2019-03-04T11:52:00Z">
                  <w:rPr>
                    <w:color w:val="000000"/>
                    <w:sz w:val="22"/>
                    <w:szCs w:val="22"/>
                    <w:lang w:eastAsia="en-US"/>
                  </w:rPr>
                </w:rPrChange>
              </w:rPr>
              <w:t>1</w:t>
            </w:r>
          </w:p>
        </w:tc>
        <w:tc>
          <w:tcPr>
            <w:tcW w:w="824" w:type="pct"/>
            <w:tcBorders>
              <w:top w:val="nil"/>
              <w:left w:val="nil"/>
              <w:bottom w:val="single" w:sz="4" w:space="0" w:color="auto"/>
              <w:right w:val="single" w:sz="4" w:space="0" w:color="auto"/>
            </w:tcBorders>
            <w:shd w:val="clear" w:color="auto" w:fill="auto"/>
            <w:noWrap/>
            <w:vAlign w:val="bottom"/>
            <w:hideMark/>
          </w:tcPr>
          <w:p w14:paraId="670BAF98" w14:textId="77777777" w:rsidR="00187ACF" w:rsidRPr="003277C6" w:rsidRDefault="00187ACF" w:rsidP="00187ACF">
            <w:pPr>
              <w:rPr>
                <w:color w:val="000000"/>
                <w:sz w:val="18"/>
                <w:szCs w:val="18"/>
                <w:lang w:eastAsia="en-US"/>
                <w:rPrChange w:id="5442" w:author="Aishwarya Balan" w:date="2019-03-04T11:52:00Z">
                  <w:rPr>
                    <w:color w:val="000000"/>
                    <w:sz w:val="22"/>
                    <w:szCs w:val="22"/>
                    <w:lang w:eastAsia="en-US"/>
                  </w:rPr>
                </w:rPrChange>
              </w:rPr>
            </w:pPr>
            <w:r w:rsidRPr="003277C6">
              <w:rPr>
                <w:color w:val="000000"/>
                <w:sz w:val="18"/>
                <w:szCs w:val="18"/>
                <w:lang w:eastAsia="en-US"/>
                <w:rPrChange w:id="5443" w:author="Aishwarya Balan" w:date="2019-03-04T11:52:00Z">
                  <w:rPr>
                    <w:color w:val="000000"/>
                    <w:sz w:val="22"/>
                    <w:szCs w:val="22"/>
                    <w:lang w:eastAsia="en-US"/>
                  </w:rPr>
                </w:rPrChange>
              </w:rPr>
              <w:t>SEZ New Metals</w:t>
            </w:r>
          </w:p>
        </w:tc>
        <w:tc>
          <w:tcPr>
            <w:tcW w:w="887" w:type="pct"/>
            <w:tcBorders>
              <w:top w:val="nil"/>
              <w:left w:val="nil"/>
              <w:bottom w:val="single" w:sz="4" w:space="0" w:color="auto"/>
              <w:right w:val="single" w:sz="4" w:space="0" w:color="auto"/>
            </w:tcBorders>
            <w:shd w:val="clear" w:color="auto" w:fill="auto"/>
            <w:noWrap/>
            <w:vAlign w:val="bottom"/>
            <w:hideMark/>
          </w:tcPr>
          <w:p w14:paraId="465C53E7" w14:textId="77777777" w:rsidR="00187ACF" w:rsidRPr="003277C6" w:rsidRDefault="00187ACF" w:rsidP="00187ACF">
            <w:pPr>
              <w:rPr>
                <w:color w:val="000000"/>
                <w:sz w:val="18"/>
                <w:szCs w:val="18"/>
                <w:lang w:eastAsia="en-US"/>
                <w:rPrChange w:id="5444" w:author="Aishwarya Balan" w:date="2019-03-04T11:52:00Z">
                  <w:rPr>
                    <w:color w:val="000000"/>
                    <w:sz w:val="22"/>
                    <w:szCs w:val="22"/>
                    <w:lang w:eastAsia="en-US"/>
                  </w:rPr>
                </w:rPrChange>
              </w:rPr>
            </w:pPr>
            <w:r w:rsidRPr="003277C6">
              <w:rPr>
                <w:color w:val="000000"/>
                <w:sz w:val="18"/>
                <w:szCs w:val="18"/>
                <w:lang w:eastAsia="en-US"/>
                <w:rPrChange w:id="5445" w:author="Aishwarya Balan" w:date="2019-03-04T11:52:00Z">
                  <w:rPr>
                    <w:color w:val="000000"/>
                    <w:sz w:val="22"/>
                    <w:szCs w:val="22"/>
                    <w:lang w:eastAsia="en-US"/>
                  </w:rPr>
                </w:rPrChange>
              </w:rPr>
              <w:t>Contract</w:t>
            </w:r>
          </w:p>
        </w:tc>
        <w:tc>
          <w:tcPr>
            <w:tcW w:w="466" w:type="pct"/>
            <w:tcBorders>
              <w:top w:val="nil"/>
              <w:left w:val="nil"/>
              <w:bottom w:val="single" w:sz="4" w:space="0" w:color="auto"/>
              <w:right w:val="single" w:sz="4" w:space="0" w:color="auto"/>
            </w:tcBorders>
            <w:shd w:val="clear" w:color="auto" w:fill="auto"/>
            <w:noWrap/>
            <w:vAlign w:val="bottom"/>
            <w:hideMark/>
          </w:tcPr>
          <w:p w14:paraId="5F0B9E28" w14:textId="77777777" w:rsidR="00187ACF" w:rsidRPr="003277C6" w:rsidRDefault="00187ACF" w:rsidP="00187ACF">
            <w:pPr>
              <w:rPr>
                <w:color w:val="000000"/>
                <w:sz w:val="18"/>
                <w:szCs w:val="18"/>
                <w:lang w:eastAsia="en-US"/>
                <w:rPrChange w:id="5446" w:author="Aishwarya Balan" w:date="2019-03-04T11:52:00Z">
                  <w:rPr>
                    <w:color w:val="000000"/>
                    <w:sz w:val="22"/>
                    <w:szCs w:val="22"/>
                    <w:lang w:eastAsia="en-US"/>
                  </w:rPr>
                </w:rPrChange>
              </w:rPr>
            </w:pPr>
            <w:r w:rsidRPr="003277C6">
              <w:rPr>
                <w:color w:val="000000"/>
                <w:sz w:val="18"/>
                <w:szCs w:val="18"/>
                <w:lang w:eastAsia="en-US"/>
                <w:rPrChange w:id="5447" w:author="Aishwarya Balan" w:date="2019-03-04T11:52:00Z">
                  <w:rPr>
                    <w:color w:val="000000"/>
                    <w:sz w:val="22"/>
                    <w:szCs w:val="22"/>
                    <w:lang w:eastAsia="en-US"/>
                  </w:rPr>
                </w:rPrChange>
              </w:rPr>
              <w:t>SC-3</w:t>
            </w:r>
          </w:p>
        </w:tc>
        <w:tc>
          <w:tcPr>
            <w:tcW w:w="501" w:type="pct"/>
            <w:tcBorders>
              <w:top w:val="nil"/>
              <w:left w:val="nil"/>
              <w:bottom w:val="single" w:sz="4" w:space="0" w:color="auto"/>
              <w:right w:val="single" w:sz="4" w:space="0" w:color="auto"/>
            </w:tcBorders>
            <w:shd w:val="clear" w:color="auto" w:fill="auto"/>
            <w:noWrap/>
            <w:vAlign w:val="bottom"/>
            <w:hideMark/>
          </w:tcPr>
          <w:p w14:paraId="5BBF4B2F" w14:textId="77777777" w:rsidR="00187ACF" w:rsidRPr="003277C6" w:rsidRDefault="00187ACF" w:rsidP="00187ACF">
            <w:pPr>
              <w:rPr>
                <w:color w:val="000000"/>
                <w:sz w:val="18"/>
                <w:szCs w:val="18"/>
                <w:lang w:eastAsia="en-US"/>
                <w:rPrChange w:id="5448" w:author="Aishwarya Balan" w:date="2019-03-04T11:52:00Z">
                  <w:rPr>
                    <w:color w:val="000000"/>
                    <w:sz w:val="22"/>
                    <w:szCs w:val="22"/>
                    <w:lang w:eastAsia="en-US"/>
                  </w:rPr>
                </w:rPrChange>
              </w:rPr>
            </w:pPr>
            <w:r w:rsidRPr="003277C6">
              <w:rPr>
                <w:color w:val="000000"/>
                <w:sz w:val="18"/>
                <w:szCs w:val="18"/>
                <w:lang w:eastAsia="en-US"/>
                <w:rPrChange w:id="5449" w:author="Aishwarya Balan" w:date="2019-03-04T11:52:00Z">
                  <w:rPr>
                    <w:color w:val="000000"/>
                    <w:sz w:val="22"/>
                    <w:szCs w:val="22"/>
                    <w:lang w:eastAsia="en-US"/>
                  </w:rPr>
                </w:rPrChange>
              </w:rPr>
              <w:t>SC-3</w:t>
            </w:r>
          </w:p>
        </w:tc>
        <w:tc>
          <w:tcPr>
            <w:tcW w:w="462" w:type="pct"/>
            <w:tcBorders>
              <w:top w:val="nil"/>
              <w:left w:val="nil"/>
              <w:bottom w:val="single" w:sz="4" w:space="0" w:color="auto"/>
              <w:right w:val="single" w:sz="4" w:space="0" w:color="auto"/>
            </w:tcBorders>
            <w:shd w:val="clear" w:color="auto" w:fill="auto"/>
            <w:noWrap/>
            <w:vAlign w:val="bottom"/>
            <w:hideMark/>
          </w:tcPr>
          <w:p w14:paraId="54B41E11" w14:textId="77777777" w:rsidR="00187ACF" w:rsidRPr="003277C6" w:rsidRDefault="00187ACF" w:rsidP="00187ACF">
            <w:pPr>
              <w:jc w:val="right"/>
              <w:rPr>
                <w:color w:val="000000"/>
                <w:sz w:val="18"/>
                <w:szCs w:val="18"/>
                <w:lang w:eastAsia="en-US"/>
                <w:rPrChange w:id="5450" w:author="Aishwarya Balan" w:date="2019-03-04T11:52:00Z">
                  <w:rPr>
                    <w:color w:val="000000"/>
                    <w:sz w:val="22"/>
                    <w:szCs w:val="22"/>
                    <w:lang w:eastAsia="en-US"/>
                  </w:rPr>
                </w:rPrChange>
              </w:rPr>
            </w:pPr>
            <w:r w:rsidRPr="003277C6">
              <w:rPr>
                <w:color w:val="000000"/>
                <w:sz w:val="18"/>
                <w:szCs w:val="18"/>
                <w:lang w:eastAsia="en-US"/>
                <w:rPrChange w:id="5451" w:author="Aishwarya Balan" w:date="2019-03-04T11:52:00Z">
                  <w:rPr>
                    <w:color w:val="000000"/>
                    <w:sz w:val="22"/>
                    <w:szCs w:val="22"/>
                    <w:lang w:eastAsia="en-US"/>
                  </w:rPr>
                </w:rPrChange>
              </w:rPr>
              <w:t>40,000</w:t>
            </w:r>
          </w:p>
        </w:tc>
        <w:tc>
          <w:tcPr>
            <w:tcW w:w="333" w:type="pct"/>
            <w:tcBorders>
              <w:top w:val="nil"/>
              <w:left w:val="nil"/>
              <w:bottom w:val="single" w:sz="4" w:space="0" w:color="auto"/>
              <w:right w:val="single" w:sz="4" w:space="0" w:color="auto"/>
            </w:tcBorders>
            <w:shd w:val="clear" w:color="auto" w:fill="auto"/>
            <w:noWrap/>
            <w:vAlign w:val="bottom"/>
            <w:hideMark/>
          </w:tcPr>
          <w:p w14:paraId="1CF263C5" w14:textId="77777777" w:rsidR="00187ACF" w:rsidRPr="003277C6" w:rsidRDefault="00187ACF" w:rsidP="00187ACF">
            <w:pPr>
              <w:rPr>
                <w:color w:val="000000"/>
                <w:sz w:val="18"/>
                <w:szCs w:val="18"/>
                <w:lang w:eastAsia="en-US"/>
                <w:rPrChange w:id="5452" w:author="Aishwarya Balan" w:date="2019-03-04T11:52:00Z">
                  <w:rPr>
                    <w:color w:val="000000"/>
                    <w:sz w:val="22"/>
                    <w:szCs w:val="22"/>
                    <w:lang w:eastAsia="en-US"/>
                  </w:rPr>
                </w:rPrChange>
              </w:rPr>
            </w:pPr>
            <w:r w:rsidRPr="003277C6">
              <w:rPr>
                <w:color w:val="000000"/>
                <w:sz w:val="18"/>
                <w:szCs w:val="18"/>
                <w:lang w:eastAsia="en-US"/>
                <w:rPrChange w:id="5453" w:author="Aishwarya Balan" w:date="2019-03-04T11:52:00Z">
                  <w:rPr>
                    <w:color w:val="000000"/>
                    <w:sz w:val="22"/>
                    <w:szCs w:val="22"/>
                    <w:lang w:eastAsia="en-US"/>
                  </w:rPr>
                </w:rPrChange>
              </w:rPr>
              <w:t>EUR</w:t>
            </w:r>
          </w:p>
        </w:tc>
        <w:tc>
          <w:tcPr>
            <w:tcW w:w="607" w:type="pct"/>
            <w:tcBorders>
              <w:top w:val="nil"/>
              <w:left w:val="nil"/>
              <w:bottom w:val="single" w:sz="4" w:space="0" w:color="auto"/>
              <w:right w:val="single" w:sz="4" w:space="0" w:color="auto"/>
            </w:tcBorders>
            <w:shd w:val="clear" w:color="auto" w:fill="auto"/>
            <w:noWrap/>
            <w:vAlign w:val="bottom"/>
            <w:hideMark/>
          </w:tcPr>
          <w:p w14:paraId="19EA3E22" w14:textId="77777777" w:rsidR="00187ACF" w:rsidRPr="003277C6" w:rsidRDefault="00187ACF" w:rsidP="00187ACF">
            <w:pPr>
              <w:jc w:val="right"/>
              <w:rPr>
                <w:color w:val="000000"/>
                <w:sz w:val="18"/>
                <w:szCs w:val="18"/>
                <w:lang w:eastAsia="en-US"/>
                <w:rPrChange w:id="5454" w:author="Aishwarya Balan" w:date="2019-03-04T11:52:00Z">
                  <w:rPr>
                    <w:color w:val="000000"/>
                    <w:sz w:val="22"/>
                    <w:szCs w:val="22"/>
                    <w:lang w:eastAsia="en-US"/>
                  </w:rPr>
                </w:rPrChange>
              </w:rPr>
            </w:pPr>
            <w:r w:rsidRPr="003277C6">
              <w:rPr>
                <w:color w:val="000000"/>
                <w:sz w:val="18"/>
                <w:szCs w:val="18"/>
                <w:lang w:eastAsia="en-US"/>
                <w:rPrChange w:id="5455" w:author="Aishwarya Balan" w:date="2019-03-04T11:52:00Z">
                  <w:rPr>
                    <w:color w:val="000000"/>
                    <w:sz w:val="22"/>
                    <w:szCs w:val="22"/>
                    <w:lang w:eastAsia="en-US"/>
                  </w:rPr>
                </w:rPrChange>
              </w:rPr>
              <w:t>16-Jun-19</w:t>
            </w:r>
          </w:p>
        </w:tc>
      </w:tr>
      <w:tr w:rsidR="00187ACF" w:rsidRPr="003277C6" w14:paraId="10ADFAC6" w14:textId="77777777" w:rsidTr="00187ACF">
        <w:trPr>
          <w:trHeight w:val="300"/>
        </w:trPr>
        <w:tc>
          <w:tcPr>
            <w:tcW w:w="584" w:type="pct"/>
            <w:tcBorders>
              <w:top w:val="nil"/>
              <w:left w:val="single" w:sz="4" w:space="0" w:color="auto"/>
              <w:bottom w:val="single" w:sz="4" w:space="0" w:color="auto"/>
              <w:right w:val="single" w:sz="4" w:space="0" w:color="auto"/>
            </w:tcBorders>
            <w:shd w:val="clear" w:color="auto" w:fill="auto"/>
            <w:noWrap/>
            <w:vAlign w:val="bottom"/>
            <w:hideMark/>
          </w:tcPr>
          <w:p w14:paraId="1F1727F5" w14:textId="77777777" w:rsidR="00187ACF" w:rsidRPr="003277C6" w:rsidRDefault="00187ACF" w:rsidP="00187ACF">
            <w:pPr>
              <w:rPr>
                <w:color w:val="000000"/>
                <w:sz w:val="18"/>
                <w:szCs w:val="18"/>
                <w:lang w:eastAsia="en-US"/>
                <w:rPrChange w:id="5456" w:author="Aishwarya Balan" w:date="2019-03-04T11:52:00Z">
                  <w:rPr>
                    <w:color w:val="000000"/>
                    <w:sz w:val="22"/>
                    <w:szCs w:val="22"/>
                    <w:lang w:eastAsia="en-US"/>
                  </w:rPr>
                </w:rPrChange>
              </w:rPr>
            </w:pPr>
            <w:r w:rsidRPr="003277C6">
              <w:rPr>
                <w:color w:val="000000"/>
                <w:sz w:val="18"/>
                <w:szCs w:val="18"/>
                <w:lang w:eastAsia="en-US"/>
                <w:rPrChange w:id="5457" w:author="Aishwarya Balan" w:date="2019-03-04T11:52:00Z">
                  <w:rPr>
                    <w:color w:val="000000"/>
                    <w:sz w:val="22"/>
                    <w:szCs w:val="22"/>
                    <w:lang w:eastAsia="en-US"/>
                  </w:rPr>
                </w:rPrChange>
              </w:rPr>
              <w:t>CRC-REF-4</w:t>
            </w:r>
          </w:p>
        </w:tc>
        <w:tc>
          <w:tcPr>
            <w:tcW w:w="334" w:type="pct"/>
            <w:tcBorders>
              <w:top w:val="nil"/>
              <w:left w:val="nil"/>
              <w:bottom w:val="single" w:sz="4" w:space="0" w:color="auto"/>
              <w:right w:val="single" w:sz="4" w:space="0" w:color="auto"/>
            </w:tcBorders>
            <w:shd w:val="clear" w:color="auto" w:fill="auto"/>
            <w:noWrap/>
            <w:vAlign w:val="bottom"/>
            <w:hideMark/>
          </w:tcPr>
          <w:p w14:paraId="5664A9EF" w14:textId="77777777" w:rsidR="00187ACF" w:rsidRPr="003277C6" w:rsidRDefault="00187ACF" w:rsidP="00187ACF">
            <w:pPr>
              <w:jc w:val="right"/>
              <w:rPr>
                <w:color w:val="000000"/>
                <w:sz w:val="18"/>
                <w:szCs w:val="18"/>
                <w:lang w:eastAsia="en-US"/>
                <w:rPrChange w:id="5458" w:author="Aishwarya Balan" w:date="2019-03-04T11:52:00Z">
                  <w:rPr>
                    <w:color w:val="000000"/>
                    <w:sz w:val="22"/>
                    <w:szCs w:val="22"/>
                    <w:lang w:eastAsia="en-US"/>
                  </w:rPr>
                </w:rPrChange>
              </w:rPr>
            </w:pPr>
            <w:r w:rsidRPr="003277C6">
              <w:rPr>
                <w:color w:val="000000"/>
                <w:sz w:val="18"/>
                <w:szCs w:val="18"/>
                <w:lang w:eastAsia="en-US"/>
                <w:rPrChange w:id="5459" w:author="Aishwarya Balan" w:date="2019-03-04T11:52:00Z">
                  <w:rPr>
                    <w:color w:val="000000"/>
                    <w:sz w:val="22"/>
                    <w:szCs w:val="22"/>
                    <w:lang w:eastAsia="en-US"/>
                  </w:rPr>
                </w:rPrChange>
              </w:rPr>
              <w:t>1</w:t>
            </w:r>
          </w:p>
        </w:tc>
        <w:tc>
          <w:tcPr>
            <w:tcW w:w="824" w:type="pct"/>
            <w:tcBorders>
              <w:top w:val="nil"/>
              <w:left w:val="nil"/>
              <w:bottom w:val="single" w:sz="4" w:space="0" w:color="auto"/>
              <w:right w:val="single" w:sz="4" w:space="0" w:color="auto"/>
            </w:tcBorders>
            <w:shd w:val="clear" w:color="auto" w:fill="auto"/>
            <w:noWrap/>
            <w:vAlign w:val="bottom"/>
            <w:hideMark/>
          </w:tcPr>
          <w:p w14:paraId="6ED81E0C" w14:textId="77777777" w:rsidR="00187ACF" w:rsidRPr="003277C6" w:rsidRDefault="00187ACF" w:rsidP="00187ACF">
            <w:pPr>
              <w:rPr>
                <w:color w:val="000000"/>
                <w:sz w:val="18"/>
                <w:szCs w:val="18"/>
                <w:lang w:eastAsia="en-US"/>
                <w:rPrChange w:id="5460" w:author="Aishwarya Balan" w:date="2019-03-04T11:52:00Z">
                  <w:rPr>
                    <w:color w:val="000000"/>
                    <w:sz w:val="22"/>
                    <w:szCs w:val="22"/>
                    <w:lang w:eastAsia="en-US"/>
                  </w:rPr>
                </w:rPrChange>
              </w:rPr>
            </w:pPr>
            <w:r w:rsidRPr="003277C6">
              <w:rPr>
                <w:color w:val="000000"/>
                <w:sz w:val="18"/>
                <w:szCs w:val="18"/>
                <w:lang w:eastAsia="en-US"/>
                <w:rPrChange w:id="5461" w:author="Aishwarya Balan" w:date="2019-03-04T11:52:00Z">
                  <w:rPr>
                    <w:color w:val="000000"/>
                    <w:sz w:val="22"/>
                    <w:szCs w:val="22"/>
                    <w:lang w:eastAsia="en-US"/>
                  </w:rPr>
                </w:rPrChange>
              </w:rPr>
              <w:t>First Metals</w:t>
            </w:r>
          </w:p>
        </w:tc>
        <w:tc>
          <w:tcPr>
            <w:tcW w:w="887" w:type="pct"/>
            <w:tcBorders>
              <w:top w:val="nil"/>
              <w:left w:val="nil"/>
              <w:bottom w:val="single" w:sz="4" w:space="0" w:color="auto"/>
              <w:right w:val="single" w:sz="4" w:space="0" w:color="auto"/>
            </w:tcBorders>
            <w:shd w:val="clear" w:color="auto" w:fill="auto"/>
            <w:noWrap/>
            <w:vAlign w:val="bottom"/>
            <w:hideMark/>
          </w:tcPr>
          <w:p w14:paraId="7405A599" w14:textId="77777777" w:rsidR="00187ACF" w:rsidRPr="003277C6" w:rsidRDefault="00187ACF" w:rsidP="00187ACF">
            <w:pPr>
              <w:rPr>
                <w:color w:val="000000"/>
                <w:sz w:val="18"/>
                <w:szCs w:val="18"/>
                <w:lang w:eastAsia="en-US"/>
                <w:rPrChange w:id="5462" w:author="Aishwarya Balan" w:date="2019-03-04T11:52:00Z">
                  <w:rPr>
                    <w:color w:val="000000"/>
                    <w:sz w:val="22"/>
                    <w:szCs w:val="22"/>
                    <w:lang w:eastAsia="en-US"/>
                  </w:rPr>
                </w:rPrChange>
              </w:rPr>
            </w:pPr>
            <w:r w:rsidRPr="003277C6">
              <w:rPr>
                <w:color w:val="000000"/>
                <w:sz w:val="18"/>
                <w:szCs w:val="18"/>
                <w:lang w:eastAsia="en-US"/>
                <w:rPrChange w:id="5463" w:author="Aishwarya Balan" w:date="2019-03-04T11:52:00Z">
                  <w:rPr>
                    <w:color w:val="000000"/>
                    <w:sz w:val="22"/>
                    <w:szCs w:val="22"/>
                    <w:lang w:eastAsia="en-US"/>
                  </w:rPr>
                </w:rPrChange>
              </w:rPr>
              <w:t>Instruction to Ship</w:t>
            </w:r>
          </w:p>
        </w:tc>
        <w:tc>
          <w:tcPr>
            <w:tcW w:w="466" w:type="pct"/>
            <w:tcBorders>
              <w:top w:val="nil"/>
              <w:left w:val="nil"/>
              <w:bottom w:val="single" w:sz="4" w:space="0" w:color="auto"/>
              <w:right w:val="single" w:sz="4" w:space="0" w:color="auto"/>
            </w:tcBorders>
            <w:shd w:val="clear" w:color="auto" w:fill="auto"/>
            <w:noWrap/>
            <w:vAlign w:val="bottom"/>
            <w:hideMark/>
          </w:tcPr>
          <w:p w14:paraId="17AEC683" w14:textId="77777777" w:rsidR="00187ACF" w:rsidRPr="003277C6" w:rsidRDefault="00187ACF" w:rsidP="00187ACF">
            <w:pPr>
              <w:rPr>
                <w:color w:val="000000"/>
                <w:sz w:val="18"/>
                <w:szCs w:val="18"/>
                <w:lang w:eastAsia="en-US"/>
                <w:rPrChange w:id="5464" w:author="Aishwarya Balan" w:date="2019-03-04T11:52:00Z">
                  <w:rPr>
                    <w:color w:val="000000"/>
                    <w:sz w:val="22"/>
                    <w:szCs w:val="22"/>
                    <w:lang w:eastAsia="en-US"/>
                  </w:rPr>
                </w:rPrChange>
              </w:rPr>
            </w:pPr>
            <w:r w:rsidRPr="003277C6">
              <w:rPr>
                <w:color w:val="000000"/>
                <w:sz w:val="18"/>
                <w:szCs w:val="18"/>
                <w:lang w:eastAsia="en-US"/>
                <w:rPrChange w:id="5465" w:author="Aishwarya Balan" w:date="2019-03-04T11:52:00Z">
                  <w:rPr>
                    <w:color w:val="000000"/>
                    <w:sz w:val="22"/>
                    <w:szCs w:val="22"/>
                    <w:lang w:eastAsia="en-US"/>
                  </w:rPr>
                </w:rPrChange>
              </w:rPr>
              <w:t> </w:t>
            </w:r>
          </w:p>
        </w:tc>
        <w:tc>
          <w:tcPr>
            <w:tcW w:w="501" w:type="pct"/>
            <w:tcBorders>
              <w:top w:val="nil"/>
              <w:left w:val="nil"/>
              <w:bottom w:val="single" w:sz="4" w:space="0" w:color="auto"/>
              <w:right w:val="single" w:sz="4" w:space="0" w:color="auto"/>
            </w:tcBorders>
            <w:shd w:val="clear" w:color="auto" w:fill="auto"/>
            <w:noWrap/>
            <w:vAlign w:val="bottom"/>
            <w:hideMark/>
          </w:tcPr>
          <w:p w14:paraId="270240AB" w14:textId="77777777" w:rsidR="00187ACF" w:rsidRPr="003277C6" w:rsidRDefault="00187ACF" w:rsidP="00187ACF">
            <w:pPr>
              <w:rPr>
                <w:color w:val="000000"/>
                <w:sz w:val="18"/>
                <w:szCs w:val="18"/>
                <w:lang w:eastAsia="en-US"/>
                <w:rPrChange w:id="5466" w:author="Aishwarya Balan" w:date="2019-03-04T11:52:00Z">
                  <w:rPr>
                    <w:color w:val="000000"/>
                    <w:sz w:val="22"/>
                    <w:szCs w:val="22"/>
                    <w:lang w:eastAsia="en-US"/>
                  </w:rPr>
                </w:rPrChange>
              </w:rPr>
            </w:pPr>
            <w:r w:rsidRPr="003277C6">
              <w:rPr>
                <w:color w:val="000000"/>
                <w:sz w:val="18"/>
                <w:szCs w:val="18"/>
                <w:lang w:eastAsia="en-US"/>
                <w:rPrChange w:id="5467" w:author="Aishwarya Balan" w:date="2019-03-04T11:52:00Z">
                  <w:rPr>
                    <w:color w:val="000000"/>
                    <w:sz w:val="22"/>
                    <w:szCs w:val="22"/>
                    <w:lang w:eastAsia="en-US"/>
                  </w:rPr>
                </w:rPrChange>
              </w:rPr>
              <w:t>SC-4</w:t>
            </w:r>
          </w:p>
        </w:tc>
        <w:tc>
          <w:tcPr>
            <w:tcW w:w="462" w:type="pct"/>
            <w:tcBorders>
              <w:top w:val="nil"/>
              <w:left w:val="nil"/>
              <w:bottom w:val="single" w:sz="4" w:space="0" w:color="auto"/>
              <w:right w:val="single" w:sz="4" w:space="0" w:color="auto"/>
            </w:tcBorders>
            <w:shd w:val="clear" w:color="auto" w:fill="auto"/>
            <w:noWrap/>
            <w:vAlign w:val="bottom"/>
            <w:hideMark/>
          </w:tcPr>
          <w:p w14:paraId="1C77B8FD" w14:textId="77777777" w:rsidR="00187ACF" w:rsidRPr="003277C6" w:rsidRDefault="00187ACF" w:rsidP="00187ACF">
            <w:pPr>
              <w:jc w:val="right"/>
              <w:rPr>
                <w:color w:val="000000"/>
                <w:sz w:val="18"/>
                <w:szCs w:val="18"/>
                <w:lang w:eastAsia="en-US"/>
                <w:rPrChange w:id="5468" w:author="Aishwarya Balan" w:date="2019-03-04T11:52:00Z">
                  <w:rPr>
                    <w:color w:val="000000"/>
                    <w:sz w:val="22"/>
                    <w:szCs w:val="22"/>
                    <w:lang w:eastAsia="en-US"/>
                  </w:rPr>
                </w:rPrChange>
              </w:rPr>
            </w:pPr>
            <w:r w:rsidRPr="003277C6">
              <w:rPr>
                <w:color w:val="000000"/>
                <w:sz w:val="18"/>
                <w:szCs w:val="18"/>
                <w:lang w:eastAsia="en-US"/>
                <w:rPrChange w:id="5469" w:author="Aishwarya Balan" w:date="2019-03-04T11:52:00Z">
                  <w:rPr>
                    <w:color w:val="000000"/>
                    <w:sz w:val="22"/>
                    <w:szCs w:val="22"/>
                    <w:lang w:eastAsia="en-US"/>
                  </w:rPr>
                </w:rPrChange>
              </w:rPr>
              <w:t>49035</w:t>
            </w:r>
          </w:p>
        </w:tc>
        <w:tc>
          <w:tcPr>
            <w:tcW w:w="333" w:type="pct"/>
            <w:tcBorders>
              <w:top w:val="nil"/>
              <w:left w:val="nil"/>
              <w:bottom w:val="single" w:sz="4" w:space="0" w:color="auto"/>
              <w:right w:val="single" w:sz="4" w:space="0" w:color="auto"/>
            </w:tcBorders>
            <w:shd w:val="clear" w:color="auto" w:fill="auto"/>
            <w:noWrap/>
            <w:vAlign w:val="bottom"/>
            <w:hideMark/>
          </w:tcPr>
          <w:p w14:paraId="380085B9" w14:textId="77777777" w:rsidR="00187ACF" w:rsidRPr="003277C6" w:rsidRDefault="00187ACF" w:rsidP="00187ACF">
            <w:pPr>
              <w:rPr>
                <w:color w:val="000000"/>
                <w:sz w:val="18"/>
                <w:szCs w:val="18"/>
                <w:lang w:eastAsia="en-US"/>
                <w:rPrChange w:id="5470" w:author="Aishwarya Balan" w:date="2019-03-04T11:52:00Z">
                  <w:rPr>
                    <w:color w:val="000000"/>
                    <w:sz w:val="22"/>
                    <w:szCs w:val="22"/>
                    <w:lang w:eastAsia="en-US"/>
                  </w:rPr>
                </w:rPrChange>
              </w:rPr>
            </w:pPr>
            <w:r w:rsidRPr="003277C6">
              <w:rPr>
                <w:color w:val="000000"/>
                <w:sz w:val="18"/>
                <w:szCs w:val="18"/>
                <w:lang w:eastAsia="en-US"/>
                <w:rPrChange w:id="5471" w:author="Aishwarya Balan" w:date="2019-03-04T11:52:00Z">
                  <w:rPr>
                    <w:color w:val="000000"/>
                    <w:sz w:val="22"/>
                    <w:szCs w:val="22"/>
                    <w:lang w:eastAsia="en-US"/>
                  </w:rPr>
                </w:rPrChange>
              </w:rPr>
              <w:t>EUR</w:t>
            </w:r>
          </w:p>
        </w:tc>
        <w:tc>
          <w:tcPr>
            <w:tcW w:w="607" w:type="pct"/>
            <w:tcBorders>
              <w:top w:val="nil"/>
              <w:left w:val="nil"/>
              <w:bottom w:val="single" w:sz="4" w:space="0" w:color="auto"/>
              <w:right w:val="single" w:sz="4" w:space="0" w:color="auto"/>
            </w:tcBorders>
            <w:shd w:val="clear" w:color="auto" w:fill="auto"/>
            <w:noWrap/>
            <w:vAlign w:val="bottom"/>
            <w:hideMark/>
          </w:tcPr>
          <w:p w14:paraId="0716CC73" w14:textId="77777777" w:rsidR="00187ACF" w:rsidRPr="003277C6" w:rsidRDefault="00187ACF" w:rsidP="00187ACF">
            <w:pPr>
              <w:jc w:val="right"/>
              <w:rPr>
                <w:color w:val="000000"/>
                <w:sz w:val="18"/>
                <w:szCs w:val="18"/>
                <w:lang w:eastAsia="en-US"/>
                <w:rPrChange w:id="5472" w:author="Aishwarya Balan" w:date="2019-03-04T11:52:00Z">
                  <w:rPr>
                    <w:color w:val="000000"/>
                    <w:sz w:val="22"/>
                    <w:szCs w:val="22"/>
                    <w:lang w:eastAsia="en-US"/>
                  </w:rPr>
                </w:rPrChange>
              </w:rPr>
            </w:pPr>
            <w:r w:rsidRPr="003277C6">
              <w:rPr>
                <w:color w:val="000000"/>
                <w:sz w:val="18"/>
                <w:szCs w:val="18"/>
                <w:lang w:eastAsia="en-US"/>
                <w:rPrChange w:id="5473" w:author="Aishwarya Balan" w:date="2019-03-04T11:52:00Z">
                  <w:rPr>
                    <w:color w:val="000000"/>
                    <w:sz w:val="22"/>
                    <w:szCs w:val="22"/>
                    <w:lang w:eastAsia="en-US"/>
                  </w:rPr>
                </w:rPrChange>
              </w:rPr>
              <w:t>16-Jun-19</w:t>
            </w:r>
          </w:p>
        </w:tc>
      </w:tr>
      <w:tr w:rsidR="00187ACF" w:rsidRPr="003277C6" w14:paraId="2FDA2B38" w14:textId="77777777" w:rsidTr="00187ACF">
        <w:trPr>
          <w:trHeight w:val="300"/>
        </w:trPr>
        <w:tc>
          <w:tcPr>
            <w:tcW w:w="584" w:type="pct"/>
            <w:tcBorders>
              <w:top w:val="nil"/>
              <w:left w:val="single" w:sz="4" w:space="0" w:color="auto"/>
              <w:bottom w:val="single" w:sz="4" w:space="0" w:color="auto"/>
              <w:right w:val="single" w:sz="4" w:space="0" w:color="auto"/>
            </w:tcBorders>
            <w:shd w:val="clear" w:color="auto" w:fill="auto"/>
            <w:noWrap/>
            <w:vAlign w:val="bottom"/>
            <w:hideMark/>
          </w:tcPr>
          <w:p w14:paraId="7D7A2ABC" w14:textId="77777777" w:rsidR="00187ACF" w:rsidRPr="003277C6" w:rsidRDefault="00187ACF" w:rsidP="00187ACF">
            <w:pPr>
              <w:rPr>
                <w:color w:val="000000"/>
                <w:sz w:val="18"/>
                <w:szCs w:val="18"/>
                <w:lang w:eastAsia="en-US"/>
                <w:rPrChange w:id="5474" w:author="Aishwarya Balan" w:date="2019-03-04T11:52:00Z">
                  <w:rPr>
                    <w:color w:val="000000"/>
                    <w:sz w:val="22"/>
                    <w:szCs w:val="22"/>
                    <w:lang w:eastAsia="en-US"/>
                  </w:rPr>
                </w:rPrChange>
              </w:rPr>
            </w:pPr>
            <w:r w:rsidRPr="003277C6">
              <w:rPr>
                <w:color w:val="000000"/>
                <w:sz w:val="18"/>
                <w:szCs w:val="18"/>
                <w:lang w:eastAsia="en-US"/>
                <w:rPrChange w:id="5475" w:author="Aishwarya Balan" w:date="2019-03-04T11:52:00Z">
                  <w:rPr>
                    <w:color w:val="000000"/>
                    <w:sz w:val="22"/>
                    <w:szCs w:val="22"/>
                    <w:lang w:eastAsia="en-US"/>
                  </w:rPr>
                </w:rPrChange>
              </w:rPr>
              <w:t>CRC-REF-5</w:t>
            </w:r>
          </w:p>
        </w:tc>
        <w:tc>
          <w:tcPr>
            <w:tcW w:w="334" w:type="pct"/>
            <w:tcBorders>
              <w:top w:val="nil"/>
              <w:left w:val="nil"/>
              <w:bottom w:val="single" w:sz="4" w:space="0" w:color="auto"/>
              <w:right w:val="single" w:sz="4" w:space="0" w:color="auto"/>
            </w:tcBorders>
            <w:shd w:val="clear" w:color="auto" w:fill="auto"/>
            <w:noWrap/>
            <w:vAlign w:val="bottom"/>
            <w:hideMark/>
          </w:tcPr>
          <w:p w14:paraId="52C65FF6" w14:textId="77777777" w:rsidR="00187ACF" w:rsidRPr="003277C6" w:rsidRDefault="00187ACF" w:rsidP="00187ACF">
            <w:pPr>
              <w:jc w:val="right"/>
              <w:rPr>
                <w:color w:val="000000"/>
                <w:sz w:val="18"/>
                <w:szCs w:val="18"/>
                <w:lang w:eastAsia="en-US"/>
                <w:rPrChange w:id="5476" w:author="Aishwarya Balan" w:date="2019-03-04T11:52:00Z">
                  <w:rPr>
                    <w:color w:val="000000"/>
                    <w:sz w:val="22"/>
                    <w:szCs w:val="22"/>
                    <w:lang w:eastAsia="en-US"/>
                  </w:rPr>
                </w:rPrChange>
              </w:rPr>
            </w:pPr>
            <w:r w:rsidRPr="003277C6">
              <w:rPr>
                <w:color w:val="000000"/>
                <w:sz w:val="18"/>
                <w:szCs w:val="18"/>
                <w:lang w:eastAsia="en-US"/>
                <w:rPrChange w:id="5477" w:author="Aishwarya Balan" w:date="2019-03-04T11:52:00Z">
                  <w:rPr>
                    <w:color w:val="000000"/>
                    <w:sz w:val="22"/>
                    <w:szCs w:val="22"/>
                    <w:lang w:eastAsia="en-US"/>
                  </w:rPr>
                </w:rPrChange>
              </w:rPr>
              <w:t>1</w:t>
            </w:r>
          </w:p>
        </w:tc>
        <w:tc>
          <w:tcPr>
            <w:tcW w:w="824" w:type="pct"/>
            <w:tcBorders>
              <w:top w:val="nil"/>
              <w:left w:val="nil"/>
              <w:bottom w:val="single" w:sz="4" w:space="0" w:color="auto"/>
              <w:right w:val="single" w:sz="4" w:space="0" w:color="auto"/>
            </w:tcBorders>
            <w:shd w:val="clear" w:color="auto" w:fill="auto"/>
            <w:noWrap/>
            <w:vAlign w:val="bottom"/>
            <w:hideMark/>
          </w:tcPr>
          <w:p w14:paraId="1F5C4F57" w14:textId="77777777" w:rsidR="00187ACF" w:rsidRPr="003277C6" w:rsidRDefault="00187ACF" w:rsidP="00187ACF">
            <w:pPr>
              <w:rPr>
                <w:color w:val="000000"/>
                <w:sz w:val="18"/>
                <w:szCs w:val="18"/>
                <w:lang w:eastAsia="en-US"/>
                <w:rPrChange w:id="5478" w:author="Aishwarya Balan" w:date="2019-03-04T11:52:00Z">
                  <w:rPr>
                    <w:color w:val="000000"/>
                    <w:sz w:val="22"/>
                    <w:szCs w:val="22"/>
                    <w:lang w:eastAsia="en-US"/>
                  </w:rPr>
                </w:rPrChange>
              </w:rPr>
            </w:pPr>
            <w:r w:rsidRPr="003277C6">
              <w:rPr>
                <w:color w:val="000000"/>
                <w:sz w:val="18"/>
                <w:szCs w:val="18"/>
                <w:lang w:eastAsia="en-US"/>
                <w:rPrChange w:id="5479" w:author="Aishwarya Balan" w:date="2019-03-04T11:52:00Z">
                  <w:rPr>
                    <w:color w:val="000000"/>
                    <w:sz w:val="22"/>
                    <w:szCs w:val="22"/>
                    <w:lang w:eastAsia="en-US"/>
                  </w:rPr>
                </w:rPrChange>
              </w:rPr>
              <w:t>SEZ New Metals</w:t>
            </w:r>
          </w:p>
        </w:tc>
        <w:tc>
          <w:tcPr>
            <w:tcW w:w="887" w:type="pct"/>
            <w:tcBorders>
              <w:top w:val="nil"/>
              <w:left w:val="nil"/>
              <w:bottom w:val="single" w:sz="4" w:space="0" w:color="auto"/>
              <w:right w:val="single" w:sz="4" w:space="0" w:color="auto"/>
            </w:tcBorders>
            <w:shd w:val="clear" w:color="auto" w:fill="auto"/>
            <w:noWrap/>
            <w:vAlign w:val="bottom"/>
            <w:hideMark/>
          </w:tcPr>
          <w:p w14:paraId="335C7075" w14:textId="77777777" w:rsidR="00187ACF" w:rsidRPr="003277C6" w:rsidRDefault="00187ACF" w:rsidP="00187ACF">
            <w:pPr>
              <w:rPr>
                <w:color w:val="000000"/>
                <w:sz w:val="18"/>
                <w:szCs w:val="18"/>
                <w:lang w:eastAsia="en-US"/>
                <w:rPrChange w:id="5480" w:author="Aishwarya Balan" w:date="2019-03-04T11:52:00Z">
                  <w:rPr>
                    <w:color w:val="000000"/>
                    <w:sz w:val="22"/>
                    <w:szCs w:val="22"/>
                    <w:lang w:eastAsia="en-US"/>
                  </w:rPr>
                </w:rPrChange>
              </w:rPr>
            </w:pPr>
            <w:r w:rsidRPr="003277C6">
              <w:rPr>
                <w:color w:val="000000"/>
                <w:sz w:val="18"/>
                <w:szCs w:val="18"/>
                <w:lang w:eastAsia="en-US"/>
                <w:rPrChange w:id="5481" w:author="Aishwarya Balan" w:date="2019-03-04T11:52:00Z">
                  <w:rPr>
                    <w:color w:val="000000"/>
                    <w:sz w:val="22"/>
                    <w:szCs w:val="22"/>
                    <w:lang w:eastAsia="en-US"/>
                  </w:rPr>
                </w:rPrChange>
              </w:rPr>
              <w:t>Instruction to Ship</w:t>
            </w:r>
          </w:p>
        </w:tc>
        <w:tc>
          <w:tcPr>
            <w:tcW w:w="466" w:type="pct"/>
            <w:tcBorders>
              <w:top w:val="nil"/>
              <w:left w:val="nil"/>
              <w:bottom w:val="single" w:sz="4" w:space="0" w:color="auto"/>
              <w:right w:val="single" w:sz="4" w:space="0" w:color="auto"/>
            </w:tcBorders>
            <w:shd w:val="clear" w:color="auto" w:fill="auto"/>
            <w:noWrap/>
            <w:vAlign w:val="bottom"/>
            <w:hideMark/>
          </w:tcPr>
          <w:p w14:paraId="7C5306A7" w14:textId="77777777" w:rsidR="00187ACF" w:rsidRPr="003277C6" w:rsidRDefault="00187ACF" w:rsidP="00187ACF">
            <w:pPr>
              <w:rPr>
                <w:color w:val="000000"/>
                <w:sz w:val="18"/>
                <w:szCs w:val="18"/>
                <w:lang w:eastAsia="en-US"/>
                <w:rPrChange w:id="5482" w:author="Aishwarya Balan" w:date="2019-03-04T11:52:00Z">
                  <w:rPr>
                    <w:color w:val="000000"/>
                    <w:sz w:val="22"/>
                    <w:szCs w:val="22"/>
                    <w:lang w:eastAsia="en-US"/>
                  </w:rPr>
                </w:rPrChange>
              </w:rPr>
            </w:pPr>
            <w:r w:rsidRPr="003277C6">
              <w:rPr>
                <w:color w:val="000000"/>
                <w:sz w:val="18"/>
                <w:szCs w:val="18"/>
                <w:lang w:eastAsia="en-US"/>
                <w:rPrChange w:id="5483" w:author="Aishwarya Balan" w:date="2019-03-04T11:52:00Z">
                  <w:rPr>
                    <w:color w:val="000000"/>
                    <w:sz w:val="22"/>
                    <w:szCs w:val="22"/>
                    <w:lang w:eastAsia="en-US"/>
                  </w:rPr>
                </w:rPrChange>
              </w:rPr>
              <w:t> </w:t>
            </w:r>
          </w:p>
        </w:tc>
        <w:tc>
          <w:tcPr>
            <w:tcW w:w="501" w:type="pct"/>
            <w:tcBorders>
              <w:top w:val="nil"/>
              <w:left w:val="nil"/>
              <w:bottom w:val="single" w:sz="4" w:space="0" w:color="auto"/>
              <w:right w:val="single" w:sz="4" w:space="0" w:color="auto"/>
            </w:tcBorders>
            <w:shd w:val="clear" w:color="auto" w:fill="auto"/>
            <w:noWrap/>
            <w:vAlign w:val="bottom"/>
            <w:hideMark/>
          </w:tcPr>
          <w:p w14:paraId="18331FD1" w14:textId="77777777" w:rsidR="00187ACF" w:rsidRPr="003277C6" w:rsidRDefault="00187ACF" w:rsidP="00187ACF">
            <w:pPr>
              <w:rPr>
                <w:color w:val="000000"/>
                <w:sz w:val="18"/>
                <w:szCs w:val="18"/>
                <w:lang w:eastAsia="en-US"/>
                <w:rPrChange w:id="5484" w:author="Aishwarya Balan" w:date="2019-03-04T11:52:00Z">
                  <w:rPr>
                    <w:color w:val="000000"/>
                    <w:sz w:val="22"/>
                    <w:szCs w:val="22"/>
                    <w:lang w:eastAsia="en-US"/>
                  </w:rPr>
                </w:rPrChange>
              </w:rPr>
            </w:pPr>
            <w:r w:rsidRPr="003277C6">
              <w:rPr>
                <w:color w:val="000000"/>
                <w:sz w:val="18"/>
                <w:szCs w:val="18"/>
                <w:lang w:eastAsia="en-US"/>
                <w:rPrChange w:id="5485" w:author="Aishwarya Balan" w:date="2019-03-04T11:52:00Z">
                  <w:rPr>
                    <w:color w:val="000000"/>
                    <w:sz w:val="22"/>
                    <w:szCs w:val="22"/>
                    <w:lang w:eastAsia="en-US"/>
                  </w:rPr>
                </w:rPrChange>
              </w:rPr>
              <w:t>SC-3</w:t>
            </w:r>
          </w:p>
        </w:tc>
        <w:tc>
          <w:tcPr>
            <w:tcW w:w="462" w:type="pct"/>
            <w:tcBorders>
              <w:top w:val="nil"/>
              <w:left w:val="nil"/>
              <w:bottom w:val="single" w:sz="4" w:space="0" w:color="auto"/>
              <w:right w:val="single" w:sz="4" w:space="0" w:color="auto"/>
            </w:tcBorders>
            <w:shd w:val="clear" w:color="auto" w:fill="auto"/>
            <w:noWrap/>
            <w:vAlign w:val="bottom"/>
            <w:hideMark/>
          </w:tcPr>
          <w:p w14:paraId="7C58652C" w14:textId="77777777" w:rsidR="00187ACF" w:rsidRPr="003277C6" w:rsidRDefault="00187ACF" w:rsidP="00187ACF">
            <w:pPr>
              <w:jc w:val="right"/>
              <w:rPr>
                <w:color w:val="000000"/>
                <w:sz w:val="18"/>
                <w:szCs w:val="18"/>
                <w:lang w:eastAsia="en-US"/>
                <w:rPrChange w:id="5486" w:author="Aishwarya Balan" w:date="2019-03-04T11:52:00Z">
                  <w:rPr>
                    <w:color w:val="000000"/>
                    <w:sz w:val="22"/>
                    <w:szCs w:val="22"/>
                    <w:lang w:eastAsia="en-US"/>
                  </w:rPr>
                </w:rPrChange>
              </w:rPr>
            </w:pPr>
            <w:r w:rsidRPr="003277C6">
              <w:rPr>
                <w:color w:val="000000"/>
                <w:sz w:val="18"/>
                <w:szCs w:val="18"/>
                <w:lang w:eastAsia="en-US"/>
                <w:rPrChange w:id="5487" w:author="Aishwarya Balan" w:date="2019-03-04T11:52:00Z">
                  <w:rPr>
                    <w:color w:val="000000"/>
                    <w:sz w:val="22"/>
                    <w:szCs w:val="22"/>
                    <w:lang w:eastAsia="en-US"/>
                  </w:rPr>
                </w:rPrChange>
              </w:rPr>
              <w:t>67902</w:t>
            </w:r>
          </w:p>
        </w:tc>
        <w:tc>
          <w:tcPr>
            <w:tcW w:w="333" w:type="pct"/>
            <w:tcBorders>
              <w:top w:val="nil"/>
              <w:left w:val="nil"/>
              <w:bottom w:val="single" w:sz="4" w:space="0" w:color="auto"/>
              <w:right w:val="single" w:sz="4" w:space="0" w:color="auto"/>
            </w:tcBorders>
            <w:shd w:val="clear" w:color="auto" w:fill="auto"/>
            <w:noWrap/>
            <w:vAlign w:val="bottom"/>
            <w:hideMark/>
          </w:tcPr>
          <w:p w14:paraId="662E376D" w14:textId="77777777" w:rsidR="00187ACF" w:rsidRPr="003277C6" w:rsidRDefault="00187ACF" w:rsidP="00187ACF">
            <w:pPr>
              <w:rPr>
                <w:color w:val="000000"/>
                <w:sz w:val="18"/>
                <w:szCs w:val="18"/>
                <w:lang w:eastAsia="en-US"/>
                <w:rPrChange w:id="5488" w:author="Aishwarya Balan" w:date="2019-03-04T11:52:00Z">
                  <w:rPr>
                    <w:color w:val="000000"/>
                    <w:sz w:val="22"/>
                    <w:szCs w:val="22"/>
                    <w:lang w:eastAsia="en-US"/>
                  </w:rPr>
                </w:rPrChange>
              </w:rPr>
            </w:pPr>
            <w:r w:rsidRPr="003277C6">
              <w:rPr>
                <w:color w:val="000000"/>
                <w:sz w:val="18"/>
                <w:szCs w:val="18"/>
                <w:lang w:eastAsia="en-US"/>
                <w:rPrChange w:id="5489" w:author="Aishwarya Balan" w:date="2019-03-04T11:52:00Z">
                  <w:rPr>
                    <w:color w:val="000000"/>
                    <w:sz w:val="22"/>
                    <w:szCs w:val="22"/>
                    <w:lang w:eastAsia="en-US"/>
                  </w:rPr>
                </w:rPrChange>
              </w:rPr>
              <w:t>EUR</w:t>
            </w:r>
          </w:p>
        </w:tc>
        <w:tc>
          <w:tcPr>
            <w:tcW w:w="607" w:type="pct"/>
            <w:tcBorders>
              <w:top w:val="nil"/>
              <w:left w:val="nil"/>
              <w:bottom w:val="single" w:sz="4" w:space="0" w:color="auto"/>
              <w:right w:val="single" w:sz="4" w:space="0" w:color="auto"/>
            </w:tcBorders>
            <w:shd w:val="clear" w:color="auto" w:fill="auto"/>
            <w:noWrap/>
            <w:vAlign w:val="bottom"/>
            <w:hideMark/>
          </w:tcPr>
          <w:p w14:paraId="161146EA" w14:textId="77777777" w:rsidR="00187ACF" w:rsidRPr="003277C6" w:rsidRDefault="00187ACF" w:rsidP="00187ACF">
            <w:pPr>
              <w:jc w:val="right"/>
              <w:rPr>
                <w:color w:val="000000"/>
                <w:sz w:val="18"/>
                <w:szCs w:val="18"/>
                <w:lang w:eastAsia="en-US"/>
                <w:rPrChange w:id="5490" w:author="Aishwarya Balan" w:date="2019-03-04T11:52:00Z">
                  <w:rPr>
                    <w:color w:val="000000"/>
                    <w:sz w:val="22"/>
                    <w:szCs w:val="22"/>
                    <w:lang w:eastAsia="en-US"/>
                  </w:rPr>
                </w:rPrChange>
              </w:rPr>
            </w:pPr>
            <w:r w:rsidRPr="003277C6">
              <w:rPr>
                <w:color w:val="000000"/>
                <w:sz w:val="18"/>
                <w:szCs w:val="18"/>
                <w:lang w:eastAsia="en-US"/>
                <w:rPrChange w:id="5491" w:author="Aishwarya Balan" w:date="2019-03-04T11:52:00Z">
                  <w:rPr>
                    <w:color w:val="000000"/>
                    <w:sz w:val="22"/>
                    <w:szCs w:val="22"/>
                    <w:lang w:eastAsia="en-US"/>
                  </w:rPr>
                </w:rPrChange>
              </w:rPr>
              <w:t>15-Jan-19</w:t>
            </w:r>
          </w:p>
        </w:tc>
      </w:tr>
      <w:tr w:rsidR="00187ACF" w:rsidRPr="003277C6" w14:paraId="5E38FA2C" w14:textId="77777777" w:rsidTr="00187ACF">
        <w:trPr>
          <w:trHeight w:val="300"/>
        </w:trPr>
        <w:tc>
          <w:tcPr>
            <w:tcW w:w="584" w:type="pct"/>
            <w:tcBorders>
              <w:top w:val="nil"/>
              <w:left w:val="single" w:sz="4" w:space="0" w:color="auto"/>
              <w:bottom w:val="single" w:sz="4" w:space="0" w:color="auto"/>
              <w:right w:val="single" w:sz="4" w:space="0" w:color="auto"/>
            </w:tcBorders>
            <w:shd w:val="clear" w:color="auto" w:fill="auto"/>
            <w:noWrap/>
            <w:vAlign w:val="bottom"/>
            <w:hideMark/>
          </w:tcPr>
          <w:p w14:paraId="5FB8BD43" w14:textId="77777777" w:rsidR="00187ACF" w:rsidRPr="003277C6" w:rsidRDefault="00187ACF" w:rsidP="00187ACF">
            <w:pPr>
              <w:rPr>
                <w:color w:val="000000"/>
                <w:sz w:val="18"/>
                <w:szCs w:val="18"/>
                <w:lang w:eastAsia="en-US"/>
                <w:rPrChange w:id="5492" w:author="Aishwarya Balan" w:date="2019-03-04T11:52:00Z">
                  <w:rPr>
                    <w:color w:val="000000"/>
                    <w:sz w:val="22"/>
                    <w:szCs w:val="22"/>
                    <w:lang w:eastAsia="en-US"/>
                  </w:rPr>
                </w:rPrChange>
              </w:rPr>
            </w:pPr>
            <w:r w:rsidRPr="003277C6">
              <w:rPr>
                <w:color w:val="000000"/>
                <w:sz w:val="18"/>
                <w:szCs w:val="18"/>
                <w:lang w:eastAsia="en-US"/>
                <w:rPrChange w:id="5493" w:author="Aishwarya Balan" w:date="2019-03-04T11:52:00Z">
                  <w:rPr>
                    <w:color w:val="000000"/>
                    <w:sz w:val="22"/>
                    <w:szCs w:val="22"/>
                    <w:lang w:eastAsia="en-US"/>
                  </w:rPr>
                </w:rPrChange>
              </w:rPr>
              <w:t>CRC-REF-5</w:t>
            </w:r>
          </w:p>
        </w:tc>
        <w:tc>
          <w:tcPr>
            <w:tcW w:w="334" w:type="pct"/>
            <w:tcBorders>
              <w:top w:val="nil"/>
              <w:left w:val="nil"/>
              <w:bottom w:val="single" w:sz="4" w:space="0" w:color="auto"/>
              <w:right w:val="single" w:sz="4" w:space="0" w:color="auto"/>
            </w:tcBorders>
            <w:shd w:val="clear" w:color="auto" w:fill="auto"/>
            <w:noWrap/>
            <w:vAlign w:val="bottom"/>
            <w:hideMark/>
          </w:tcPr>
          <w:p w14:paraId="4D419CD7" w14:textId="77777777" w:rsidR="00187ACF" w:rsidRPr="003277C6" w:rsidRDefault="00187ACF" w:rsidP="00187ACF">
            <w:pPr>
              <w:jc w:val="right"/>
              <w:rPr>
                <w:color w:val="000000"/>
                <w:sz w:val="18"/>
                <w:szCs w:val="18"/>
                <w:lang w:eastAsia="en-US"/>
                <w:rPrChange w:id="5494" w:author="Aishwarya Balan" w:date="2019-03-04T11:52:00Z">
                  <w:rPr>
                    <w:color w:val="000000"/>
                    <w:sz w:val="22"/>
                    <w:szCs w:val="22"/>
                    <w:lang w:eastAsia="en-US"/>
                  </w:rPr>
                </w:rPrChange>
              </w:rPr>
            </w:pPr>
            <w:r w:rsidRPr="003277C6">
              <w:rPr>
                <w:color w:val="000000"/>
                <w:sz w:val="18"/>
                <w:szCs w:val="18"/>
                <w:lang w:eastAsia="en-US"/>
                <w:rPrChange w:id="5495" w:author="Aishwarya Balan" w:date="2019-03-04T11:52:00Z">
                  <w:rPr>
                    <w:color w:val="000000"/>
                    <w:sz w:val="22"/>
                    <w:szCs w:val="22"/>
                    <w:lang w:eastAsia="en-US"/>
                  </w:rPr>
                </w:rPrChange>
              </w:rPr>
              <w:t>2</w:t>
            </w:r>
          </w:p>
        </w:tc>
        <w:tc>
          <w:tcPr>
            <w:tcW w:w="824" w:type="pct"/>
            <w:tcBorders>
              <w:top w:val="nil"/>
              <w:left w:val="nil"/>
              <w:bottom w:val="single" w:sz="4" w:space="0" w:color="auto"/>
              <w:right w:val="single" w:sz="4" w:space="0" w:color="auto"/>
            </w:tcBorders>
            <w:shd w:val="clear" w:color="auto" w:fill="auto"/>
            <w:noWrap/>
            <w:vAlign w:val="bottom"/>
            <w:hideMark/>
          </w:tcPr>
          <w:p w14:paraId="692AB45A" w14:textId="77777777" w:rsidR="00187ACF" w:rsidRPr="003277C6" w:rsidRDefault="00187ACF" w:rsidP="00187ACF">
            <w:pPr>
              <w:rPr>
                <w:color w:val="000000"/>
                <w:sz w:val="18"/>
                <w:szCs w:val="18"/>
                <w:lang w:eastAsia="en-US"/>
                <w:rPrChange w:id="5496" w:author="Aishwarya Balan" w:date="2019-03-04T11:52:00Z">
                  <w:rPr>
                    <w:color w:val="000000"/>
                    <w:sz w:val="22"/>
                    <w:szCs w:val="22"/>
                    <w:lang w:eastAsia="en-US"/>
                  </w:rPr>
                </w:rPrChange>
              </w:rPr>
            </w:pPr>
            <w:r w:rsidRPr="003277C6">
              <w:rPr>
                <w:color w:val="000000"/>
                <w:sz w:val="18"/>
                <w:szCs w:val="18"/>
                <w:lang w:eastAsia="en-US"/>
                <w:rPrChange w:id="5497" w:author="Aishwarya Balan" w:date="2019-03-04T11:52:00Z">
                  <w:rPr>
                    <w:color w:val="000000"/>
                    <w:sz w:val="22"/>
                    <w:szCs w:val="22"/>
                    <w:lang w:eastAsia="en-US"/>
                  </w:rPr>
                </w:rPrChange>
              </w:rPr>
              <w:t>First Metals</w:t>
            </w:r>
          </w:p>
        </w:tc>
        <w:tc>
          <w:tcPr>
            <w:tcW w:w="887" w:type="pct"/>
            <w:tcBorders>
              <w:top w:val="nil"/>
              <w:left w:val="nil"/>
              <w:bottom w:val="single" w:sz="4" w:space="0" w:color="auto"/>
              <w:right w:val="single" w:sz="4" w:space="0" w:color="auto"/>
            </w:tcBorders>
            <w:shd w:val="clear" w:color="auto" w:fill="auto"/>
            <w:noWrap/>
            <w:vAlign w:val="bottom"/>
            <w:hideMark/>
          </w:tcPr>
          <w:p w14:paraId="2655CF24" w14:textId="77777777" w:rsidR="00187ACF" w:rsidRPr="003277C6" w:rsidRDefault="00187ACF" w:rsidP="00187ACF">
            <w:pPr>
              <w:rPr>
                <w:color w:val="000000"/>
                <w:sz w:val="18"/>
                <w:szCs w:val="18"/>
                <w:lang w:eastAsia="en-US"/>
                <w:rPrChange w:id="5498" w:author="Aishwarya Balan" w:date="2019-03-04T11:52:00Z">
                  <w:rPr>
                    <w:color w:val="000000"/>
                    <w:sz w:val="22"/>
                    <w:szCs w:val="22"/>
                    <w:lang w:eastAsia="en-US"/>
                  </w:rPr>
                </w:rPrChange>
              </w:rPr>
            </w:pPr>
            <w:r w:rsidRPr="003277C6">
              <w:rPr>
                <w:color w:val="000000"/>
                <w:sz w:val="18"/>
                <w:szCs w:val="18"/>
                <w:lang w:eastAsia="en-US"/>
                <w:rPrChange w:id="5499" w:author="Aishwarya Balan" w:date="2019-03-04T11:52:00Z">
                  <w:rPr>
                    <w:color w:val="000000"/>
                    <w:sz w:val="22"/>
                    <w:szCs w:val="22"/>
                    <w:lang w:eastAsia="en-US"/>
                  </w:rPr>
                </w:rPrChange>
              </w:rPr>
              <w:t>Instruction to Ship</w:t>
            </w:r>
          </w:p>
        </w:tc>
        <w:tc>
          <w:tcPr>
            <w:tcW w:w="466" w:type="pct"/>
            <w:tcBorders>
              <w:top w:val="nil"/>
              <w:left w:val="nil"/>
              <w:bottom w:val="single" w:sz="4" w:space="0" w:color="auto"/>
              <w:right w:val="single" w:sz="4" w:space="0" w:color="auto"/>
            </w:tcBorders>
            <w:shd w:val="clear" w:color="auto" w:fill="auto"/>
            <w:noWrap/>
            <w:vAlign w:val="bottom"/>
            <w:hideMark/>
          </w:tcPr>
          <w:p w14:paraId="44F867E0" w14:textId="77777777" w:rsidR="00187ACF" w:rsidRPr="003277C6" w:rsidRDefault="00187ACF" w:rsidP="00187ACF">
            <w:pPr>
              <w:rPr>
                <w:color w:val="000000"/>
                <w:sz w:val="18"/>
                <w:szCs w:val="18"/>
                <w:lang w:eastAsia="en-US"/>
                <w:rPrChange w:id="5500" w:author="Aishwarya Balan" w:date="2019-03-04T11:52:00Z">
                  <w:rPr>
                    <w:color w:val="000000"/>
                    <w:sz w:val="22"/>
                    <w:szCs w:val="22"/>
                    <w:lang w:eastAsia="en-US"/>
                  </w:rPr>
                </w:rPrChange>
              </w:rPr>
            </w:pPr>
            <w:r w:rsidRPr="003277C6">
              <w:rPr>
                <w:color w:val="000000"/>
                <w:sz w:val="18"/>
                <w:szCs w:val="18"/>
                <w:lang w:eastAsia="en-US"/>
                <w:rPrChange w:id="5501" w:author="Aishwarya Balan" w:date="2019-03-04T11:52:00Z">
                  <w:rPr>
                    <w:color w:val="000000"/>
                    <w:sz w:val="22"/>
                    <w:szCs w:val="22"/>
                    <w:lang w:eastAsia="en-US"/>
                  </w:rPr>
                </w:rPrChange>
              </w:rPr>
              <w:t> </w:t>
            </w:r>
          </w:p>
        </w:tc>
        <w:tc>
          <w:tcPr>
            <w:tcW w:w="501" w:type="pct"/>
            <w:tcBorders>
              <w:top w:val="nil"/>
              <w:left w:val="nil"/>
              <w:bottom w:val="single" w:sz="4" w:space="0" w:color="auto"/>
              <w:right w:val="single" w:sz="4" w:space="0" w:color="auto"/>
            </w:tcBorders>
            <w:shd w:val="clear" w:color="auto" w:fill="auto"/>
            <w:noWrap/>
            <w:vAlign w:val="bottom"/>
            <w:hideMark/>
          </w:tcPr>
          <w:p w14:paraId="08B5E760" w14:textId="77777777" w:rsidR="00187ACF" w:rsidRPr="003277C6" w:rsidRDefault="00187ACF" w:rsidP="00187ACF">
            <w:pPr>
              <w:rPr>
                <w:color w:val="000000"/>
                <w:sz w:val="18"/>
                <w:szCs w:val="18"/>
                <w:lang w:eastAsia="en-US"/>
                <w:rPrChange w:id="5502" w:author="Aishwarya Balan" w:date="2019-03-04T11:52:00Z">
                  <w:rPr>
                    <w:color w:val="000000"/>
                    <w:sz w:val="22"/>
                    <w:szCs w:val="22"/>
                    <w:lang w:eastAsia="en-US"/>
                  </w:rPr>
                </w:rPrChange>
              </w:rPr>
            </w:pPr>
            <w:r w:rsidRPr="003277C6">
              <w:rPr>
                <w:color w:val="000000"/>
                <w:sz w:val="18"/>
                <w:szCs w:val="18"/>
                <w:lang w:eastAsia="en-US"/>
                <w:rPrChange w:id="5503" w:author="Aishwarya Balan" w:date="2019-03-04T11:52:00Z">
                  <w:rPr>
                    <w:color w:val="000000"/>
                    <w:sz w:val="22"/>
                    <w:szCs w:val="22"/>
                    <w:lang w:eastAsia="en-US"/>
                  </w:rPr>
                </w:rPrChange>
              </w:rPr>
              <w:t>SC-6</w:t>
            </w:r>
          </w:p>
        </w:tc>
        <w:tc>
          <w:tcPr>
            <w:tcW w:w="462" w:type="pct"/>
            <w:tcBorders>
              <w:top w:val="nil"/>
              <w:left w:val="nil"/>
              <w:bottom w:val="single" w:sz="4" w:space="0" w:color="auto"/>
              <w:right w:val="single" w:sz="4" w:space="0" w:color="auto"/>
            </w:tcBorders>
            <w:shd w:val="clear" w:color="auto" w:fill="auto"/>
            <w:noWrap/>
            <w:vAlign w:val="bottom"/>
            <w:hideMark/>
          </w:tcPr>
          <w:p w14:paraId="457A1009" w14:textId="77777777" w:rsidR="00187ACF" w:rsidRPr="003277C6" w:rsidRDefault="00187ACF" w:rsidP="00187ACF">
            <w:pPr>
              <w:jc w:val="right"/>
              <w:rPr>
                <w:color w:val="000000"/>
                <w:sz w:val="18"/>
                <w:szCs w:val="18"/>
                <w:lang w:eastAsia="en-US"/>
                <w:rPrChange w:id="5504" w:author="Aishwarya Balan" w:date="2019-03-04T11:52:00Z">
                  <w:rPr>
                    <w:color w:val="000000"/>
                    <w:sz w:val="22"/>
                    <w:szCs w:val="22"/>
                    <w:lang w:eastAsia="en-US"/>
                  </w:rPr>
                </w:rPrChange>
              </w:rPr>
            </w:pPr>
            <w:r w:rsidRPr="003277C6">
              <w:rPr>
                <w:color w:val="000000"/>
                <w:sz w:val="18"/>
                <w:szCs w:val="18"/>
                <w:lang w:eastAsia="en-US"/>
                <w:rPrChange w:id="5505" w:author="Aishwarya Balan" w:date="2019-03-04T11:52:00Z">
                  <w:rPr>
                    <w:color w:val="000000"/>
                    <w:sz w:val="22"/>
                    <w:szCs w:val="22"/>
                    <w:lang w:eastAsia="en-US"/>
                  </w:rPr>
                </w:rPrChange>
              </w:rPr>
              <w:t>113636</w:t>
            </w:r>
          </w:p>
        </w:tc>
        <w:tc>
          <w:tcPr>
            <w:tcW w:w="333" w:type="pct"/>
            <w:tcBorders>
              <w:top w:val="nil"/>
              <w:left w:val="nil"/>
              <w:bottom w:val="single" w:sz="4" w:space="0" w:color="auto"/>
              <w:right w:val="single" w:sz="4" w:space="0" w:color="auto"/>
            </w:tcBorders>
            <w:shd w:val="clear" w:color="auto" w:fill="auto"/>
            <w:noWrap/>
            <w:vAlign w:val="bottom"/>
            <w:hideMark/>
          </w:tcPr>
          <w:p w14:paraId="76C61204" w14:textId="77777777" w:rsidR="00187ACF" w:rsidRPr="003277C6" w:rsidRDefault="00187ACF" w:rsidP="00187ACF">
            <w:pPr>
              <w:rPr>
                <w:color w:val="000000"/>
                <w:sz w:val="18"/>
                <w:szCs w:val="18"/>
                <w:lang w:eastAsia="en-US"/>
                <w:rPrChange w:id="5506" w:author="Aishwarya Balan" w:date="2019-03-04T11:52:00Z">
                  <w:rPr>
                    <w:color w:val="000000"/>
                    <w:sz w:val="22"/>
                    <w:szCs w:val="22"/>
                    <w:lang w:eastAsia="en-US"/>
                  </w:rPr>
                </w:rPrChange>
              </w:rPr>
            </w:pPr>
            <w:r w:rsidRPr="003277C6">
              <w:rPr>
                <w:color w:val="000000"/>
                <w:sz w:val="18"/>
                <w:szCs w:val="18"/>
                <w:lang w:eastAsia="en-US"/>
                <w:rPrChange w:id="5507" w:author="Aishwarya Balan" w:date="2019-03-04T11:52:00Z">
                  <w:rPr>
                    <w:color w:val="000000"/>
                    <w:sz w:val="22"/>
                    <w:szCs w:val="22"/>
                    <w:lang w:eastAsia="en-US"/>
                  </w:rPr>
                </w:rPrChange>
              </w:rPr>
              <w:t>EUR</w:t>
            </w:r>
          </w:p>
        </w:tc>
        <w:tc>
          <w:tcPr>
            <w:tcW w:w="607" w:type="pct"/>
            <w:tcBorders>
              <w:top w:val="nil"/>
              <w:left w:val="nil"/>
              <w:bottom w:val="single" w:sz="4" w:space="0" w:color="auto"/>
              <w:right w:val="single" w:sz="4" w:space="0" w:color="auto"/>
            </w:tcBorders>
            <w:shd w:val="clear" w:color="auto" w:fill="auto"/>
            <w:noWrap/>
            <w:vAlign w:val="bottom"/>
            <w:hideMark/>
          </w:tcPr>
          <w:p w14:paraId="27AE211C" w14:textId="77777777" w:rsidR="00187ACF" w:rsidRPr="003277C6" w:rsidRDefault="00187ACF" w:rsidP="00187ACF">
            <w:pPr>
              <w:jc w:val="right"/>
              <w:rPr>
                <w:color w:val="000000"/>
                <w:sz w:val="18"/>
                <w:szCs w:val="18"/>
                <w:lang w:eastAsia="en-US"/>
                <w:rPrChange w:id="5508" w:author="Aishwarya Balan" w:date="2019-03-04T11:52:00Z">
                  <w:rPr>
                    <w:color w:val="000000"/>
                    <w:sz w:val="22"/>
                    <w:szCs w:val="22"/>
                    <w:lang w:eastAsia="en-US"/>
                  </w:rPr>
                </w:rPrChange>
              </w:rPr>
            </w:pPr>
            <w:r w:rsidRPr="003277C6">
              <w:rPr>
                <w:color w:val="000000"/>
                <w:sz w:val="18"/>
                <w:szCs w:val="18"/>
                <w:lang w:eastAsia="en-US"/>
                <w:rPrChange w:id="5509" w:author="Aishwarya Balan" w:date="2019-03-04T11:52:00Z">
                  <w:rPr>
                    <w:color w:val="000000"/>
                    <w:sz w:val="22"/>
                    <w:szCs w:val="22"/>
                    <w:lang w:eastAsia="en-US"/>
                  </w:rPr>
                </w:rPrChange>
              </w:rPr>
              <w:t>15-Jan-19</w:t>
            </w:r>
          </w:p>
        </w:tc>
      </w:tr>
      <w:tr w:rsidR="00187ACF" w:rsidRPr="003277C6" w14:paraId="52A6FEDA" w14:textId="77777777" w:rsidTr="00187ACF">
        <w:trPr>
          <w:trHeight w:val="300"/>
        </w:trPr>
        <w:tc>
          <w:tcPr>
            <w:tcW w:w="584" w:type="pct"/>
            <w:tcBorders>
              <w:top w:val="nil"/>
              <w:left w:val="single" w:sz="4" w:space="0" w:color="auto"/>
              <w:bottom w:val="single" w:sz="4" w:space="0" w:color="auto"/>
              <w:right w:val="single" w:sz="4" w:space="0" w:color="auto"/>
            </w:tcBorders>
            <w:shd w:val="clear" w:color="auto" w:fill="auto"/>
            <w:noWrap/>
            <w:vAlign w:val="bottom"/>
            <w:hideMark/>
          </w:tcPr>
          <w:p w14:paraId="4AE2635E" w14:textId="77777777" w:rsidR="00187ACF" w:rsidRPr="003277C6" w:rsidRDefault="00187ACF" w:rsidP="00187ACF">
            <w:pPr>
              <w:rPr>
                <w:color w:val="000000"/>
                <w:sz w:val="18"/>
                <w:szCs w:val="18"/>
                <w:lang w:eastAsia="en-US"/>
                <w:rPrChange w:id="5510" w:author="Aishwarya Balan" w:date="2019-03-04T11:52:00Z">
                  <w:rPr>
                    <w:color w:val="000000"/>
                    <w:sz w:val="22"/>
                    <w:szCs w:val="22"/>
                    <w:lang w:eastAsia="en-US"/>
                  </w:rPr>
                </w:rPrChange>
              </w:rPr>
            </w:pPr>
            <w:r w:rsidRPr="003277C6">
              <w:rPr>
                <w:color w:val="000000"/>
                <w:sz w:val="18"/>
                <w:szCs w:val="18"/>
                <w:lang w:eastAsia="en-US"/>
                <w:rPrChange w:id="5511" w:author="Aishwarya Balan" w:date="2019-03-04T11:52:00Z">
                  <w:rPr>
                    <w:color w:val="000000"/>
                    <w:sz w:val="22"/>
                    <w:szCs w:val="22"/>
                    <w:lang w:eastAsia="en-US"/>
                  </w:rPr>
                </w:rPrChange>
              </w:rPr>
              <w:t>CRC-REF-5</w:t>
            </w:r>
          </w:p>
        </w:tc>
        <w:tc>
          <w:tcPr>
            <w:tcW w:w="334" w:type="pct"/>
            <w:tcBorders>
              <w:top w:val="nil"/>
              <w:left w:val="nil"/>
              <w:bottom w:val="single" w:sz="4" w:space="0" w:color="auto"/>
              <w:right w:val="single" w:sz="4" w:space="0" w:color="auto"/>
            </w:tcBorders>
            <w:shd w:val="clear" w:color="auto" w:fill="auto"/>
            <w:noWrap/>
            <w:vAlign w:val="bottom"/>
            <w:hideMark/>
          </w:tcPr>
          <w:p w14:paraId="6A0AF0E0" w14:textId="77777777" w:rsidR="00187ACF" w:rsidRPr="003277C6" w:rsidRDefault="00187ACF" w:rsidP="00187ACF">
            <w:pPr>
              <w:jc w:val="right"/>
              <w:rPr>
                <w:color w:val="000000"/>
                <w:sz w:val="18"/>
                <w:szCs w:val="18"/>
                <w:lang w:eastAsia="en-US"/>
                <w:rPrChange w:id="5512" w:author="Aishwarya Balan" w:date="2019-03-04T11:52:00Z">
                  <w:rPr>
                    <w:color w:val="000000"/>
                    <w:sz w:val="22"/>
                    <w:szCs w:val="22"/>
                    <w:lang w:eastAsia="en-US"/>
                  </w:rPr>
                </w:rPrChange>
              </w:rPr>
            </w:pPr>
            <w:r w:rsidRPr="003277C6">
              <w:rPr>
                <w:color w:val="000000"/>
                <w:sz w:val="18"/>
                <w:szCs w:val="18"/>
                <w:lang w:eastAsia="en-US"/>
                <w:rPrChange w:id="5513" w:author="Aishwarya Balan" w:date="2019-03-04T11:52:00Z">
                  <w:rPr>
                    <w:color w:val="000000"/>
                    <w:sz w:val="22"/>
                    <w:szCs w:val="22"/>
                    <w:lang w:eastAsia="en-US"/>
                  </w:rPr>
                </w:rPrChange>
              </w:rPr>
              <w:t>3</w:t>
            </w:r>
          </w:p>
        </w:tc>
        <w:tc>
          <w:tcPr>
            <w:tcW w:w="824" w:type="pct"/>
            <w:tcBorders>
              <w:top w:val="nil"/>
              <w:left w:val="nil"/>
              <w:bottom w:val="single" w:sz="4" w:space="0" w:color="auto"/>
              <w:right w:val="single" w:sz="4" w:space="0" w:color="auto"/>
            </w:tcBorders>
            <w:shd w:val="clear" w:color="auto" w:fill="auto"/>
            <w:noWrap/>
            <w:vAlign w:val="bottom"/>
            <w:hideMark/>
          </w:tcPr>
          <w:p w14:paraId="40C7B883" w14:textId="77777777" w:rsidR="00187ACF" w:rsidRPr="003277C6" w:rsidRDefault="00187ACF" w:rsidP="00187ACF">
            <w:pPr>
              <w:rPr>
                <w:color w:val="000000"/>
                <w:sz w:val="18"/>
                <w:szCs w:val="18"/>
                <w:lang w:eastAsia="en-US"/>
                <w:rPrChange w:id="5514" w:author="Aishwarya Balan" w:date="2019-03-04T11:52:00Z">
                  <w:rPr>
                    <w:color w:val="000000"/>
                    <w:sz w:val="22"/>
                    <w:szCs w:val="22"/>
                    <w:lang w:eastAsia="en-US"/>
                  </w:rPr>
                </w:rPrChange>
              </w:rPr>
            </w:pPr>
            <w:proofErr w:type="spellStart"/>
            <w:r w:rsidRPr="003277C6">
              <w:rPr>
                <w:color w:val="000000"/>
                <w:sz w:val="18"/>
                <w:szCs w:val="18"/>
                <w:lang w:eastAsia="en-US"/>
                <w:rPrChange w:id="5515" w:author="Aishwarya Balan" w:date="2019-03-04T11:52:00Z">
                  <w:rPr>
                    <w:color w:val="000000"/>
                    <w:sz w:val="22"/>
                    <w:szCs w:val="22"/>
                    <w:lang w:eastAsia="en-US"/>
                  </w:rPr>
                </w:rPrChange>
              </w:rPr>
              <w:t>Unitrial</w:t>
            </w:r>
            <w:proofErr w:type="spellEnd"/>
            <w:r w:rsidRPr="003277C6">
              <w:rPr>
                <w:color w:val="000000"/>
                <w:sz w:val="18"/>
                <w:szCs w:val="18"/>
                <w:lang w:eastAsia="en-US"/>
                <w:rPrChange w:id="5516" w:author="Aishwarya Balan" w:date="2019-03-04T11:52:00Z">
                  <w:rPr>
                    <w:color w:val="000000"/>
                    <w:sz w:val="22"/>
                    <w:szCs w:val="22"/>
                    <w:lang w:eastAsia="en-US"/>
                  </w:rPr>
                </w:rPrChange>
              </w:rPr>
              <w:t xml:space="preserve"> Conductors</w:t>
            </w:r>
          </w:p>
        </w:tc>
        <w:tc>
          <w:tcPr>
            <w:tcW w:w="887" w:type="pct"/>
            <w:tcBorders>
              <w:top w:val="nil"/>
              <w:left w:val="nil"/>
              <w:bottom w:val="single" w:sz="4" w:space="0" w:color="auto"/>
              <w:right w:val="single" w:sz="4" w:space="0" w:color="auto"/>
            </w:tcBorders>
            <w:shd w:val="clear" w:color="auto" w:fill="auto"/>
            <w:noWrap/>
            <w:vAlign w:val="bottom"/>
            <w:hideMark/>
          </w:tcPr>
          <w:p w14:paraId="48FE4C16" w14:textId="77777777" w:rsidR="00187ACF" w:rsidRPr="003277C6" w:rsidRDefault="00187ACF" w:rsidP="00187ACF">
            <w:pPr>
              <w:rPr>
                <w:color w:val="000000"/>
                <w:sz w:val="18"/>
                <w:szCs w:val="18"/>
                <w:lang w:eastAsia="en-US"/>
                <w:rPrChange w:id="5517" w:author="Aishwarya Balan" w:date="2019-03-04T11:52:00Z">
                  <w:rPr>
                    <w:color w:val="000000"/>
                    <w:sz w:val="22"/>
                    <w:szCs w:val="22"/>
                    <w:lang w:eastAsia="en-US"/>
                  </w:rPr>
                </w:rPrChange>
              </w:rPr>
            </w:pPr>
            <w:r w:rsidRPr="003277C6">
              <w:rPr>
                <w:color w:val="000000"/>
                <w:sz w:val="18"/>
                <w:szCs w:val="18"/>
                <w:lang w:eastAsia="en-US"/>
                <w:rPrChange w:id="5518" w:author="Aishwarya Balan" w:date="2019-03-04T11:52:00Z">
                  <w:rPr>
                    <w:color w:val="000000"/>
                    <w:sz w:val="22"/>
                    <w:szCs w:val="22"/>
                    <w:lang w:eastAsia="en-US"/>
                  </w:rPr>
                </w:rPrChange>
              </w:rPr>
              <w:t>Instruction to Ship</w:t>
            </w:r>
          </w:p>
        </w:tc>
        <w:tc>
          <w:tcPr>
            <w:tcW w:w="466" w:type="pct"/>
            <w:tcBorders>
              <w:top w:val="nil"/>
              <w:left w:val="nil"/>
              <w:bottom w:val="single" w:sz="4" w:space="0" w:color="auto"/>
              <w:right w:val="single" w:sz="4" w:space="0" w:color="auto"/>
            </w:tcBorders>
            <w:shd w:val="clear" w:color="auto" w:fill="auto"/>
            <w:noWrap/>
            <w:vAlign w:val="bottom"/>
            <w:hideMark/>
          </w:tcPr>
          <w:p w14:paraId="5EB9C14E" w14:textId="77777777" w:rsidR="00187ACF" w:rsidRPr="003277C6" w:rsidRDefault="00187ACF" w:rsidP="00187ACF">
            <w:pPr>
              <w:rPr>
                <w:color w:val="000000"/>
                <w:sz w:val="18"/>
                <w:szCs w:val="18"/>
                <w:lang w:eastAsia="en-US"/>
                <w:rPrChange w:id="5519" w:author="Aishwarya Balan" w:date="2019-03-04T11:52:00Z">
                  <w:rPr>
                    <w:color w:val="000000"/>
                    <w:sz w:val="22"/>
                    <w:szCs w:val="22"/>
                    <w:lang w:eastAsia="en-US"/>
                  </w:rPr>
                </w:rPrChange>
              </w:rPr>
            </w:pPr>
            <w:r w:rsidRPr="003277C6">
              <w:rPr>
                <w:color w:val="000000"/>
                <w:sz w:val="18"/>
                <w:szCs w:val="18"/>
                <w:lang w:eastAsia="en-US"/>
                <w:rPrChange w:id="5520" w:author="Aishwarya Balan" w:date="2019-03-04T11:52:00Z">
                  <w:rPr>
                    <w:color w:val="000000"/>
                    <w:sz w:val="22"/>
                    <w:szCs w:val="22"/>
                    <w:lang w:eastAsia="en-US"/>
                  </w:rPr>
                </w:rPrChange>
              </w:rPr>
              <w:t> </w:t>
            </w:r>
          </w:p>
        </w:tc>
        <w:tc>
          <w:tcPr>
            <w:tcW w:w="501" w:type="pct"/>
            <w:tcBorders>
              <w:top w:val="nil"/>
              <w:left w:val="nil"/>
              <w:bottom w:val="single" w:sz="4" w:space="0" w:color="auto"/>
              <w:right w:val="single" w:sz="4" w:space="0" w:color="auto"/>
            </w:tcBorders>
            <w:shd w:val="clear" w:color="auto" w:fill="auto"/>
            <w:noWrap/>
            <w:vAlign w:val="bottom"/>
            <w:hideMark/>
          </w:tcPr>
          <w:p w14:paraId="1739BAF5" w14:textId="77777777" w:rsidR="00187ACF" w:rsidRPr="003277C6" w:rsidRDefault="00187ACF" w:rsidP="00187ACF">
            <w:pPr>
              <w:rPr>
                <w:color w:val="000000"/>
                <w:sz w:val="18"/>
                <w:szCs w:val="18"/>
                <w:lang w:eastAsia="en-US"/>
                <w:rPrChange w:id="5521" w:author="Aishwarya Balan" w:date="2019-03-04T11:52:00Z">
                  <w:rPr>
                    <w:color w:val="000000"/>
                    <w:sz w:val="22"/>
                    <w:szCs w:val="22"/>
                    <w:lang w:eastAsia="en-US"/>
                  </w:rPr>
                </w:rPrChange>
              </w:rPr>
            </w:pPr>
            <w:r w:rsidRPr="003277C6">
              <w:rPr>
                <w:color w:val="000000"/>
                <w:sz w:val="18"/>
                <w:szCs w:val="18"/>
                <w:lang w:eastAsia="en-US"/>
                <w:rPrChange w:id="5522" w:author="Aishwarya Balan" w:date="2019-03-04T11:52:00Z">
                  <w:rPr>
                    <w:color w:val="000000"/>
                    <w:sz w:val="22"/>
                    <w:szCs w:val="22"/>
                    <w:lang w:eastAsia="en-US"/>
                  </w:rPr>
                </w:rPrChange>
              </w:rPr>
              <w:t>SC-7</w:t>
            </w:r>
          </w:p>
        </w:tc>
        <w:tc>
          <w:tcPr>
            <w:tcW w:w="462" w:type="pct"/>
            <w:tcBorders>
              <w:top w:val="nil"/>
              <w:left w:val="nil"/>
              <w:bottom w:val="single" w:sz="4" w:space="0" w:color="auto"/>
              <w:right w:val="single" w:sz="4" w:space="0" w:color="auto"/>
            </w:tcBorders>
            <w:shd w:val="clear" w:color="auto" w:fill="auto"/>
            <w:noWrap/>
            <w:vAlign w:val="bottom"/>
            <w:hideMark/>
          </w:tcPr>
          <w:p w14:paraId="1CC618E1" w14:textId="77777777" w:rsidR="00187ACF" w:rsidRPr="003277C6" w:rsidRDefault="00187ACF" w:rsidP="00187ACF">
            <w:pPr>
              <w:jc w:val="right"/>
              <w:rPr>
                <w:color w:val="000000"/>
                <w:sz w:val="18"/>
                <w:szCs w:val="18"/>
                <w:lang w:eastAsia="en-US"/>
                <w:rPrChange w:id="5523" w:author="Aishwarya Balan" w:date="2019-03-04T11:52:00Z">
                  <w:rPr>
                    <w:color w:val="000000"/>
                    <w:sz w:val="22"/>
                    <w:szCs w:val="22"/>
                    <w:lang w:eastAsia="en-US"/>
                  </w:rPr>
                </w:rPrChange>
              </w:rPr>
            </w:pPr>
            <w:r w:rsidRPr="003277C6">
              <w:rPr>
                <w:color w:val="000000"/>
                <w:sz w:val="18"/>
                <w:szCs w:val="18"/>
                <w:lang w:eastAsia="en-US"/>
                <w:rPrChange w:id="5524" w:author="Aishwarya Balan" w:date="2019-03-04T11:52:00Z">
                  <w:rPr>
                    <w:color w:val="000000"/>
                    <w:sz w:val="22"/>
                    <w:szCs w:val="22"/>
                    <w:lang w:eastAsia="en-US"/>
                  </w:rPr>
                </w:rPrChange>
              </w:rPr>
              <w:t>62769</w:t>
            </w:r>
          </w:p>
        </w:tc>
        <w:tc>
          <w:tcPr>
            <w:tcW w:w="333" w:type="pct"/>
            <w:tcBorders>
              <w:top w:val="nil"/>
              <w:left w:val="nil"/>
              <w:bottom w:val="single" w:sz="4" w:space="0" w:color="auto"/>
              <w:right w:val="single" w:sz="4" w:space="0" w:color="auto"/>
            </w:tcBorders>
            <w:shd w:val="clear" w:color="auto" w:fill="auto"/>
            <w:noWrap/>
            <w:vAlign w:val="bottom"/>
            <w:hideMark/>
          </w:tcPr>
          <w:p w14:paraId="76B53B57" w14:textId="77777777" w:rsidR="00187ACF" w:rsidRPr="003277C6" w:rsidRDefault="00187ACF" w:rsidP="00187ACF">
            <w:pPr>
              <w:rPr>
                <w:color w:val="000000"/>
                <w:sz w:val="18"/>
                <w:szCs w:val="18"/>
                <w:lang w:eastAsia="en-US"/>
                <w:rPrChange w:id="5525" w:author="Aishwarya Balan" w:date="2019-03-04T11:52:00Z">
                  <w:rPr>
                    <w:color w:val="000000"/>
                    <w:sz w:val="22"/>
                    <w:szCs w:val="22"/>
                    <w:lang w:eastAsia="en-US"/>
                  </w:rPr>
                </w:rPrChange>
              </w:rPr>
            </w:pPr>
            <w:r w:rsidRPr="003277C6">
              <w:rPr>
                <w:color w:val="000000"/>
                <w:sz w:val="18"/>
                <w:szCs w:val="18"/>
                <w:lang w:eastAsia="en-US"/>
                <w:rPrChange w:id="5526" w:author="Aishwarya Balan" w:date="2019-03-04T11:52:00Z">
                  <w:rPr>
                    <w:color w:val="000000"/>
                    <w:sz w:val="22"/>
                    <w:szCs w:val="22"/>
                    <w:lang w:eastAsia="en-US"/>
                  </w:rPr>
                </w:rPrChange>
              </w:rPr>
              <w:t>EUR</w:t>
            </w:r>
          </w:p>
        </w:tc>
        <w:tc>
          <w:tcPr>
            <w:tcW w:w="607" w:type="pct"/>
            <w:tcBorders>
              <w:top w:val="nil"/>
              <w:left w:val="nil"/>
              <w:bottom w:val="single" w:sz="4" w:space="0" w:color="auto"/>
              <w:right w:val="single" w:sz="4" w:space="0" w:color="auto"/>
            </w:tcBorders>
            <w:shd w:val="clear" w:color="auto" w:fill="auto"/>
            <w:noWrap/>
            <w:vAlign w:val="bottom"/>
            <w:hideMark/>
          </w:tcPr>
          <w:p w14:paraId="21B25D03" w14:textId="77777777" w:rsidR="00187ACF" w:rsidRPr="003277C6" w:rsidRDefault="00187ACF" w:rsidP="00187ACF">
            <w:pPr>
              <w:jc w:val="right"/>
              <w:rPr>
                <w:color w:val="000000"/>
                <w:sz w:val="18"/>
                <w:szCs w:val="18"/>
                <w:lang w:eastAsia="en-US"/>
                <w:rPrChange w:id="5527" w:author="Aishwarya Balan" w:date="2019-03-04T11:52:00Z">
                  <w:rPr>
                    <w:color w:val="000000"/>
                    <w:sz w:val="22"/>
                    <w:szCs w:val="22"/>
                    <w:lang w:eastAsia="en-US"/>
                  </w:rPr>
                </w:rPrChange>
              </w:rPr>
            </w:pPr>
            <w:r w:rsidRPr="003277C6">
              <w:rPr>
                <w:color w:val="000000"/>
                <w:sz w:val="18"/>
                <w:szCs w:val="18"/>
                <w:lang w:eastAsia="en-US"/>
                <w:rPrChange w:id="5528" w:author="Aishwarya Balan" w:date="2019-03-04T11:52:00Z">
                  <w:rPr>
                    <w:color w:val="000000"/>
                    <w:sz w:val="22"/>
                    <w:szCs w:val="22"/>
                    <w:lang w:eastAsia="en-US"/>
                  </w:rPr>
                </w:rPrChange>
              </w:rPr>
              <w:t>15-Jan-19</w:t>
            </w:r>
          </w:p>
        </w:tc>
      </w:tr>
      <w:tr w:rsidR="00187ACF" w:rsidRPr="003277C6" w14:paraId="20A9961B" w14:textId="77777777" w:rsidTr="00187ACF">
        <w:trPr>
          <w:trHeight w:val="300"/>
        </w:trPr>
        <w:tc>
          <w:tcPr>
            <w:tcW w:w="584" w:type="pct"/>
            <w:tcBorders>
              <w:top w:val="nil"/>
              <w:left w:val="single" w:sz="4" w:space="0" w:color="auto"/>
              <w:bottom w:val="single" w:sz="4" w:space="0" w:color="auto"/>
              <w:right w:val="single" w:sz="4" w:space="0" w:color="auto"/>
            </w:tcBorders>
            <w:shd w:val="clear" w:color="auto" w:fill="auto"/>
            <w:noWrap/>
            <w:vAlign w:val="bottom"/>
            <w:hideMark/>
          </w:tcPr>
          <w:p w14:paraId="6B8BC4F6" w14:textId="77777777" w:rsidR="00187ACF" w:rsidRPr="003277C6" w:rsidRDefault="00187ACF" w:rsidP="00187ACF">
            <w:pPr>
              <w:rPr>
                <w:color w:val="000000"/>
                <w:sz w:val="18"/>
                <w:szCs w:val="18"/>
                <w:lang w:eastAsia="en-US"/>
                <w:rPrChange w:id="5529" w:author="Aishwarya Balan" w:date="2019-03-04T11:52:00Z">
                  <w:rPr>
                    <w:color w:val="000000"/>
                    <w:sz w:val="22"/>
                    <w:szCs w:val="22"/>
                    <w:lang w:eastAsia="en-US"/>
                  </w:rPr>
                </w:rPrChange>
              </w:rPr>
            </w:pPr>
            <w:r w:rsidRPr="003277C6">
              <w:rPr>
                <w:color w:val="000000"/>
                <w:sz w:val="18"/>
                <w:szCs w:val="18"/>
                <w:lang w:eastAsia="en-US"/>
                <w:rPrChange w:id="5530" w:author="Aishwarya Balan" w:date="2019-03-04T11:52:00Z">
                  <w:rPr>
                    <w:color w:val="000000"/>
                    <w:sz w:val="22"/>
                    <w:szCs w:val="22"/>
                    <w:lang w:eastAsia="en-US"/>
                  </w:rPr>
                </w:rPrChange>
              </w:rPr>
              <w:t>CRC-REF-6</w:t>
            </w:r>
          </w:p>
        </w:tc>
        <w:tc>
          <w:tcPr>
            <w:tcW w:w="334" w:type="pct"/>
            <w:tcBorders>
              <w:top w:val="nil"/>
              <w:left w:val="nil"/>
              <w:bottom w:val="single" w:sz="4" w:space="0" w:color="auto"/>
              <w:right w:val="single" w:sz="4" w:space="0" w:color="auto"/>
            </w:tcBorders>
            <w:shd w:val="clear" w:color="auto" w:fill="auto"/>
            <w:noWrap/>
            <w:vAlign w:val="bottom"/>
            <w:hideMark/>
          </w:tcPr>
          <w:p w14:paraId="6C10146A" w14:textId="77777777" w:rsidR="00187ACF" w:rsidRPr="003277C6" w:rsidRDefault="00187ACF" w:rsidP="00187ACF">
            <w:pPr>
              <w:jc w:val="right"/>
              <w:rPr>
                <w:color w:val="000000"/>
                <w:sz w:val="18"/>
                <w:szCs w:val="18"/>
                <w:lang w:eastAsia="en-US"/>
                <w:rPrChange w:id="5531" w:author="Aishwarya Balan" w:date="2019-03-04T11:52:00Z">
                  <w:rPr>
                    <w:color w:val="000000"/>
                    <w:sz w:val="22"/>
                    <w:szCs w:val="22"/>
                    <w:lang w:eastAsia="en-US"/>
                  </w:rPr>
                </w:rPrChange>
              </w:rPr>
            </w:pPr>
            <w:r w:rsidRPr="003277C6">
              <w:rPr>
                <w:color w:val="000000"/>
                <w:sz w:val="18"/>
                <w:szCs w:val="18"/>
                <w:lang w:eastAsia="en-US"/>
                <w:rPrChange w:id="5532" w:author="Aishwarya Balan" w:date="2019-03-04T11:52:00Z">
                  <w:rPr>
                    <w:color w:val="000000"/>
                    <w:sz w:val="22"/>
                    <w:szCs w:val="22"/>
                    <w:lang w:eastAsia="en-US"/>
                  </w:rPr>
                </w:rPrChange>
              </w:rPr>
              <w:t>1</w:t>
            </w:r>
          </w:p>
        </w:tc>
        <w:tc>
          <w:tcPr>
            <w:tcW w:w="824" w:type="pct"/>
            <w:tcBorders>
              <w:top w:val="nil"/>
              <w:left w:val="nil"/>
              <w:bottom w:val="single" w:sz="4" w:space="0" w:color="auto"/>
              <w:right w:val="single" w:sz="4" w:space="0" w:color="auto"/>
            </w:tcBorders>
            <w:shd w:val="clear" w:color="auto" w:fill="auto"/>
            <w:noWrap/>
            <w:vAlign w:val="bottom"/>
            <w:hideMark/>
          </w:tcPr>
          <w:p w14:paraId="3FEC1ADF" w14:textId="77777777" w:rsidR="00187ACF" w:rsidRPr="003277C6" w:rsidRDefault="00187ACF" w:rsidP="00187ACF">
            <w:pPr>
              <w:rPr>
                <w:color w:val="000000"/>
                <w:sz w:val="18"/>
                <w:szCs w:val="18"/>
                <w:lang w:eastAsia="en-US"/>
                <w:rPrChange w:id="5533" w:author="Aishwarya Balan" w:date="2019-03-04T11:52:00Z">
                  <w:rPr>
                    <w:color w:val="000000"/>
                    <w:sz w:val="22"/>
                    <w:szCs w:val="22"/>
                    <w:lang w:eastAsia="en-US"/>
                  </w:rPr>
                </w:rPrChange>
              </w:rPr>
            </w:pPr>
            <w:r w:rsidRPr="003277C6">
              <w:rPr>
                <w:color w:val="000000"/>
                <w:sz w:val="18"/>
                <w:szCs w:val="18"/>
                <w:lang w:eastAsia="en-US"/>
                <w:rPrChange w:id="5534" w:author="Aishwarya Balan" w:date="2019-03-04T11:52:00Z">
                  <w:rPr>
                    <w:color w:val="000000"/>
                    <w:sz w:val="22"/>
                    <w:szCs w:val="22"/>
                    <w:lang w:eastAsia="en-US"/>
                  </w:rPr>
                </w:rPrChange>
              </w:rPr>
              <w:t>First Metals</w:t>
            </w:r>
          </w:p>
        </w:tc>
        <w:tc>
          <w:tcPr>
            <w:tcW w:w="887" w:type="pct"/>
            <w:tcBorders>
              <w:top w:val="nil"/>
              <w:left w:val="nil"/>
              <w:bottom w:val="single" w:sz="4" w:space="0" w:color="auto"/>
              <w:right w:val="single" w:sz="4" w:space="0" w:color="auto"/>
            </w:tcBorders>
            <w:shd w:val="clear" w:color="auto" w:fill="auto"/>
            <w:noWrap/>
            <w:vAlign w:val="bottom"/>
            <w:hideMark/>
          </w:tcPr>
          <w:p w14:paraId="5FCFBA4C" w14:textId="77777777" w:rsidR="00187ACF" w:rsidRPr="003277C6" w:rsidRDefault="00187ACF" w:rsidP="00187ACF">
            <w:pPr>
              <w:rPr>
                <w:color w:val="000000"/>
                <w:sz w:val="18"/>
                <w:szCs w:val="18"/>
                <w:lang w:eastAsia="en-US"/>
                <w:rPrChange w:id="5535" w:author="Aishwarya Balan" w:date="2019-03-04T11:52:00Z">
                  <w:rPr>
                    <w:color w:val="000000"/>
                    <w:sz w:val="22"/>
                    <w:szCs w:val="22"/>
                    <w:lang w:eastAsia="en-US"/>
                  </w:rPr>
                </w:rPrChange>
              </w:rPr>
            </w:pPr>
            <w:r w:rsidRPr="003277C6">
              <w:rPr>
                <w:color w:val="000000"/>
                <w:sz w:val="18"/>
                <w:szCs w:val="18"/>
                <w:lang w:eastAsia="en-US"/>
                <w:rPrChange w:id="5536" w:author="Aishwarya Balan" w:date="2019-03-04T11:52:00Z">
                  <w:rPr>
                    <w:color w:val="000000"/>
                    <w:sz w:val="22"/>
                    <w:szCs w:val="22"/>
                    <w:lang w:eastAsia="en-US"/>
                  </w:rPr>
                </w:rPrChange>
              </w:rPr>
              <w:t>Instruction to Ship</w:t>
            </w:r>
          </w:p>
        </w:tc>
        <w:tc>
          <w:tcPr>
            <w:tcW w:w="466" w:type="pct"/>
            <w:tcBorders>
              <w:top w:val="nil"/>
              <w:left w:val="nil"/>
              <w:bottom w:val="single" w:sz="4" w:space="0" w:color="auto"/>
              <w:right w:val="single" w:sz="4" w:space="0" w:color="auto"/>
            </w:tcBorders>
            <w:shd w:val="clear" w:color="auto" w:fill="auto"/>
            <w:noWrap/>
            <w:vAlign w:val="bottom"/>
            <w:hideMark/>
          </w:tcPr>
          <w:p w14:paraId="3F2AD4EB" w14:textId="77777777" w:rsidR="00187ACF" w:rsidRPr="003277C6" w:rsidRDefault="00187ACF" w:rsidP="00187ACF">
            <w:pPr>
              <w:rPr>
                <w:color w:val="000000"/>
                <w:sz w:val="18"/>
                <w:szCs w:val="18"/>
                <w:lang w:eastAsia="en-US"/>
                <w:rPrChange w:id="5537" w:author="Aishwarya Balan" w:date="2019-03-04T11:52:00Z">
                  <w:rPr>
                    <w:color w:val="000000"/>
                    <w:sz w:val="22"/>
                    <w:szCs w:val="22"/>
                    <w:lang w:eastAsia="en-US"/>
                  </w:rPr>
                </w:rPrChange>
              </w:rPr>
            </w:pPr>
            <w:r w:rsidRPr="003277C6">
              <w:rPr>
                <w:color w:val="000000"/>
                <w:sz w:val="18"/>
                <w:szCs w:val="18"/>
                <w:lang w:eastAsia="en-US"/>
                <w:rPrChange w:id="5538" w:author="Aishwarya Balan" w:date="2019-03-04T11:52:00Z">
                  <w:rPr>
                    <w:color w:val="000000"/>
                    <w:sz w:val="22"/>
                    <w:szCs w:val="22"/>
                    <w:lang w:eastAsia="en-US"/>
                  </w:rPr>
                </w:rPrChange>
              </w:rPr>
              <w:t> </w:t>
            </w:r>
          </w:p>
        </w:tc>
        <w:tc>
          <w:tcPr>
            <w:tcW w:w="501" w:type="pct"/>
            <w:tcBorders>
              <w:top w:val="nil"/>
              <w:left w:val="nil"/>
              <w:bottom w:val="single" w:sz="4" w:space="0" w:color="auto"/>
              <w:right w:val="single" w:sz="4" w:space="0" w:color="auto"/>
            </w:tcBorders>
            <w:shd w:val="clear" w:color="auto" w:fill="auto"/>
            <w:noWrap/>
            <w:vAlign w:val="bottom"/>
            <w:hideMark/>
          </w:tcPr>
          <w:p w14:paraId="69371702" w14:textId="77777777" w:rsidR="00187ACF" w:rsidRPr="003277C6" w:rsidRDefault="00187ACF" w:rsidP="00187ACF">
            <w:pPr>
              <w:rPr>
                <w:color w:val="000000"/>
                <w:sz w:val="18"/>
                <w:szCs w:val="18"/>
                <w:lang w:eastAsia="en-US"/>
                <w:rPrChange w:id="5539" w:author="Aishwarya Balan" w:date="2019-03-04T11:52:00Z">
                  <w:rPr>
                    <w:color w:val="000000"/>
                    <w:sz w:val="22"/>
                    <w:szCs w:val="22"/>
                    <w:lang w:eastAsia="en-US"/>
                  </w:rPr>
                </w:rPrChange>
              </w:rPr>
            </w:pPr>
            <w:r w:rsidRPr="003277C6">
              <w:rPr>
                <w:color w:val="000000"/>
                <w:sz w:val="18"/>
                <w:szCs w:val="18"/>
                <w:lang w:eastAsia="en-US"/>
                <w:rPrChange w:id="5540" w:author="Aishwarya Balan" w:date="2019-03-04T11:52:00Z">
                  <w:rPr>
                    <w:color w:val="000000"/>
                    <w:sz w:val="22"/>
                    <w:szCs w:val="22"/>
                    <w:lang w:eastAsia="en-US"/>
                  </w:rPr>
                </w:rPrChange>
              </w:rPr>
              <w:t>SC-4</w:t>
            </w:r>
          </w:p>
        </w:tc>
        <w:tc>
          <w:tcPr>
            <w:tcW w:w="462" w:type="pct"/>
            <w:tcBorders>
              <w:top w:val="nil"/>
              <w:left w:val="nil"/>
              <w:bottom w:val="single" w:sz="4" w:space="0" w:color="auto"/>
              <w:right w:val="single" w:sz="4" w:space="0" w:color="auto"/>
            </w:tcBorders>
            <w:shd w:val="clear" w:color="auto" w:fill="auto"/>
            <w:noWrap/>
            <w:vAlign w:val="bottom"/>
            <w:hideMark/>
          </w:tcPr>
          <w:p w14:paraId="017A8730" w14:textId="77777777" w:rsidR="00187ACF" w:rsidRPr="003277C6" w:rsidRDefault="00187ACF" w:rsidP="00187ACF">
            <w:pPr>
              <w:jc w:val="right"/>
              <w:rPr>
                <w:color w:val="000000"/>
                <w:sz w:val="18"/>
                <w:szCs w:val="18"/>
                <w:lang w:eastAsia="en-US"/>
                <w:rPrChange w:id="5541" w:author="Aishwarya Balan" w:date="2019-03-04T11:52:00Z">
                  <w:rPr>
                    <w:color w:val="000000"/>
                    <w:sz w:val="22"/>
                    <w:szCs w:val="22"/>
                    <w:lang w:eastAsia="en-US"/>
                  </w:rPr>
                </w:rPrChange>
              </w:rPr>
            </w:pPr>
            <w:r w:rsidRPr="003277C6">
              <w:rPr>
                <w:color w:val="000000"/>
                <w:sz w:val="18"/>
                <w:szCs w:val="18"/>
                <w:lang w:eastAsia="en-US"/>
                <w:rPrChange w:id="5542" w:author="Aishwarya Balan" w:date="2019-03-04T11:52:00Z">
                  <w:rPr>
                    <w:color w:val="000000"/>
                    <w:sz w:val="22"/>
                    <w:szCs w:val="22"/>
                    <w:lang w:eastAsia="en-US"/>
                  </w:rPr>
                </w:rPrChange>
              </w:rPr>
              <w:t>57068</w:t>
            </w:r>
          </w:p>
        </w:tc>
        <w:tc>
          <w:tcPr>
            <w:tcW w:w="333" w:type="pct"/>
            <w:tcBorders>
              <w:top w:val="nil"/>
              <w:left w:val="nil"/>
              <w:bottom w:val="single" w:sz="4" w:space="0" w:color="auto"/>
              <w:right w:val="single" w:sz="4" w:space="0" w:color="auto"/>
            </w:tcBorders>
            <w:shd w:val="clear" w:color="auto" w:fill="auto"/>
            <w:noWrap/>
            <w:vAlign w:val="bottom"/>
            <w:hideMark/>
          </w:tcPr>
          <w:p w14:paraId="54A0FFA6" w14:textId="77777777" w:rsidR="00187ACF" w:rsidRPr="003277C6" w:rsidRDefault="00187ACF" w:rsidP="00187ACF">
            <w:pPr>
              <w:rPr>
                <w:color w:val="000000"/>
                <w:sz w:val="18"/>
                <w:szCs w:val="18"/>
                <w:lang w:eastAsia="en-US"/>
                <w:rPrChange w:id="5543" w:author="Aishwarya Balan" w:date="2019-03-04T11:52:00Z">
                  <w:rPr>
                    <w:color w:val="000000"/>
                    <w:sz w:val="22"/>
                    <w:szCs w:val="22"/>
                    <w:lang w:eastAsia="en-US"/>
                  </w:rPr>
                </w:rPrChange>
              </w:rPr>
            </w:pPr>
            <w:r w:rsidRPr="003277C6">
              <w:rPr>
                <w:color w:val="000000"/>
                <w:sz w:val="18"/>
                <w:szCs w:val="18"/>
                <w:lang w:eastAsia="en-US"/>
                <w:rPrChange w:id="5544" w:author="Aishwarya Balan" w:date="2019-03-04T11:52:00Z">
                  <w:rPr>
                    <w:color w:val="000000"/>
                    <w:sz w:val="22"/>
                    <w:szCs w:val="22"/>
                    <w:lang w:eastAsia="en-US"/>
                  </w:rPr>
                </w:rPrChange>
              </w:rPr>
              <w:t>EUR</w:t>
            </w:r>
          </w:p>
        </w:tc>
        <w:tc>
          <w:tcPr>
            <w:tcW w:w="607" w:type="pct"/>
            <w:tcBorders>
              <w:top w:val="nil"/>
              <w:left w:val="nil"/>
              <w:bottom w:val="single" w:sz="4" w:space="0" w:color="auto"/>
              <w:right w:val="single" w:sz="4" w:space="0" w:color="auto"/>
            </w:tcBorders>
            <w:shd w:val="clear" w:color="auto" w:fill="auto"/>
            <w:noWrap/>
            <w:vAlign w:val="bottom"/>
            <w:hideMark/>
          </w:tcPr>
          <w:p w14:paraId="3F7C5A86" w14:textId="77777777" w:rsidR="00187ACF" w:rsidRPr="003277C6" w:rsidRDefault="00187ACF" w:rsidP="00187ACF">
            <w:pPr>
              <w:jc w:val="right"/>
              <w:rPr>
                <w:color w:val="000000"/>
                <w:sz w:val="18"/>
                <w:szCs w:val="18"/>
                <w:lang w:eastAsia="en-US"/>
                <w:rPrChange w:id="5545" w:author="Aishwarya Balan" w:date="2019-03-04T11:52:00Z">
                  <w:rPr>
                    <w:color w:val="000000"/>
                    <w:sz w:val="22"/>
                    <w:szCs w:val="22"/>
                    <w:lang w:eastAsia="en-US"/>
                  </w:rPr>
                </w:rPrChange>
              </w:rPr>
            </w:pPr>
            <w:r w:rsidRPr="003277C6">
              <w:rPr>
                <w:color w:val="000000"/>
                <w:sz w:val="18"/>
                <w:szCs w:val="18"/>
                <w:lang w:eastAsia="en-US"/>
                <w:rPrChange w:id="5546" w:author="Aishwarya Balan" w:date="2019-03-04T11:52:00Z">
                  <w:rPr>
                    <w:color w:val="000000"/>
                    <w:sz w:val="22"/>
                    <w:szCs w:val="22"/>
                    <w:lang w:eastAsia="en-US"/>
                  </w:rPr>
                </w:rPrChange>
              </w:rPr>
              <w:t>21-Jan-19</w:t>
            </w:r>
          </w:p>
        </w:tc>
      </w:tr>
      <w:tr w:rsidR="00187ACF" w:rsidRPr="003277C6" w14:paraId="5EAB0C88" w14:textId="77777777" w:rsidTr="00187ACF">
        <w:trPr>
          <w:trHeight w:val="300"/>
        </w:trPr>
        <w:tc>
          <w:tcPr>
            <w:tcW w:w="584" w:type="pct"/>
            <w:tcBorders>
              <w:top w:val="nil"/>
              <w:left w:val="single" w:sz="4" w:space="0" w:color="auto"/>
              <w:bottom w:val="single" w:sz="4" w:space="0" w:color="auto"/>
              <w:right w:val="single" w:sz="4" w:space="0" w:color="auto"/>
            </w:tcBorders>
            <w:shd w:val="clear" w:color="auto" w:fill="auto"/>
            <w:noWrap/>
            <w:vAlign w:val="bottom"/>
            <w:hideMark/>
          </w:tcPr>
          <w:p w14:paraId="24F051F7" w14:textId="77777777" w:rsidR="00187ACF" w:rsidRPr="003277C6" w:rsidRDefault="00187ACF" w:rsidP="00187ACF">
            <w:pPr>
              <w:rPr>
                <w:color w:val="000000"/>
                <w:sz w:val="18"/>
                <w:szCs w:val="18"/>
                <w:lang w:eastAsia="en-US"/>
                <w:rPrChange w:id="5547" w:author="Aishwarya Balan" w:date="2019-03-04T11:52:00Z">
                  <w:rPr>
                    <w:color w:val="000000"/>
                    <w:sz w:val="22"/>
                    <w:szCs w:val="22"/>
                    <w:lang w:eastAsia="en-US"/>
                  </w:rPr>
                </w:rPrChange>
              </w:rPr>
            </w:pPr>
            <w:r w:rsidRPr="003277C6">
              <w:rPr>
                <w:color w:val="000000"/>
                <w:sz w:val="18"/>
                <w:szCs w:val="18"/>
                <w:lang w:eastAsia="en-US"/>
                <w:rPrChange w:id="5548" w:author="Aishwarya Balan" w:date="2019-03-04T11:52:00Z">
                  <w:rPr>
                    <w:color w:val="000000"/>
                    <w:sz w:val="22"/>
                    <w:szCs w:val="22"/>
                    <w:lang w:eastAsia="en-US"/>
                  </w:rPr>
                </w:rPrChange>
              </w:rPr>
              <w:t>CRC-REF-6</w:t>
            </w:r>
          </w:p>
        </w:tc>
        <w:tc>
          <w:tcPr>
            <w:tcW w:w="334" w:type="pct"/>
            <w:tcBorders>
              <w:top w:val="nil"/>
              <w:left w:val="nil"/>
              <w:bottom w:val="single" w:sz="4" w:space="0" w:color="auto"/>
              <w:right w:val="single" w:sz="4" w:space="0" w:color="auto"/>
            </w:tcBorders>
            <w:shd w:val="clear" w:color="auto" w:fill="auto"/>
            <w:noWrap/>
            <w:vAlign w:val="bottom"/>
            <w:hideMark/>
          </w:tcPr>
          <w:p w14:paraId="32854780" w14:textId="77777777" w:rsidR="00187ACF" w:rsidRPr="003277C6" w:rsidRDefault="00187ACF" w:rsidP="00187ACF">
            <w:pPr>
              <w:jc w:val="right"/>
              <w:rPr>
                <w:color w:val="000000"/>
                <w:sz w:val="18"/>
                <w:szCs w:val="18"/>
                <w:lang w:eastAsia="en-US"/>
                <w:rPrChange w:id="5549" w:author="Aishwarya Balan" w:date="2019-03-04T11:52:00Z">
                  <w:rPr>
                    <w:color w:val="000000"/>
                    <w:sz w:val="22"/>
                    <w:szCs w:val="22"/>
                    <w:lang w:eastAsia="en-US"/>
                  </w:rPr>
                </w:rPrChange>
              </w:rPr>
            </w:pPr>
            <w:r w:rsidRPr="003277C6">
              <w:rPr>
                <w:color w:val="000000"/>
                <w:sz w:val="18"/>
                <w:szCs w:val="18"/>
                <w:lang w:eastAsia="en-US"/>
                <w:rPrChange w:id="5550" w:author="Aishwarya Balan" w:date="2019-03-04T11:52:00Z">
                  <w:rPr>
                    <w:color w:val="000000"/>
                    <w:sz w:val="22"/>
                    <w:szCs w:val="22"/>
                    <w:lang w:eastAsia="en-US"/>
                  </w:rPr>
                </w:rPrChange>
              </w:rPr>
              <w:t>2</w:t>
            </w:r>
          </w:p>
        </w:tc>
        <w:tc>
          <w:tcPr>
            <w:tcW w:w="824" w:type="pct"/>
            <w:tcBorders>
              <w:top w:val="nil"/>
              <w:left w:val="nil"/>
              <w:bottom w:val="single" w:sz="4" w:space="0" w:color="auto"/>
              <w:right w:val="single" w:sz="4" w:space="0" w:color="auto"/>
            </w:tcBorders>
            <w:shd w:val="clear" w:color="auto" w:fill="auto"/>
            <w:noWrap/>
            <w:vAlign w:val="bottom"/>
            <w:hideMark/>
          </w:tcPr>
          <w:p w14:paraId="3E14BA04" w14:textId="77777777" w:rsidR="00187ACF" w:rsidRPr="003277C6" w:rsidRDefault="00187ACF" w:rsidP="00187ACF">
            <w:pPr>
              <w:rPr>
                <w:color w:val="000000"/>
                <w:sz w:val="18"/>
                <w:szCs w:val="18"/>
                <w:lang w:eastAsia="en-US"/>
                <w:rPrChange w:id="5551" w:author="Aishwarya Balan" w:date="2019-03-04T11:52:00Z">
                  <w:rPr>
                    <w:color w:val="000000"/>
                    <w:sz w:val="22"/>
                    <w:szCs w:val="22"/>
                    <w:lang w:eastAsia="en-US"/>
                  </w:rPr>
                </w:rPrChange>
              </w:rPr>
            </w:pPr>
            <w:r w:rsidRPr="003277C6">
              <w:rPr>
                <w:color w:val="000000"/>
                <w:sz w:val="18"/>
                <w:szCs w:val="18"/>
                <w:lang w:eastAsia="en-US"/>
                <w:rPrChange w:id="5552" w:author="Aishwarya Balan" w:date="2019-03-04T11:52:00Z">
                  <w:rPr>
                    <w:color w:val="000000"/>
                    <w:sz w:val="22"/>
                    <w:szCs w:val="22"/>
                    <w:lang w:eastAsia="en-US"/>
                  </w:rPr>
                </w:rPrChange>
              </w:rPr>
              <w:t>First Metals</w:t>
            </w:r>
          </w:p>
        </w:tc>
        <w:tc>
          <w:tcPr>
            <w:tcW w:w="887" w:type="pct"/>
            <w:tcBorders>
              <w:top w:val="nil"/>
              <w:left w:val="nil"/>
              <w:bottom w:val="single" w:sz="4" w:space="0" w:color="auto"/>
              <w:right w:val="single" w:sz="4" w:space="0" w:color="auto"/>
            </w:tcBorders>
            <w:shd w:val="clear" w:color="auto" w:fill="auto"/>
            <w:noWrap/>
            <w:vAlign w:val="bottom"/>
            <w:hideMark/>
          </w:tcPr>
          <w:p w14:paraId="3C30EDFD" w14:textId="77777777" w:rsidR="00187ACF" w:rsidRPr="003277C6" w:rsidRDefault="00187ACF" w:rsidP="00187ACF">
            <w:pPr>
              <w:rPr>
                <w:color w:val="000000"/>
                <w:sz w:val="18"/>
                <w:szCs w:val="18"/>
                <w:lang w:eastAsia="en-US"/>
                <w:rPrChange w:id="5553" w:author="Aishwarya Balan" w:date="2019-03-04T11:52:00Z">
                  <w:rPr>
                    <w:color w:val="000000"/>
                    <w:sz w:val="22"/>
                    <w:szCs w:val="22"/>
                    <w:lang w:eastAsia="en-US"/>
                  </w:rPr>
                </w:rPrChange>
              </w:rPr>
            </w:pPr>
            <w:r w:rsidRPr="003277C6">
              <w:rPr>
                <w:color w:val="000000"/>
                <w:sz w:val="18"/>
                <w:szCs w:val="18"/>
                <w:lang w:eastAsia="en-US"/>
                <w:rPrChange w:id="5554" w:author="Aishwarya Balan" w:date="2019-03-04T11:52:00Z">
                  <w:rPr>
                    <w:color w:val="000000"/>
                    <w:sz w:val="22"/>
                    <w:szCs w:val="22"/>
                    <w:lang w:eastAsia="en-US"/>
                  </w:rPr>
                </w:rPrChange>
              </w:rPr>
              <w:t>Instruction to Ship</w:t>
            </w:r>
          </w:p>
        </w:tc>
        <w:tc>
          <w:tcPr>
            <w:tcW w:w="466" w:type="pct"/>
            <w:tcBorders>
              <w:top w:val="nil"/>
              <w:left w:val="nil"/>
              <w:bottom w:val="single" w:sz="4" w:space="0" w:color="auto"/>
              <w:right w:val="single" w:sz="4" w:space="0" w:color="auto"/>
            </w:tcBorders>
            <w:shd w:val="clear" w:color="auto" w:fill="auto"/>
            <w:noWrap/>
            <w:vAlign w:val="bottom"/>
            <w:hideMark/>
          </w:tcPr>
          <w:p w14:paraId="3C26E824" w14:textId="77777777" w:rsidR="00187ACF" w:rsidRPr="003277C6" w:rsidRDefault="00187ACF" w:rsidP="00187ACF">
            <w:pPr>
              <w:rPr>
                <w:color w:val="000000"/>
                <w:sz w:val="18"/>
                <w:szCs w:val="18"/>
                <w:lang w:eastAsia="en-US"/>
                <w:rPrChange w:id="5555" w:author="Aishwarya Balan" w:date="2019-03-04T11:52:00Z">
                  <w:rPr>
                    <w:color w:val="000000"/>
                    <w:sz w:val="22"/>
                    <w:szCs w:val="22"/>
                    <w:lang w:eastAsia="en-US"/>
                  </w:rPr>
                </w:rPrChange>
              </w:rPr>
            </w:pPr>
            <w:r w:rsidRPr="003277C6">
              <w:rPr>
                <w:color w:val="000000"/>
                <w:sz w:val="18"/>
                <w:szCs w:val="18"/>
                <w:lang w:eastAsia="en-US"/>
                <w:rPrChange w:id="5556" w:author="Aishwarya Balan" w:date="2019-03-04T11:52:00Z">
                  <w:rPr>
                    <w:color w:val="000000"/>
                    <w:sz w:val="22"/>
                    <w:szCs w:val="22"/>
                    <w:lang w:eastAsia="en-US"/>
                  </w:rPr>
                </w:rPrChange>
              </w:rPr>
              <w:t> </w:t>
            </w:r>
          </w:p>
        </w:tc>
        <w:tc>
          <w:tcPr>
            <w:tcW w:w="501" w:type="pct"/>
            <w:tcBorders>
              <w:top w:val="nil"/>
              <w:left w:val="nil"/>
              <w:bottom w:val="single" w:sz="4" w:space="0" w:color="auto"/>
              <w:right w:val="single" w:sz="4" w:space="0" w:color="auto"/>
            </w:tcBorders>
            <w:shd w:val="clear" w:color="auto" w:fill="auto"/>
            <w:noWrap/>
            <w:vAlign w:val="bottom"/>
            <w:hideMark/>
          </w:tcPr>
          <w:p w14:paraId="3BA46FC4" w14:textId="77777777" w:rsidR="00187ACF" w:rsidRPr="003277C6" w:rsidRDefault="00187ACF" w:rsidP="00187ACF">
            <w:pPr>
              <w:rPr>
                <w:color w:val="000000"/>
                <w:sz w:val="18"/>
                <w:szCs w:val="18"/>
                <w:lang w:eastAsia="en-US"/>
                <w:rPrChange w:id="5557" w:author="Aishwarya Balan" w:date="2019-03-04T11:52:00Z">
                  <w:rPr>
                    <w:color w:val="000000"/>
                    <w:sz w:val="22"/>
                    <w:szCs w:val="22"/>
                    <w:lang w:eastAsia="en-US"/>
                  </w:rPr>
                </w:rPrChange>
              </w:rPr>
            </w:pPr>
            <w:r w:rsidRPr="003277C6">
              <w:rPr>
                <w:color w:val="000000"/>
                <w:sz w:val="18"/>
                <w:szCs w:val="18"/>
                <w:lang w:eastAsia="en-US"/>
                <w:rPrChange w:id="5558" w:author="Aishwarya Balan" w:date="2019-03-04T11:52:00Z">
                  <w:rPr>
                    <w:color w:val="000000"/>
                    <w:sz w:val="22"/>
                    <w:szCs w:val="22"/>
                    <w:lang w:eastAsia="en-US"/>
                  </w:rPr>
                </w:rPrChange>
              </w:rPr>
              <w:t>SC-9</w:t>
            </w:r>
          </w:p>
        </w:tc>
        <w:tc>
          <w:tcPr>
            <w:tcW w:w="462" w:type="pct"/>
            <w:tcBorders>
              <w:top w:val="nil"/>
              <w:left w:val="nil"/>
              <w:bottom w:val="single" w:sz="4" w:space="0" w:color="auto"/>
              <w:right w:val="single" w:sz="4" w:space="0" w:color="auto"/>
            </w:tcBorders>
            <w:shd w:val="clear" w:color="auto" w:fill="auto"/>
            <w:noWrap/>
            <w:vAlign w:val="bottom"/>
            <w:hideMark/>
          </w:tcPr>
          <w:p w14:paraId="2E607F02" w14:textId="77777777" w:rsidR="00187ACF" w:rsidRPr="003277C6" w:rsidRDefault="00187ACF" w:rsidP="00187ACF">
            <w:pPr>
              <w:jc w:val="right"/>
              <w:rPr>
                <w:color w:val="000000"/>
                <w:sz w:val="18"/>
                <w:szCs w:val="18"/>
                <w:lang w:eastAsia="en-US"/>
                <w:rPrChange w:id="5559" w:author="Aishwarya Balan" w:date="2019-03-04T11:52:00Z">
                  <w:rPr>
                    <w:color w:val="000000"/>
                    <w:sz w:val="22"/>
                    <w:szCs w:val="22"/>
                    <w:lang w:eastAsia="en-US"/>
                  </w:rPr>
                </w:rPrChange>
              </w:rPr>
            </w:pPr>
            <w:r w:rsidRPr="003277C6">
              <w:rPr>
                <w:color w:val="000000"/>
                <w:sz w:val="18"/>
                <w:szCs w:val="18"/>
                <w:lang w:eastAsia="en-US"/>
                <w:rPrChange w:id="5560" w:author="Aishwarya Balan" w:date="2019-03-04T11:52:00Z">
                  <w:rPr>
                    <w:color w:val="000000"/>
                    <w:sz w:val="22"/>
                    <w:szCs w:val="22"/>
                    <w:lang w:eastAsia="en-US"/>
                  </w:rPr>
                </w:rPrChange>
              </w:rPr>
              <w:t>54468</w:t>
            </w:r>
          </w:p>
        </w:tc>
        <w:tc>
          <w:tcPr>
            <w:tcW w:w="333" w:type="pct"/>
            <w:tcBorders>
              <w:top w:val="nil"/>
              <w:left w:val="nil"/>
              <w:bottom w:val="single" w:sz="4" w:space="0" w:color="auto"/>
              <w:right w:val="single" w:sz="4" w:space="0" w:color="auto"/>
            </w:tcBorders>
            <w:shd w:val="clear" w:color="auto" w:fill="auto"/>
            <w:noWrap/>
            <w:vAlign w:val="bottom"/>
            <w:hideMark/>
          </w:tcPr>
          <w:p w14:paraId="46F52A2C" w14:textId="77777777" w:rsidR="00187ACF" w:rsidRPr="003277C6" w:rsidRDefault="00187ACF" w:rsidP="00187ACF">
            <w:pPr>
              <w:rPr>
                <w:color w:val="000000"/>
                <w:sz w:val="18"/>
                <w:szCs w:val="18"/>
                <w:lang w:eastAsia="en-US"/>
                <w:rPrChange w:id="5561" w:author="Aishwarya Balan" w:date="2019-03-04T11:52:00Z">
                  <w:rPr>
                    <w:color w:val="000000"/>
                    <w:sz w:val="22"/>
                    <w:szCs w:val="22"/>
                    <w:lang w:eastAsia="en-US"/>
                  </w:rPr>
                </w:rPrChange>
              </w:rPr>
            </w:pPr>
            <w:r w:rsidRPr="003277C6">
              <w:rPr>
                <w:color w:val="000000"/>
                <w:sz w:val="18"/>
                <w:szCs w:val="18"/>
                <w:lang w:eastAsia="en-US"/>
                <w:rPrChange w:id="5562" w:author="Aishwarya Balan" w:date="2019-03-04T11:52:00Z">
                  <w:rPr>
                    <w:color w:val="000000"/>
                    <w:sz w:val="22"/>
                    <w:szCs w:val="22"/>
                    <w:lang w:eastAsia="en-US"/>
                  </w:rPr>
                </w:rPrChange>
              </w:rPr>
              <w:t>EUR</w:t>
            </w:r>
          </w:p>
        </w:tc>
        <w:tc>
          <w:tcPr>
            <w:tcW w:w="607" w:type="pct"/>
            <w:tcBorders>
              <w:top w:val="nil"/>
              <w:left w:val="nil"/>
              <w:bottom w:val="single" w:sz="4" w:space="0" w:color="auto"/>
              <w:right w:val="single" w:sz="4" w:space="0" w:color="auto"/>
            </w:tcBorders>
            <w:shd w:val="clear" w:color="auto" w:fill="auto"/>
            <w:noWrap/>
            <w:vAlign w:val="bottom"/>
            <w:hideMark/>
          </w:tcPr>
          <w:p w14:paraId="465FA789" w14:textId="77777777" w:rsidR="00187ACF" w:rsidRPr="003277C6" w:rsidRDefault="00187ACF" w:rsidP="00187ACF">
            <w:pPr>
              <w:jc w:val="right"/>
              <w:rPr>
                <w:color w:val="000000"/>
                <w:sz w:val="18"/>
                <w:szCs w:val="18"/>
                <w:lang w:eastAsia="en-US"/>
                <w:rPrChange w:id="5563" w:author="Aishwarya Balan" w:date="2019-03-04T11:52:00Z">
                  <w:rPr>
                    <w:color w:val="000000"/>
                    <w:sz w:val="22"/>
                    <w:szCs w:val="22"/>
                    <w:lang w:eastAsia="en-US"/>
                  </w:rPr>
                </w:rPrChange>
              </w:rPr>
            </w:pPr>
            <w:r w:rsidRPr="003277C6">
              <w:rPr>
                <w:color w:val="000000"/>
                <w:sz w:val="18"/>
                <w:szCs w:val="18"/>
                <w:lang w:eastAsia="en-US"/>
                <w:rPrChange w:id="5564" w:author="Aishwarya Balan" w:date="2019-03-04T11:52:00Z">
                  <w:rPr>
                    <w:color w:val="000000"/>
                    <w:sz w:val="22"/>
                    <w:szCs w:val="22"/>
                    <w:lang w:eastAsia="en-US"/>
                  </w:rPr>
                </w:rPrChange>
              </w:rPr>
              <w:t>21-Jan-19</w:t>
            </w:r>
          </w:p>
        </w:tc>
      </w:tr>
      <w:tr w:rsidR="00187ACF" w:rsidRPr="003277C6" w14:paraId="552CF7FE" w14:textId="77777777" w:rsidTr="00187ACF">
        <w:trPr>
          <w:trHeight w:val="300"/>
        </w:trPr>
        <w:tc>
          <w:tcPr>
            <w:tcW w:w="584" w:type="pct"/>
            <w:tcBorders>
              <w:top w:val="nil"/>
              <w:left w:val="single" w:sz="4" w:space="0" w:color="auto"/>
              <w:bottom w:val="single" w:sz="4" w:space="0" w:color="auto"/>
              <w:right w:val="single" w:sz="4" w:space="0" w:color="auto"/>
            </w:tcBorders>
            <w:shd w:val="clear" w:color="auto" w:fill="auto"/>
            <w:noWrap/>
            <w:vAlign w:val="bottom"/>
            <w:hideMark/>
          </w:tcPr>
          <w:p w14:paraId="630CAE79" w14:textId="77777777" w:rsidR="00187ACF" w:rsidRPr="003277C6" w:rsidRDefault="00187ACF" w:rsidP="00187ACF">
            <w:pPr>
              <w:rPr>
                <w:color w:val="000000"/>
                <w:sz w:val="18"/>
                <w:szCs w:val="18"/>
                <w:lang w:eastAsia="en-US"/>
                <w:rPrChange w:id="5565" w:author="Aishwarya Balan" w:date="2019-03-04T11:52:00Z">
                  <w:rPr>
                    <w:color w:val="000000"/>
                    <w:sz w:val="22"/>
                    <w:szCs w:val="22"/>
                    <w:lang w:eastAsia="en-US"/>
                  </w:rPr>
                </w:rPrChange>
              </w:rPr>
            </w:pPr>
            <w:r w:rsidRPr="003277C6">
              <w:rPr>
                <w:color w:val="000000"/>
                <w:sz w:val="18"/>
                <w:szCs w:val="18"/>
                <w:lang w:eastAsia="en-US"/>
                <w:rPrChange w:id="5566" w:author="Aishwarya Balan" w:date="2019-03-04T11:52:00Z">
                  <w:rPr>
                    <w:color w:val="000000"/>
                    <w:sz w:val="22"/>
                    <w:szCs w:val="22"/>
                    <w:lang w:eastAsia="en-US"/>
                  </w:rPr>
                </w:rPrChange>
              </w:rPr>
              <w:t>CRC-REF-6</w:t>
            </w:r>
          </w:p>
        </w:tc>
        <w:tc>
          <w:tcPr>
            <w:tcW w:w="334" w:type="pct"/>
            <w:tcBorders>
              <w:top w:val="nil"/>
              <w:left w:val="nil"/>
              <w:bottom w:val="single" w:sz="4" w:space="0" w:color="auto"/>
              <w:right w:val="single" w:sz="4" w:space="0" w:color="auto"/>
            </w:tcBorders>
            <w:shd w:val="clear" w:color="auto" w:fill="auto"/>
            <w:noWrap/>
            <w:vAlign w:val="bottom"/>
            <w:hideMark/>
          </w:tcPr>
          <w:p w14:paraId="788E3577" w14:textId="77777777" w:rsidR="00187ACF" w:rsidRPr="003277C6" w:rsidRDefault="00187ACF" w:rsidP="00187ACF">
            <w:pPr>
              <w:jc w:val="right"/>
              <w:rPr>
                <w:color w:val="000000"/>
                <w:sz w:val="18"/>
                <w:szCs w:val="18"/>
                <w:lang w:eastAsia="en-US"/>
                <w:rPrChange w:id="5567" w:author="Aishwarya Balan" w:date="2019-03-04T11:52:00Z">
                  <w:rPr>
                    <w:color w:val="000000"/>
                    <w:sz w:val="22"/>
                    <w:szCs w:val="22"/>
                    <w:lang w:eastAsia="en-US"/>
                  </w:rPr>
                </w:rPrChange>
              </w:rPr>
            </w:pPr>
            <w:r w:rsidRPr="003277C6">
              <w:rPr>
                <w:color w:val="000000"/>
                <w:sz w:val="18"/>
                <w:szCs w:val="18"/>
                <w:lang w:eastAsia="en-US"/>
                <w:rPrChange w:id="5568" w:author="Aishwarya Balan" w:date="2019-03-04T11:52:00Z">
                  <w:rPr>
                    <w:color w:val="000000"/>
                    <w:sz w:val="22"/>
                    <w:szCs w:val="22"/>
                    <w:lang w:eastAsia="en-US"/>
                  </w:rPr>
                </w:rPrChange>
              </w:rPr>
              <w:t>3</w:t>
            </w:r>
          </w:p>
        </w:tc>
        <w:tc>
          <w:tcPr>
            <w:tcW w:w="824" w:type="pct"/>
            <w:tcBorders>
              <w:top w:val="nil"/>
              <w:left w:val="nil"/>
              <w:bottom w:val="single" w:sz="4" w:space="0" w:color="auto"/>
              <w:right w:val="single" w:sz="4" w:space="0" w:color="auto"/>
            </w:tcBorders>
            <w:shd w:val="clear" w:color="auto" w:fill="auto"/>
            <w:noWrap/>
            <w:vAlign w:val="bottom"/>
            <w:hideMark/>
          </w:tcPr>
          <w:p w14:paraId="02A60A73" w14:textId="77777777" w:rsidR="00187ACF" w:rsidRPr="003277C6" w:rsidRDefault="00187ACF" w:rsidP="00187ACF">
            <w:pPr>
              <w:rPr>
                <w:color w:val="000000"/>
                <w:sz w:val="18"/>
                <w:szCs w:val="18"/>
                <w:lang w:eastAsia="en-US"/>
                <w:rPrChange w:id="5569" w:author="Aishwarya Balan" w:date="2019-03-04T11:52:00Z">
                  <w:rPr>
                    <w:color w:val="000000"/>
                    <w:sz w:val="22"/>
                    <w:szCs w:val="22"/>
                    <w:lang w:eastAsia="en-US"/>
                  </w:rPr>
                </w:rPrChange>
              </w:rPr>
            </w:pPr>
            <w:r w:rsidRPr="003277C6">
              <w:rPr>
                <w:color w:val="000000"/>
                <w:sz w:val="18"/>
                <w:szCs w:val="18"/>
                <w:lang w:eastAsia="en-US"/>
                <w:rPrChange w:id="5570" w:author="Aishwarya Balan" w:date="2019-03-04T11:52:00Z">
                  <w:rPr>
                    <w:color w:val="000000"/>
                    <w:sz w:val="22"/>
                    <w:szCs w:val="22"/>
                    <w:lang w:eastAsia="en-US"/>
                  </w:rPr>
                </w:rPrChange>
              </w:rPr>
              <w:t>First Metals</w:t>
            </w:r>
          </w:p>
        </w:tc>
        <w:tc>
          <w:tcPr>
            <w:tcW w:w="887" w:type="pct"/>
            <w:tcBorders>
              <w:top w:val="nil"/>
              <w:left w:val="nil"/>
              <w:bottom w:val="single" w:sz="4" w:space="0" w:color="auto"/>
              <w:right w:val="single" w:sz="4" w:space="0" w:color="auto"/>
            </w:tcBorders>
            <w:shd w:val="clear" w:color="auto" w:fill="auto"/>
            <w:noWrap/>
            <w:vAlign w:val="bottom"/>
            <w:hideMark/>
          </w:tcPr>
          <w:p w14:paraId="36EB86C4" w14:textId="77777777" w:rsidR="00187ACF" w:rsidRPr="003277C6" w:rsidRDefault="00187ACF" w:rsidP="00187ACF">
            <w:pPr>
              <w:rPr>
                <w:color w:val="000000"/>
                <w:sz w:val="18"/>
                <w:szCs w:val="18"/>
                <w:lang w:eastAsia="en-US"/>
                <w:rPrChange w:id="5571" w:author="Aishwarya Balan" w:date="2019-03-04T11:52:00Z">
                  <w:rPr>
                    <w:color w:val="000000"/>
                    <w:sz w:val="22"/>
                    <w:szCs w:val="22"/>
                    <w:lang w:eastAsia="en-US"/>
                  </w:rPr>
                </w:rPrChange>
              </w:rPr>
            </w:pPr>
            <w:r w:rsidRPr="003277C6">
              <w:rPr>
                <w:color w:val="000000"/>
                <w:sz w:val="18"/>
                <w:szCs w:val="18"/>
                <w:lang w:eastAsia="en-US"/>
                <w:rPrChange w:id="5572" w:author="Aishwarya Balan" w:date="2019-03-04T11:52:00Z">
                  <w:rPr>
                    <w:color w:val="000000"/>
                    <w:sz w:val="22"/>
                    <w:szCs w:val="22"/>
                    <w:lang w:eastAsia="en-US"/>
                  </w:rPr>
                </w:rPrChange>
              </w:rPr>
              <w:t>Instruction to Ship</w:t>
            </w:r>
          </w:p>
        </w:tc>
        <w:tc>
          <w:tcPr>
            <w:tcW w:w="466" w:type="pct"/>
            <w:tcBorders>
              <w:top w:val="nil"/>
              <w:left w:val="nil"/>
              <w:bottom w:val="single" w:sz="4" w:space="0" w:color="auto"/>
              <w:right w:val="single" w:sz="4" w:space="0" w:color="auto"/>
            </w:tcBorders>
            <w:shd w:val="clear" w:color="auto" w:fill="auto"/>
            <w:noWrap/>
            <w:vAlign w:val="bottom"/>
            <w:hideMark/>
          </w:tcPr>
          <w:p w14:paraId="049DCE66" w14:textId="77777777" w:rsidR="00187ACF" w:rsidRPr="003277C6" w:rsidRDefault="00187ACF" w:rsidP="00187ACF">
            <w:pPr>
              <w:rPr>
                <w:color w:val="000000"/>
                <w:sz w:val="18"/>
                <w:szCs w:val="18"/>
                <w:lang w:eastAsia="en-US"/>
                <w:rPrChange w:id="5573" w:author="Aishwarya Balan" w:date="2019-03-04T11:52:00Z">
                  <w:rPr>
                    <w:color w:val="000000"/>
                    <w:sz w:val="22"/>
                    <w:szCs w:val="22"/>
                    <w:lang w:eastAsia="en-US"/>
                  </w:rPr>
                </w:rPrChange>
              </w:rPr>
            </w:pPr>
            <w:r w:rsidRPr="003277C6">
              <w:rPr>
                <w:color w:val="000000"/>
                <w:sz w:val="18"/>
                <w:szCs w:val="18"/>
                <w:lang w:eastAsia="en-US"/>
                <w:rPrChange w:id="5574" w:author="Aishwarya Balan" w:date="2019-03-04T11:52:00Z">
                  <w:rPr>
                    <w:color w:val="000000"/>
                    <w:sz w:val="22"/>
                    <w:szCs w:val="22"/>
                    <w:lang w:eastAsia="en-US"/>
                  </w:rPr>
                </w:rPrChange>
              </w:rPr>
              <w:t> </w:t>
            </w:r>
          </w:p>
        </w:tc>
        <w:tc>
          <w:tcPr>
            <w:tcW w:w="501" w:type="pct"/>
            <w:tcBorders>
              <w:top w:val="nil"/>
              <w:left w:val="nil"/>
              <w:bottom w:val="single" w:sz="4" w:space="0" w:color="auto"/>
              <w:right w:val="single" w:sz="4" w:space="0" w:color="auto"/>
            </w:tcBorders>
            <w:shd w:val="clear" w:color="auto" w:fill="auto"/>
            <w:noWrap/>
            <w:vAlign w:val="bottom"/>
            <w:hideMark/>
          </w:tcPr>
          <w:p w14:paraId="3503C438" w14:textId="77777777" w:rsidR="00187ACF" w:rsidRPr="003277C6" w:rsidRDefault="00187ACF" w:rsidP="00187ACF">
            <w:pPr>
              <w:rPr>
                <w:color w:val="000000"/>
                <w:sz w:val="18"/>
                <w:szCs w:val="18"/>
                <w:lang w:eastAsia="en-US"/>
                <w:rPrChange w:id="5575" w:author="Aishwarya Balan" w:date="2019-03-04T11:52:00Z">
                  <w:rPr>
                    <w:color w:val="000000"/>
                    <w:sz w:val="22"/>
                    <w:szCs w:val="22"/>
                    <w:lang w:eastAsia="en-US"/>
                  </w:rPr>
                </w:rPrChange>
              </w:rPr>
            </w:pPr>
            <w:r w:rsidRPr="003277C6">
              <w:rPr>
                <w:color w:val="000000"/>
                <w:sz w:val="18"/>
                <w:szCs w:val="18"/>
                <w:lang w:eastAsia="en-US"/>
                <w:rPrChange w:id="5576" w:author="Aishwarya Balan" w:date="2019-03-04T11:52:00Z">
                  <w:rPr>
                    <w:color w:val="000000"/>
                    <w:sz w:val="22"/>
                    <w:szCs w:val="22"/>
                    <w:lang w:eastAsia="en-US"/>
                  </w:rPr>
                </w:rPrChange>
              </w:rPr>
              <w:t>SC-10</w:t>
            </w:r>
          </w:p>
        </w:tc>
        <w:tc>
          <w:tcPr>
            <w:tcW w:w="462" w:type="pct"/>
            <w:tcBorders>
              <w:top w:val="nil"/>
              <w:left w:val="nil"/>
              <w:bottom w:val="single" w:sz="4" w:space="0" w:color="auto"/>
              <w:right w:val="single" w:sz="4" w:space="0" w:color="auto"/>
            </w:tcBorders>
            <w:shd w:val="clear" w:color="auto" w:fill="auto"/>
            <w:noWrap/>
            <w:vAlign w:val="bottom"/>
            <w:hideMark/>
          </w:tcPr>
          <w:p w14:paraId="6C8B75C7" w14:textId="77777777" w:rsidR="00187ACF" w:rsidRPr="003277C6" w:rsidRDefault="00187ACF" w:rsidP="00187ACF">
            <w:pPr>
              <w:jc w:val="right"/>
              <w:rPr>
                <w:color w:val="000000"/>
                <w:sz w:val="18"/>
                <w:szCs w:val="18"/>
                <w:lang w:eastAsia="en-US"/>
                <w:rPrChange w:id="5577" w:author="Aishwarya Balan" w:date="2019-03-04T11:52:00Z">
                  <w:rPr>
                    <w:color w:val="000000"/>
                    <w:sz w:val="22"/>
                    <w:szCs w:val="22"/>
                    <w:lang w:eastAsia="en-US"/>
                  </w:rPr>
                </w:rPrChange>
              </w:rPr>
            </w:pPr>
            <w:r w:rsidRPr="003277C6">
              <w:rPr>
                <w:color w:val="000000"/>
                <w:sz w:val="18"/>
                <w:szCs w:val="18"/>
                <w:lang w:eastAsia="en-US"/>
                <w:rPrChange w:id="5578" w:author="Aishwarya Balan" w:date="2019-03-04T11:52:00Z">
                  <w:rPr>
                    <w:color w:val="000000"/>
                    <w:sz w:val="22"/>
                    <w:szCs w:val="22"/>
                    <w:lang w:eastAsia="en-US"/>
                  </w:rPr>
                </w:rPrChange>
              </w:rPr>
              <w:t>42904</w:t>
            </w:r>
          </w:p>
        </w:tc>
        <w:tc>
          <w:tcPr>
            <w:tcW w:w="333" w:type="pct"/>
            <w:tcBorders>
              <w:top w:val="nil"/>
              <w:left w:val="nil"/>
              <w:bottom w:val="single" w:sz="4" w:space="0" w:color="auto"/>
              <w:right w:val="single" w:sz="4" w:space="0" w:color="auto"/>
            </w:tcBorders>
            <w:shd w:val="clear" w:color="auto" w:fill="auto"/>
            <w:noWrap/>
            <w:vAlign w:val="bottom"/>
            <w:hideMark/>
          </w:tcPr>
          <w:p w14:paraId="3D32408A" w14:textId="77777777" w:rsidR="00187ACF" w:rsidRPr="003277C6" w:rsidRDefault="00187ACF" w:rsidP="00187ACF">
            <w:pPr>
              <w:rPr>
                <w:color w:val="000000"/>
                <w:sz w:val="18"/>
                <w:szCs w:val="18"/>
                <w:lang w:eastAsia="en-US"/>
                <w:rPrChange w:id="5579" w:author="Aishwarya Balan" w:date="2019-03-04T11:52:00Z">
                  <w:rPr>
                    <w:color w:val="000000"/>
                    <w:sz w:val="22"/>
                    <w:szCs w:val="22"/>
                    <w:lang w:eastAsia="en-US"/>
                  </w:rPr>
                </w:rPrChange>
              </w:rPr>
            </w:pPr>
            <w:r w:rsidRPr="003277C6">
              <w:rPr>
                <w:color w:val="000000"/>
                <w:sz w:val="18"/>
                <w:szCs w:val="18"/>
                <w:lang w:eastAsia="en-US"/>
                <w:rPrChange w:id="5580" w:author="Aishwarya Balan" w:date="2019-03-04T11:52:00Z">
                  <w:rPr>
                    <w:color w:val="000000"/>
                    <w:sz w:val="22"/>
                    <w:szCs w:val="22"/>
                    <w:lang w:eastAsia="en-US"/>
                  </w:rPr>
                </w:rPrChange>
              </w:rPr>
              <w:t>EUR</w:t>
            </w:r>
          </w:p>
        </w:tc>
        <w:tc>
          <w:tcPr>
            <w:tcW w:w="607" w:type="pct"/>
            <w:tcBorders>
              <w:top w:val="nil"/>
              <w:left w:val="nil"/>
              <w:bottom w:val="single" w:sz="4" w:space="0" w:color="auto"/>
              <w:right w:val="single" w:sz="4" w:space="0" w:color="auto"/>
            </w:tcBorders>
            <w:shd w:val="clear" w:color="auto" w:fill="auto"/>
            <w:noWrap/>
            <w:vAlign w:val="bottom"/>
            <w:hideMark/>
          </w:tcPr>
          <w:p w14:paraId="4BE2C1AD" w14:textId="77777777" w:rsidR="00187ACF" w:rsidRPr="003277C6" w:rsidRDefault="00187ACF" w:rsidP="00187ACF">
            <w:pPr>
              <w:jc w:val="right"/>
              <w:rPr>
                <w:color w:val="000000"/>
                <w:sz w:val="18"/>
                <w:szCs w:val="18"/>
                <w:lang w:eastAsia="en-US"/>
                <w:rPrChange w:id="5581" w:author="Aishwarya Balan" w:date="2019-03-04T11:52:00Z">
                  <w:rPr>
                    <w:color w:val="000000"/>
                    <w:sz w:val="22"/>
                    <w:szCs w:val="22"/>
                    <w:lang w:eastAsia="en-US"/>
                  </w:rPr>
                </w:rPrChange>
              </w:rPr>
            </w:pPr>
            <w:r w:rsidRPr="003277C6">
              <w:rPr>
                <w:color w:val="000000"/>
                <w:sz w:val="18"/>
                <w:szCs w:val="18"/>
                <w:lang w:eastAsia="en-US"/>
                <w:rPrChange w:id="5582" w:author="Aishwarya Balan" w:date="2019-03-04T11:52:00Z">
                  <w:rPr>
                    <w:color w:val="000000"/>
                    <w:sz w:val="22"/>
                    <w:szCs w:val="22"/>
                    <w:lang w:eastAsia="en-US"/>
                  </w:rPr>
                </w:rPrChange>
              </w:rPr>
              <w:t>21-Jan-19</w:t>
            </w:r>
          </w:p>
        </w:tc>
      </w:tr>
      <w:tr w:rsidR="00187ACF" w:rsidRPr="003277C6" w14:paraId="78D47C80" w14:textId="77777777" w:rsidTr="00187ACF">
        <w:trPr>
          <w:trHeight w:val="300"/>
        </w:trPr>
        <w:tc>
          <w:tcPr>
            <w:tcW w:w="584" w:type="pct"/>
            <w:tcBorders>
              <w:top w:val="nil"/>
              <w:left w:val="single" w:sz="4" w:space="0" w:color="auto"/>
              <w:bottom w:val="single" w:sz="4" w:space="0" w:color="auto"/>
              <w:right w:val="single" w:sz="4" w:space="0" w:color="auto"/>
            </w:tcBorders>
            <w:shd w:val="clear" w:color="auto" w:fill="auto"/>
            <w:noWrap/>
            <w:vAlign w:val="bottom"/>
            <w:hideMark/>
          </w:tcPr>
          <w:p w14:paraId="3932A590" w14:textId="77777777" w:rsidR="00187ACF" w:rsidRPr="003277C6" w:rsidRDefault="00187ACF" w:rsidP="00187ACF">
            <w:pPr>
              <w:rPr>
                <w:color w:val="000000"/>
                <w:sz w:val="18"/>
                <w:szCs w:val="18"/>
                <w:lang w:eastAsia="en-US"/>
                <w:rPrChange w:id="5583" w:author="Aishwarya Balan" w:date="2019-03-04T11:52:00Z">
                  <w:rPr>
                    <w:color w:val="000000"/>
                    <w:sz w:val="22"/>
                    <w:szCs w:val="22"/>
                    <w:lang w:eastAsia="en-US"/>
                  </w:rPr>
                </w:rPrChange>
              </w:rPr>
            </w:pPr>
            <w:r w:rsidRPr="003277C6">
              <w:rPr>
                <w:color w:val="000000"/>
                <w:sz w:val="18"/>
                <w:szCs w:val="18"/>
                <w:lang w:eastAsia="en-US"/>
                <w:rPrChange w:id="5584" w:author="Aishwarya Balan" w:date="2019-03-04T11:52:00Z">
                  <w:rPr>
                    <w:color w:val="000000"/>
                    <w:sz w:val="22"/>
                    <w:szCs w:val="22"/>
                    <w:lang w:eastAsia="en-US"/>
                  </w:rPr>
                </w:rPrChange>
              </w:rPr>
              <w:t>CRC-REF-7</w:t>
            </w:r>
          </w:p>
        </w:tc>
        <w:tc>
          <w:tcPr>
            <w:tcW w:w="334" w:type="pct"/>
            <w:tcBorders>
              <w:top w:val="nil"/>
              <w:left w:val="nil"/>
              <w:bottom w:val="single" w:sz="4" w:space="0" w:color="auto"/>
              <w:right w:val="single" w:sz="4" w:space="0" w:color="auto"/>
            </w:tcBorders>
            <w:shd w:val="clear" w:color="auto" w:fill="auto"/>
            <w:noWrap/>
            <w:vAlign w:val="bottom"/>
            <w:hideMark/>
          </w:tcPr>
          <w:p w14:paraId="67065A6E" w14:textId="77777777" w:rsidR="00187ACF" w:rsidRPr="003277C6" w:rsidRDefault="00187ACF" w:rsidP="00187ACF">
            <w:pPr>
              <w:jc w:val="right"/>
              <w:rPr>
                <w:color w:val="000000"/>
                <w:sz w:val="18"/>
                <w:szCs w:val="18"/>
                <w:lang w:eastAsia="en-US"/>
                <w:rPrChange w:id="5585" w:author="Aishwarya Balan" w:date="2019-03-04T11:52:00Z">
                  <w:rPr>
                    <w:color w:val="000000"/>
                    <w:sz w:val="22"/>
                    <w:szCs w:val="22"/>
                    <w:lang w:eastAsia="en-US"/>
                  </w:rPr>
                </w:rPrChange>
              </w:rPr>
            </w:pPr>
            <w:r w:rsidRPr="003277C6">
              <w:rPr>
                <w:color w:val="000000"/>
                <w:sz w:val="18"/>
                <w:szCs w:val="18"/>
                <w:lang w:eastAsia="en-US"/>
                <w:rPrChange w:id="5586" w:author="Aishwarya Balan" w:date="2019-03-04T11:52:00Z">
                  <w:rPr>
                    <w:color w:val="000000"/>
                    <w:sz w:val="22"/>
                    <w:szCs w:val="22"/>
                    <w:lang w:eastAsia="en-US"/>
                  </w:rPr>
                </w:rPrChange>
              </w:rPr>
              <w:t>1</w:t>
            </w:r>
          </w:p>
        </w:tc>
        <w:tc>
          <w:tcPr>
            <w:tcW w:w="824" w:type="pct"/>
            <w:tcBorders>
              <w:top w:val="nil"/>
              <w:left w:val="nil"/>
              <w:bottom w:val="single" w:sz="4" w:space="0" w:color="auto"/>
              <w:right w:val="single" w:sz="4" w:space="0" w:color="auto"/>
            </w:tcBorders>
            <w:shd w:val="clear" w:color="auto" w:fill="auto"/>
            <w:noWrap/>
            <w:vAlign w:val="bottom"/>
            <w:hideMark/>
          </w:tcPr>
          <w:p w14:paraId="79C814FC" w14:textId="77777777" w:rsidR="00187ACF" w:rsidRPr="003277C6" w:rsidRDefault="00187ACF" w:rsidP="00187ACF">
            <w:pPr>
              <w:rPr>
                <w:color w:val="000000"/>
                <w:sz w:val="18"/>
                <w:szCs w:val="18"/>
                <w:lang w:eastAsia="en-US"/>
                <w:rPrChange w:id="5587" w:author="Aishwarya Balan" w:date="2019-03-04T11:52:00Z">
                  <w:rPr>
                    <w:color w:val="000000"/>
                    <w:sz w:val="22"/>
                    <w:szCs w:val="22"/>
                    <w:lang w:eastAsia="en-US"/>
                  </w:rPr>
                </w:rPrChange>
              </w:rPr>
            </w:pPr>
            <w:r w:rsidRPr="003277C6">
              <w:rPr>
                <w:color w:val="000000"/>
                <w:sz w:val="18"/>
                <w:szCs w:val="18"/>
                <w:lang w:eastAsia="en-US"/>
                <w:rPrChange w:id="5588" w:author="Aishwarya Balan" w:date="2019-03-04T11:52:00Z">
                  <w:rPr>
                    <w:color w:val="000000"/>
                    <w:sz w:val="22"/>
                    <w:szCs w:val="22"/>
                    <w:lang w:eastAsia="en-US"/>
                  </w:rPr>
                </w:rPrChange>
              </w:rPr>
              <w:t>Corus</w:t>
            </w:r>
          </w:p>
        </w:tc>
        <w:tc>
          <w:tcPr>
            <w:tcW w:w="887" w:type="pct"/>
            <w:tcBorders>
              <w:top w:val="nil"/>
              <w:left w:val="nil"/>
              <w:bottom w:val="single" w:sz="4" w:space="0" w:color="auto"/>
              <w:right w:val="single" w:sz="4" w:space="0" w:color="auto"/>
            </w:tcBorders>
            <w:shd w:val="clear" w:color="auto" w:fill="auto"/>
            <w:noWrap/>
            <w:vAlign w:val="bottom"/>
            <w:hideMark/>
          </w:tcPr>
          <w:p w14:paraId="0BD9FE63" w14:textId="77777777" w:rsidR="00187ACF" w:rsidRPr="003277C6" w:rsidRDefault="00187ACF" w:rsidP="00187ACF">
            <w:pPr>
              <w:rPr>
                <w:color w:val="000000"/>
                <w:sz w:val="18"/>
                <w:szCs w:val="18"/>
                <w:lang w:eastAsia="en-US"/>
                <w:rPrChange w:id="5589" w:author="Aishwarya Balan" w:date="2019-03-04T11:52:00Z">
                  <w:rPr>
                    <w:color w:val="000000"/>
                    <w:sz w:val="22"/>
                    <w:szCs w:val="22"/>
                    <w:lang w:eastAsia="en-US"/>
                  </w:rPr>
                </w:rPrChange>
              </w:rPr>
            </w:pPr>
            <w:r w:rsidRPr="003277C6">
              <w:rPr>
                <w:color w:val="000000"/>
                <w:sz w:val="18"/>
                <w:szCs w:val="18"/>
                <w:lang w:eastAsia="en-US"/>
                <w:rPrChange w:id="5590" w:author="Aishwarya Balan" w:date="2019-03-04T11:52:00Z">
                  <w:rPr>
                    <w:color w:val="000000"/>
                    <w:sz w:val="22"/>
                    <w:szCs w:val="22"/>
                    <w:lang w:eastAsia="en-US"/>
                  </w:rPr>
                </w:rPrChange>
              </w:rPr>
              <w:t>Invoice</w:t>
            </w:r>
          </w:p>
        </w:tc>
        <w:tc>
          <w:tcPr>
            <w:tcW w:w="466" w:type="pct"/>
            <w:tcBorders>
              <w:top w:val="nil"/>
              <w:left w:val="nil"/>
              <w:bottom w:val="single" w:sz="4" w:space="0" w:color="auto"/>
              <w:right w:val="single" w:sz="4" w:space="0" w:color="auto"/>
            </w:tcBorders>
            <w:shd w:val="clear" w:color="auto" w:fill="auto"/>
            <w:noWrap/>
            <w:vAlign w:val="bottom"/>
            <w:hideMark/>
          </w:tcPr>
          <w:p w14:paraId="4500D2BD" w14:textId="77777777" w:rsidR="00187ACF" w:rsidRPr="003277C6" w:rsidRDefault="00187ACF" w:rsidP="00187ACF">
            <w:pPr>
              <w:rPr>
                <w:color w:val="000000"/>
                <w:sz w:val="18"/>
                <w:szCs w:val="18"/>
                <w:lang w:eastAsia="en-US"/>
                <w:rPrChange w:id="5591" w:author="Aishwarya Balan" w:date="2019-03-04T11:52:00Z">
                  <w:rPr>
                    <w:color w:val="000000"/>
                    <w:sz w:val="22"/>
                    <w:szCs w:val="22"/>
                    <w:lang w:eastAsia="en-US"/>
                  </w:rPr>
                </w:rPrChange>
              </w:rPr>
            </w:pPr>
            <w:r w:rsidRPr="003277C6">
              <w:rPr>
                <w:color w:val="000000"/>
                <w:sz w:val="18"/>
                <w:szCs w:val="18"/>
                <w:lang w:eastAsia="en-US"/>
                <w:rPrChange w:id="5592" w:author="Aishwarya Balan" w:date="2019-03-04T11:52:00Z">
                  <w:rPr>
                    <w:color w:val="000000"/>
                    <w:sz w:val="22"/>
                    <w:szCs w:val="22"/>
                    <w:lang w:eastAsia="en-US"/>
                  </w:rPr>
                </w:rPrChange>
              </w:rPr>
              <w:t> </w:t>
            </w:r>
          </w:p>
        </w:tc>
        <w:tc>
          <w:tcPr>
            <w:tcW w:w="501" w:type="pct"/>
            <w:tcBorders>
              <w:top w:val="nil"/>
              <w:left w:val="nil"/>
              <w:bottom w:val="single" w:sz="4" w:space="0" w:color="auto"/>
              <w:right w:val="single" w:sz="4" w:space="0" w:color="auto"/>
            </w:tcBorders>
            <w:shd w:val="clear" w:color="auto" w:fill="auto"/>
            <w:noWrap/>
            <w:vAlign w:val="bottom"/>
            <w:hideMark/>
          </w:tcPr>
          <w:p w14:paraId="4BA16E08" w14:textId="77777777" w:rsidR="00187ACF" w:rsidRPr="003277C6" w:rsidRDefault="00187ACF" w:rsidP="00187ACF">
            <w:pPr>
              <w:rPr>
                <w:color w:val="000000"/>
                <w:sz w:val="18"/>
                <w:szCs w:val="18"/>
                <w:lang w:eastAsia="en-US"/>
                <w:rPrChange w:id="5593" w:author="Aishwarya Balan" w:date="2019-03-04T11:52:00Z">
                  <w:rPr>
                    <w:color w:val="000000"/>
                    <w:sz w:val="22"/>
                    <w:szCs w:val="22"/>
                    <w:lang w:eastAsia="en-US"/>
                  </w:rPr>
                </w:rPrChange>
              </w:rPr>
            </w:pPr>
            <w:r w:rsidRPr="003277C6">
              <w:rPr>
                <w:color w:val="000000"/>
                <w:sz w:val="18"/>
                <w:szCs w:val="18"/>
                <w:lang w:eastAsia="en-US"/>
                <w:rPrChange w:id="5594" w:author="Aishwarya Balan" w:date="2019-03-04T11:52:00Z">
                  <w:rPr>
                    <w:color w:val="000000"/>
                    <w:sz w:val="22"/>
                    <w:szCs w:val="22"/>
                    <w:lang w:eastAsia="en-US"/>
                  </w:rPr>
                </w:rPrChange>
              </w:rPr>
              <w:t>SC-4</w:t>
            </w:r>
          </w:p>
        </w:tc>
        <w:tc>
          <w:tcPr>
            <w:tcW w:w="462" w:type="pct"/>
            <w:tcBorders>
              <w:top w:val="nil"/>
              <w:left w:val="nil"/>
              <w:bottom w:val="single" w:sz="4" w:space="0" w:color="auto"/>
              <w:right w:val="single" w:sz="4" w:space="0" w:color="auto"/>
            </w:tcBorders>
            <w:shd w:val="clear" w:color="auto" w:fill="auto"/>
            <w:noWrap/>
            <w:vAlign w:val="bottom"/>
            <w:hideMark/>
          </w:tcPr>
          <w:p w14:paraId="0B070CCA" w14:textId="77777777" w:rsidR="00187ACF" w:rsidRPr="003277C6" w:rsidRDefault="00187ACF" w:rsidP="00187ACF">
            <w:pPr>
              <w:jc w:val="right"/>
              <w:rPr>
                <w:color w:val="000000"/>
                <w:sz w:val="18"/>
                <w:szCs w:val="18"/>
                <w:lang w:eastAsia="en-US"/>
                <w:rPrChange w:id="5595" w:author="Aishwarya Balan" w:date="2019-03-04T11:52:00Z">
                  <w:rPr>
                    <w:color w:val="000000"/>
                    <w:sz w:val="22"/>
                    <w:szCs w:val="22"/>
                    <w:lang w:eastAsia="en-US"/>
                  </w:rPr>
                </w:rPrChange>
              </w:rPr>
            </w:pPr>
            <w:r w:rsidRPr="003277C6">
              <w:rPr>
                <w:color w:val="000000"/>
                <w:sz w:val="18"/>
                <w:szCs w:val="18"/>
                <w:lang w:eastAsia="en-US"/>
                <w:rPrChange w:id="5596" w:author="Aishwarya Balan" w:date="2019-03-04T11:52:00Z">
                  <w:rPr>
                    <w:color w:val="000000"/>
                    <w:sz w:val="22"/>
                    <w:szCs w:val="22"/>
                    <w:lang w:eastAsia="en-US"/>
                  </w:rPr>
                </w:rPrChange>
              </w:rPr>
              <w:t>59394</w:t>
            </w:r>
          </w:p>
        </w:tc>
        <w:tc>
          <w:tcPr>
            <w:tcW w:w="333" w:type="pct"/>
            <w:tcBorders>
              <w:top w:val="nil"/>
              <w:left w:val="nil"/>
              <w:bottom w:val="single" w:sz="4" w:space="0" w:color="auto"/>
              <w:right w:val="single" w:sz="4" w:space="0" w:color="auto"/>
            </w:tcBorders>
            <w:shd w:val="clear" w:color="auto" w:fill="auto"/>
            <w:noWrap/>
            <w:vAlign w:val="bottom"/>
            <w:hideMark/>
          </w:tcPr>
          <w:p w14:paraId="288259BB" w14:textId="77777777" w:rsidR="00187ACF" w:rsidRPr="003277C6" w:rsidRDefault="00187ACF" w:rsidP="00187ACF">
            <w:pPr>
              <w:rPr>
                <w:color w:val="000000"/>
                <w:sz w:val="18"/>
                <w:szCs w:val="18"/>
                <w:lang w:eastAsia="en-US"/>
                <w:rPrChange w:id="5597" w:author="Aishwarya Balan" w:date="2019-03-04T11:52:00Z">
                  <w:rPr>
                    <w:color w:val="000000"/>
                    <w:sz w:val="22"/>
                    <w:szCs w:val="22"/>
                    <w:lang w:eastAsia="en-US"/>
                  </w:rPr>
                </w:rPrChange>
              </w:rPr>
            </w:pPr>
            <w:r w:rsidRPr="003277C6">
              <w:rPr>
                <w:color w:val="000000"/>
                <w:sz w:val="18"/>
                <w:szCs w:val="18"/>
                <w:lang w:eastAsia="en-US"/>
                <w:rPrChange w:id="5598" w:author="Aishwarya Balan" w:date="2019-03-04T11:52:00Z">
                  <w:rPr>
                    <w:color w:val="000000"/>
                    <w:sz w:val="22"/>
                    <w:szCs w:val="22"/>
                    <w:lang w:eastAsia="en-US"/>
                  </w:rPr>
                </w:rPrChange>
              </w:rPr>
              <w:t>EUR</w:t>
            </w:r>
          </w:p>
        </w:tc>
        <w:tc>
          <w:tcPr>
            <w:tcW w:w="607" w:type="pct"/>
            <w:tcBorders>
              <w:top w:val="nil"/>
              <w:left w:val="nil"/>
              <w:bottom w:val="single" w:sz="4" w:space="0" w:color="auto"/>
              <w:right w:val="single" w:sz="4" w:space="0" w:color="auto"/>
            </w:tcBorders>
            <w:shd w:val="clear" w:color="auto" w:fill="auto"/>
            <w:noWrap/>
            <w:vAlign w:val="bottom"/>
            <w:hideMark/>
          </w:tcPr>
          <w:p w14:paraId="2BB92530" w14:textId="77777777" w:rsidR="00187ACF" w:rsidRPr="003277C6" w:rsidRDefault="00187ACF" w:rsidP="00187ACF">
            <w:pPr>
              <w:jc w:val="right"/>
              <w:rPr>
                <w:color w:val="000000"/>
                <w:sz w:val="18"/>
                <w:szCs w:val="18"/>
                <w:lang w:eastAsia="en-US"/>
                <w:rPrChange w:id="5599" w:author="Aishwarya Balan" w:date="2019-03-04T11:52:00Z">
                  <w:rPr>
                    <w:color w:val="000000"/>
                    <w:sz w:val="22"/>
                    <w:szCs w:val="22"/>
                    <w:lang w:eastAsia="en-US"/>
                  </w:rPr>
                </w:rPrChange>
              </w:rPr>
            </w:pPr>
            <w:r w:rsidRPr="003277C6">
              <w:rPr>
                <w:color w:val="000000"/>
                <w:sz w:val="18"/>
                <w:szCs w:val="18"/>
                <w:lang w:eastAsia="en-US"/>
                <w:rPrChange w:id="5600" w:author="Aishwarya Balan" w:date="2019-03-04T11:52:00Z">
                  <w:rPr>
                    <w:color w:val="000000"/>
                    <w:sz w:val="22"/>
                    <w:szCs w:val="22"/>
                    <w:lang w:eastAsia="en-US"/>
                  </w:rPr>
                </w:rPrChange>
              </w:rPr>
              <w:t>16-Jun-19</w:t>
            </w:r>
          </w:p>
        </w:tc>
      </w:tr>
      <w:tr w:rsidR="00187ACF" w:rsidRPr="003277C6" w14:paraId="7F46DCAD" w14:textId="77777777" w:rsidTr="00187ACF">
        <w:trPr>
          <w:trHeight w:val="300"/>
        </w:trPr>
        <w:tc>
          <w:tcPr>
            <w:tcW w:w="584" w:type="pct"/>
            <w:tcBorders>
              <w:top w:val="nil"/>
              <w:left w:val="single" w:sz="4" w:space="0" w:color="auto"/>
              <w:bottom w:val="single" w:sz="4" w:space="0" w:color="auto"/>
              <w:right w:val="single" w:sz="4" w:space="0" w:color="auto"/>
            </w:tcBorders>
            <w:shd w:val="clear" w:color="auto" w:fill="auto"/>
            <w:noWrap/>
            <w:vAlign w:val="bottom"/>
            <w:hideMark/>
          </w:tcPr>
          <w:p w14:paraId="0AB92115" w14:textId="77777777" w:rsidR="00187ACF" w:rsidRPr="003277C6" w:rsidRDefault="00187ACF" w:rsidP="00187ACF">
            <w:pPr>
              <w:rPr>
                <w:color w:val="000000"/>
                <w:sz w:val="18"/>
                <w:szCs w:val="18"/>
                <w:lang w:eastAsia="en-US"/>
                <w:rPrChange w:id="5601" w:author="Aishwarya Balan" w:date="2019-03-04T11:52:00Z">
                  <w:rPr>
                    <w:color w:val="000000"/>
                    <w:sz w:val="22"/>
                    <w:szCs w:val="22"/>
                    <w:lang w:eastAsia="en-US"/>
                  </w:rPr>
                </w:rPrChange>
              </w:rPr>
            </w:pPr>
            <w:r w:rsidRPr="003277C6">
              <w:rPr>
                <w:color w:val="000000"/>
                <w:sz w:val="18"/>
                <w:szCs w:val="18"/>
                <w:lang w:eastAsia="en-US"/>
                <w:rPrChange w:id="5602" w:author="Aishwarya Balan" w:date="2019-03-04T11:52:00Z">
                  <w:rPr>
                    <w:color w:val="000000"/>
                    <w:sz w:val="22"/>
                    <w:szCs w:val="22"/>
                    <w:lang w:eastAsia="en-US"/>
                  </w:rPr>
                </w:rPrChange>
              </w:rPr>
              <w:t>CRC-REF-8</w:t>
            </w:r>
          </w:p>
        </w:tc>
        <w:tc>
          <w:tcPr>
            <w:tcW w:w="334" w:type="pct"/>
            <w:tcBorders>
              <w:top w:val="nil"/>
              <w:left w:val="nil"/>
              <w:bottom w:val="single" w:sz="4" w:space="0" w:color="auto"/>
              <w:right w:val="single" w:sz="4" w:space="0" w:color="auto"/>
            </w:tcBorders>
            <w:shd w:val="clear" w:color="auto" w:fill="auto"/>
            <w:noWrap/>
            <w:vAlign w:val="bottom"/>
            <w:hideMark/>
          </w:tcPr>
          <w:p w14:paraId="7B36C95D" w14:textId="77777777" w:rsidR="00187ACF" w:rsidRPr="003277C6" w:rsidRDefault="00187ACF" w:rsidP="00187ACF">
            <w:pPr>
              <w:jc w:val="right"/>
              <w:rPr>
                <w:color w:val="000000"/>
                <w:sz w:val="18"/>
                <w:szCs w:val="18"/>
                <w:lang w:eastAsia="en-US"/>
                <w:rPrChange w:id="5603" w:author="Aishwarya Balan" w:date="2019-03-04T11:52:00Z">
                  <w:rPr>
                    <w:color w:val="000000"/>
                    <w:sz w:val="22"/>
                    <w:szCs w:val="22"/>
                    <w:lang w:eastAsia="en-US"/>
                  </w:rPr>
                </w:rPrChange>
              </w:rPr>
            </w:pPr>
            <w:r w:rsidRPr="003277C6">
              <w:rPr>
                <w:color w:val="000000"/>
                <w:sz w:val="18"/>
                <w:szCs w:val="18"/>
                <w:lang w:eastAsia="en-US"/>
                <w:rPrChange w:id="5604" w:author="Aishwarya Balan" w:date="2019-03-04T11:52:00Z">
                  <w:rPr>
                    <w:color w:val="000000"/>
                    <w:sz w:val="22"/>
                    <w:szCs w:val="22"/>
                    <w:lang w:eastAsia="en-US"/>
                  </w:rPr>
                </w:rPrChange>
              </w:rPr>
              <w:t>1</w:t>
            </w:r>
          </w:p>
        </w:tc>
        <w:tc>
          <w:tcPr>
            <w:tcW w:w="824" w:type="pct"/>
            <w:tcBorders>
              <w:top w:val="nil"/>
              <w:left w:val="nil"/>
              <w:bottom w:val="single" w:sz="4" w:space="0" w:color="auto"/>
              <w:right w:val="single" w:sz="4" w:space="0" w:color="auto"/>
            </w:tcBorders>
            <w:shd w:val="clear" w:color="auto" w:fill="auto"/>
            <w:noWrap/>
            <w:vAlign w:val="bottom"/>
            <w:hideMark/>
          </w:tcPr>
          <w:p w14:paraId="7FD7F176" w14:textId="77777777" w:rsidR="00187ACF" w:rsidRPr="003277C6" w:rsidRDefault="00187ACF" w:rsidP="00187ACF">
            <w:pPr>
              <w:rPr>
                <w:color w:val="000000"/>
                <w:sz w:val="18"/>
                <w:szCs w:val="18"/>
                <w:lang w:eastAsia="en-US"/>
                <w:rPrChange w:id="5605" w:author="Aishwarya Balan" w:date="2019-03-04T11:52:00Z">
                  <w:rPr>
                    <w:color w:val="000000"/>
                    <w:sz w:val="22"/>
                    <w:szCs w:val="22"/>
                    <w:lang w:eastAsia="en-US"/>
                  </w:rPr>
                </w:rPrChange>
              </w:rPr>
            </w:pPr>
            <w:r w:rsidRPr="003277C6">
              <w:rPr>
                <w:color w:val="000000"/>
                <w:sz w:val="18"/>
                <w:szCs w:val="18"/>
                <w:lang w:eastAsia="en-US"/>
                <w:rPrChange w:id="5606" w:author="Aishwarya Balan" w:date="2019-03-04T11:52:00Z">
                  <w:rPr>
                    <w:color w:val="000000"/>
                    <w:sz w:val="22"/>
                    <w:szCs w:val="22"/>
                    <w:lang w:eastAsia="en-US"/>
                  </w:rPr>
                </w:rPrChange>
              </w:rPr>
              <w:t>SEZ New Metals</w:t>
            </w:r>
          </w:p>
        </w:tc>
        <w:tc>
          <w:tcPr>
            <w:tcW w:w="887" w:type="pct"/>
            <w:tcBorders>
              <w:top w:val="nil"/>
              <w:left w:val="nil"/>
              <w:bottom w:val="single" w:sz="4" w:space="0" w:color="auto"/>
              <w:right w:val="single" w:sz="4" w:space="0" w:color="auto"/>
            </w:tcBorders>
            <w:shd w:val="clear" w:color="auto" w:fill="auto"/>
            <w:noWrap/>
            <w:vAlign w:val="bottom"/>
            <w:hideMark/>
          </w:tcPr>
          <w:p w14:paraId="1A5745AA" w14:textId="77777777" w:rsidR="00187ACF" w:rsidRPr="003277C6" w:rsidRDefault="00187ACF" w:rsidP="00187ACF">
            <w:pPr>
              <w:rPr>
                <w:color w:val="000000"/>
                <w:sz w:val="18"/>
                <w:szCs w:val="18"/>
                <w:lang w:eastAsia="en-US"/>
                <w:rPrChange w:id="5607" w:author="Aishwarya Balan" w:date="2019-03-04T11:52:00Z">
                  <w:rPr>
                    <w:color w:val="000000"/>
                    <w:sz w:val="22"/>
                    <w:szCs w:val="22"/>
                    <w:lang w:eastAsia="en-US"/>
                  </w:rPr>
                </w:rPrChange>
              </w:rPr>
            </w:pPr>
            <w:r w:rsidRPr="003277C6">
              <w:rPr>
                <w:color w:val="000000"/>
                <w:sz w:val="18"/>
                <w:szCs w:val="18"/>
                <w:lang w:eastAsia="en-US"/>
                <w:rPrChange w:id="5608" w:author="Aishwarya Balan" w:date="2019-03-04T11:52:00Z">
                  <w:rPr>
                    <w:color w:val="000000"/>
                    <w:sz w:val="22"/>
                    <w:szCs w:val="22"/>
                    <w:lang w:eastAsia="en-US"/>
                  </w:rPr>
                </w:rPrChange>
              </w:rPr>
              <w:t>Invoice</w:t>
            </w:r>
          </w:p>
        </w:tc>
        <w:tc>
          <w:tcPr>
            <w:tcW w:w="466" w:type="pct"/>
            <w:tcBorders>
              <w:top w:val="nil"/>
              <w:left w:val="nil"/>
              <w:bottom w:val="single" w:sz="4" w:space="0" w:color="auto"/>
              <w:right w:val="single" w:sz="4" w:space="0" w:color="auto"/>
            </w:tcBorders>
            <w:shd w:val="clear" w:color="auto" w:fill="auto"/>
            <w:noWrap/>
            <w:vAlign w:val="bottom"/>
            <w:hideMark/>
          </w:tcPr>
          <w:p w14:paraId="21183FBC" w14:textId="77777777" w:rsidR="00187ACF" w:rsidRPr="003277C6" w:rsidRDefault="00187ACF" w:rsidP="00187ACF">
            <w:pPr>
              <w:rPr>
                <w:color w:val="000000"/>
                <w:sz w:val="18"/>
                <w:szCs w:val="18"/>
                <w:lang w:eastAsia="en-US"/>
                <w:rPrChange w:id="5609" w:author="Aishwarya Balan" w:date="2019-03-04T11:52:00Z">
                  <w:rPr>
                    <w:color w:val="000000"/>
                    <w:sz w:val="22"/>
                    <w:szCs w:val="22"/>
                    <w:lang w:eastAsia="en-US"/>
                  </w:rPr>
                </w:rPrChange>
              </w:rPr>
            </w:pPr>
            <w:r w:rsidRPr="003277C6">
              <w:rPr>
                <w:color w:val="000000"/>
                <w:sz w:val="18"/>
                <w:szCs w:val="18"/>
                <w:lang w:eastAsia="en-US"/>
                <w:rPrChange w:id="5610" w:author="Aishwarya Balan" w:date="2019-03-04T11:52:00Z">
                  <w:rPr>
                    <w:color w:val="000000"/>
                    <w:sz w:val="22"/>
                    <w:szCs w:val="22"/>
                    <w:lang w:eastAsia="en-US"/>
                  </w:rPr>
                </w:rPrChange>
              </w:rPr>
              <w:t> </w:t>
            </w:r>
          </w:p>
        </w:tc>
        <w:tc>
          <w:tcPr>
            <w:tcW w:w="501" w:type="pct"/>
            <w:tcBorders>
              <w:top w:val="nil"/>
              <w:left w:val="nil"/>
              <w:bottom w:val="single" w:sz="4" w:space="0" w:color="auto"/>
              <w:right w:val="single" w:sz="4" w:space="0" w:color="auto"/>
            </w:tcBorders>
            <w:shd w:val="clear" w:color="auto" w:fill="auto"/>
            <w:noWrap/>
            <w:vAlign w:val="bottom"/>
            <w:hideMark/>
          </w:tcPr>
          <w:p w14:paraId="3A51D2E2" w14:textId="77777777" w:rsidR="00187ACF" w:rsidRPr="003277C6" w:rsidRDefault="00187ACF" w:rsidP="00187ACF">
            <w:pPr>
              <w:rPr>
                <w:color w:val="000000"/>
                <w:sz w:val="18"/>
                <w:szCs w:val="18"/>
                <w:lang w:eastAsia="en-US"/>
                <w:rPrChange w:id="5611" w:author="Aishwarya Balan" w:date="2019-03-04T11:52:00Z">
                  <w:rPr>
                    <w:color w:val="000000"/>
                    <w:sz w:val="22"/>
                    <w:szCs w:val="22"/>
                    <w:lang w:eastAsia="en-US"/>
                  </w:rPr>
                </w:rPrChange>
              </w:rPr>
            </w:pPr>
            <w:r w:rsidRPr="003277C6">
              <w:rPr>
                <w:color w:val="000000"/>
                <w:sz w:val="18"/>
                <w:szCs w:val="18"/>
                <w:lang w:eastAsia="en-US"/>
                <w:rPrChange w:id="5612" w:author="Aishwarya Balan" w:date="2019-03-04T11:52:00Z">
                  <w:rPr>
                    <w:color w:val="000000"/>
                    <w:sz w:val="22"/>
                    <w:szCs w:val="22"/>
                    <w:lang w:eastAsia="en-US"/>
                  </w:rPr>
                </w:rPrChange>
              </w:rPr>
              <w:t>SC-1</w:t>
            </w:r>
          </w:p>
        </w:tc>
        <w:tc>
          <w:tcPr>
            <w:tcW w:w="462" w:type="pct"/>
            <w:tcBorders>
              <w:top w:val="nil"/>
              <w:left w:val="nil"/>
              <w:bottom w:val="single" w:sz="4" w:space="0" w:color="auto"/>
              <w:right w:val="single" w:sz="4" w:space="0" w:color="auto"/>
            </w:tcBorders>
            <w:shd w:val="clear" w:color="auto" w:fill="auto"/>
            <w:noWrap/>
            <w:vAlign w:val="bottom"/>
            <w:hideMark/>
          </w:tcPr>
          <w:p w14:paraId="7013FBCB" w14:textId="77777777" w:rsidR="00187ACF" w:rsidRPr="003277C6" w:rsidRDefault="00187ACF" w:rsidP="00187ACF">
            <w:pPr>
              <w:jc w:val="right"/>
              <w:rPr>
                <w:color w:val="000000"/>
                <w:sz w:val="18"/>
                <w:szCs w:val="18"/>
                <w:lang w:eastAsia="en-US"/>
                <w:rPrChange w:id="5613" w:author="Aishwarya Balan" w:date="2019-03-04T11:52:00Z">
                  <w:rPr>
                    <w:color w:val="000000"/>
                    <w:sz w:val="22"/>
                    <w:szCs w:val="22"/>
                    <w:lang w:eastAsia="en-US"/>
                  </w:rPr>
                </w:rPrChange>
              </w:rPr>
            </w:pPr>
            <w:r w:rsidRPr="003277C6">
              <w:rPr>
                <w:color w:val="000000"/>
                <w:sz w:val="18"/>
                <w:szCs w:val="18"/>
                <w:lang w:eastAsia="en-US"/>
                <w:rPrChange w:id="5614" w:author="Aishwarya Balan" w:date="2019-03-04T11:52:00Z">
                  <w:rPr>
                    <w:color w:val="000000"/>
                    <w:sz w:val="22"/>
                    <w:szCs w:val="22"/>
                    <w:lang w:eastAsia="en-US"/>
                  </w:rPr>
                </w:rPrChange>
              </w:rPr>
              <w:t>80,000</w:t>
            </w:r>
          </w:p>
        </w:tc>
        <w:tc>
          <w:tcPr>
            <w:tcW w:w="333" w:type="pct"/>
            <w:tcBorders>
              <w:top w:val="nil"/>
              <w:left w:val="nil"/>
              <w:bottom w:val="single" w:sz="4" w:space="0" w:color="auto"/>
              <w:right w:val="single" w:sz="4" w:space="0" w:color="auto"/>
            </w:tcBorders>
            <w:shd w:val="clear" w:color="auto" w:fill="auto"/>
            <w:noWrap/>
            <w:vAlign w:val="bottom"/>
            <w:hideMark/>
          </w:tcPr>
          <w:p w14:paraId="49AF96D4" w14:textId="77777777" w:rsidR="00187ACF" w:rsidRPr="003277C6" w:rsidRDefault="00187ACF" w:rsidP="00187ACF">
            <w:pPr>
              <w:rPr>
                <w:color w:val="000000"/>
                <w:sz w:val="18"/>
                <w:szCs w:val="18"/>
                <w:lang w:eastAsia="en-US"/>
                <w:rPrChange w:id="5615" w:author="Aishwarya Balan" w:date="2019-03-04T11:52:00Z">
                  <w:rPr>
                    <w:color w:val="000000"/>
                    <w:sz w:val="22"/>
                    <w:szCs w:val="22"/>
                    <w:lang w:eastAsia="en-US"/>
                  </w:rPr>
                </w:rPrChange>
              </w:rPr>
            </w:pPr>
            <w:r w:rsidRPr="003277C6">
              <w:rPr>
                <w:color w:val="000000"/>
                <w:sz w:val="18"/>
                <w:szCs w:val="18"/>
                <w:lang w:eastAsia="en-US"/>
                <w:rPrChange w:id="5616" w:author="Aishwarya Balan" w:date="2019-03-04T11:52:00Z">
                  <w:rPr>
                    <w:color w:val="000000"/>
                    <w:sz w:val="22"/>
                    <w:szCs w:val="22"/>
                    <w:lang w:eastAsia="en-US"/>
                  </w:rPr>
                </w:rPrChange>
              </w:rPr>
              <w:t>EUR</w:t>
            </w:r>
          </w:p>
        </w:tc>
        <w:tc>
          <w:tcPr>
            <w:tcW w:w="607" w:type="pct"/>
            <w:tcBorders>
              <w:top w:val="nil"/>
              <w:left w:val="nil"/>
              <w:bottom w:val="single" w:sz="4" w:space="0" w:color="auto"/>
              <w:right w:val="single" w:sz="4" w:space="0" w:color="auto"/>
            </w:tcBorders>
            <w:shd w:val="clear" w:color="auto" w:fill="auto"/>
            <w:noWrap/>
            <w:vAlign w:val="bottom"/>
            <w:hideMark/>
          </w:tcPr>
          <w:p w14:paraId="703A150F" w14:textId="77777777" w:rsidR="00187ACF" w:rsidRPr="003277C6" w:rsidRDefault="00187ACF" w:rsidP="00187ACF">
            <w:pPr>
              <w:jc w:val="right"/>
              <w:rPr>
                <w:color w:val="000000"/>
                <w:sz w:val="18"/>
                <w:szCs w:val="18"/>
                <w:lang w:eastAsia="en-US"/>
                <w:rPrChange w:id="5617" w:author="Aishwarya Balan" w:date="2019-03-04T11:52:00Z">
                  <w:rPr>
                    <w:color w:val="000000"/>
                    <w:sz w:val="22"/>
                    <w:szCs w:val="22"/>
                    <w:lang w:eastAsia="en-US"/>
                  </w:rPr>
                </w:rPrChange>
              </w:rPr>
            </w:pPr>
            <w:r w:rsidRPr="003277C6">
              <w:rPr>
                <w:color w:val="000000"/>
                <w:sz w:val="18"/>
                <w:szCs w:val="18"/>
                <w:lang w:eastAsia="en-US"/>
                <w:rPrChange w:id="5618" w:author="Aishwarya Balan" w:date="2019-03-04T11:52:00Z">
                  <w:rPr>
                    <w:color w:val="000000"/>
                    <w:sz w:val="22"/>
                    <w:szCs w:val="22"/>
                    <w:lang w:eastAsia="en-US"/>
                  </w:rPr>
                </w:rPrChange>
              </w:rPr>
              <w:t>15-Jan-19</w:t>
            </w:r>
          </w:p>
        </w:tc>
      </w:tr>
      <w:tr w:rsidR="00187ACF" w:rsidRPr="003277C6" w14:paraId="61E115B3" w14:textId="77777777" w:rsidTr="00187ACF">
        <w:trPr>
          <w:trHeight w:val="300"/>
        </w:trPr>
        <w:tc>
          <w:tcPr>
            <w:tcW w:w="584" w:type="pct"/>
            <w:tcBorders>
              <w:top w:val="nil"/>
              <w:left w:val="single" w:sz="4" w:space="0" w:color="auto"/>
              <w:bottom w:val="single" w:sz="4" w:space="0" w:color="auto"/>
              <w:right w:val="single" w:sz="4" w:space="0" w:color="auto"/>
            </w:tcBorders>
            <w:shd w:val="clear" w:color="auto" w:fill="auto"/>
            <w:noWrap/>
            <w:vAlign w:val="bottom"/>
            <w:hideMark/>
          </w:tcPr>
          <w:p w14:paraId="5C8CDF58" w14:textId="77777777" w:rsidR="00187ACF" w:rsidRPr="003277C6" w:rsidRDefault="00187ACF" w:rsidP="00187ACF">
            <w:pPr>
              <w:rPr>
                <w:color w:val="000000"/>
                <w:sz w:val="18"/>
                <w:szCs w:val="18"/>
                <w:lang w:eastAsia="en-US"/>
                <w:rPrChange w:id="5619" w:author="Aishwarya Balan" w:date="2019-03-04T11:52:00Z">
                  <w:rPr>
                    <w:color w:val="000000"/>
                    <w:sz w:val="22"/>
                    <w:szCs w:val="22"/>
                    <w:lang w:eastAsia="en-US"/>
                  </w:rPr>
                </w:rPrChange>
              </w:rPr>
            </w:pPr>
            <w:r w:rsidRPr="003277C6">
              <w:rPr>
                <w:color w:val="000000"/>
                <w:sz w:val="18"/>
                <w:szCs w:val="18"/>
                <w:lang w:eastAsia="en-US"/>
                <w:rPrChange w:id="5620" w:author="Aishwarya Balan" w:date="2019-03-04T11:52:00Z">
                  <w:rPr>
                    <w:color w:val="000000"/>
                    <w:sz w:val="22"/>
                    <w:szCs w:val="22"/>
                    <w:lang w:eastAsia="en-US"/>
                  </w:rPr>
                </w:rPrChange>
              </w:rPr>
              <w:t>CRC-REF-8</w:t>
            </w:r>
          </w:p>
        </w:tc>
        <w:tc>
          <w:tcPr>
            <w:tcW w:w="334" w:type="pct"/>
            <w:tcBorders>
              <w:top w:val="nil"/>
              <w:left w:val="nil"/>
              <w:bottom w:val="single" w:sz="4" w:space="0" w:color="auto"/>
              <w:right w:val="single" w:sz="4" w:space="0" w:color="auto"/>
            </w:tcBorders>
            <w:shd w:val="clear" w:color="auto" w:fill="auto"/>
            <w:noWrap/>
            <w:vAlign w:val="bottom"/>
            <w:hideMark/>
          </w:tcPr>
          <w:p w14:paraId="23610E9C" w14:textId="77777777" w:rsidR="00187ACF" w:rsidRPr="003277C6" w:rsidRDefault="00187ACF" w:rsidP="00187ACF">
            <w:pPr>
              <w:jc w:val="right"/>
              <w:rPr>
                <w:color w:val="000000"/>
                <w:sz w:val="18"/>
                <w:szCs w:val="18"/>
                <w:lang w:eastAsia="en-US"/>
                <w:rPrChange w:id="5621" w:author="Aishwarya Balan" w:date="2019-03-04T11:52:00Z">
                  <w:rPr>
                    <w:color w:val="000000"/>
                    <w:sz w:val="22"/>
                    <w:szCs w:val="22"/>
                    <w:lang w:eastAsia="en-US"/>
                  </w:rPr>
                </w:rPrChange>
              </w:rPr>
            </w:pPr>
            <w:r w:rsidRPr="003277C6">
              <w:rPr>
                <w:color w:val="000000"/>
                <w:sz w:val="18"/>
                <w:szCs w:val="18"/>
                <w:lang w:eastAsia="en-US"/>
                <w:rPrChange w:id="5622" w:author="Aishwarya Balan" w:date="2019-03-04T11:52:00Z">
                  <w:rPr>
                    <w:color w:val="000000"/>
                    <w:sz w:val="22"/>
                    <w:szCs w:val="22"/>
                    <w:lang w:eastAsia="en-US"/>
                  </w:rPr>
                </w:rPrChange>
              </w:rPr>
              <w:t>2</w:t>
            </w:r>
          </w:p>
        </w:tc>
        <w:tc>
          <w:tcPr>
            <w:tcW w:w="824" w:type="pct"/>
            <w:tcBorders>
              <w:top w:val="nil"/>
              <w:left w:val="nil"/>
              <w:bottom w:val="single" w:sz="4" w:space="0" w:color="auto"/>
              <w:right w:val="single" w:sz="4" w:space="0" w:color="auto"/>
            </w:tcBorders>
            <w:shd w:val="clear" w:color="auto" w:fill="auto"/>
            <w:noWrap/>
            <w:vAlign w:val="bottom"/>
            <w:hideMark/>
          </w:tcPr>
          <w:p w14:paraId="5D7A2FC4" w14:textId="77777777" w:rsidR="00187ACF" w:rsidRPr="003277C6" w:rsidRDefault="00187ACF" w:rsidP="00187ACF">
            <w:pPr>
              <w:rPr>
                <w:color w:val="000000"/>
                <w:sz w:val="18"/>
                <w:szCs w:val="18"/>
                <w:lang w:eastAsia="en-US"/>
                <w:rPrChange w:id="5623" w:author="Aishwarya Balan" w:date="2019-03-04T11:52:00Z">
                  <w:rPr>
                    <w:color w:val="000000"/>
                    <w:sz w:val="22"/>
                    <w:szCs w:val="22"/>
                    <w:lang w:eastAsia="en-US"/>
                  </w:rPr>
                </w:rPrChange>
              </w:rPr>
            </w:pPr>
            <w:r w:rsidRPr="003277C6">
              <w:rPr>
                <w:color w:val="000000"/>
                <w:sz w:val="18"/>
                <w:szCs w:val="18"/>
                <w:lang w:eastAsia="en-US"/>
                <w:rPrChange w:id="5624" w:author="Aishwarya Balan" w:date="2019-03-04T11:52:00Z">
                  <w:rPr>
                    <w:color w:val="000000"/>
                    <w:sz w:val="22"/>
                    <w:szCs w:val="22"/>
                    <w:lang w:eastAsia="en-US"/>
                  </w:rPr>
                </w:rPrChange>
              </w:rPr>
              <w:t>SEZ New Metals</w:t>
            </w:r>
          </w:p>
        </w:tc>
        <w:tc>
          <w:tcPr>
            <w:tcW w:w="887" w:type="pct"/>
            <w:tcBorders>
              <w:top w:val="nil"/>
              <w:left w:val="nil"/>
              <w:bottom w:val="single" w:sz="4" w:space="0" w:color="auto"/>
              <w:right w:val="single" w:sz="4" w:space="0" w:color="auto"/>
            </w:tcBorders>
            <w:shd w:val="clear" w:color="auto" w:fill="auto"/>
            <w:noWrap/>
            <w:vAlign w:val="bottom"/>
            <w:hideMark/>
          </w:tcPr>
          <w:p w14:paraId="33875BC7" w14:textId="77777777" w:rsidR="00187ACF" w:rsidRPr="003277C6" w:rsidRDefault="00187ACF" w:rsidP="00187ACF">
            <w:pPr>
              <w:rPr>
                <w:color w:val="000000"/>
                <w:sz w:val="18"/>
                <w:szCs w:val="18"/>
                <w:lang w:eastAsia="en-US"/>
                <w:rPrChange w:id="5625" w:author="Aishwarya Balan" w:date="2019-03-04T11:52:00Z">
                  <w:rPr>
                    <w:color w:val="000000"/>
                    <w:sz w:val="22"/>
                    <w:szCs w:val="22"/>
                    <w:lang w:eastAsia="en-US"/>
                  </w:rPr>
                </w:rPrChange>
              </w:rPr>
            </w:pPr>
            <w:r w:rsidRPr="003277C6">
              <w:rPr>
                <w:color w:val="000000"/>
                <w:sz w:val="18"/>
                <w:szCs w:val="18"/>
                <w:lang w:eastAsia="en-US"/>
                <w:rPrChange w:id="5626" w:author="Aishwarya Balan" w:date="2019-03-04T11:52:00Z">
                  <w:rPr>
                    <w:color w:val="000000"/>
                    <w:sz w:val="22"/>
                    <w:szCs w:val="22"/>
                    <w:lang w:eastAsia="en-US"/>
                  </w:rPr>
                </w:rPrChange>
              </w:rPr>
              <w:t>Invoice</w:t>
            </w:r>
          </w:p>
        </w:tc>
        <w:tc>
          <w:tcPr>
            <w:tcW w:w="466" w:type="pct"/>
            <w:tcBorders>
              <w:top w:val="nil"/>
              <w:left w:val="nil"/>
              <w:bottom w:val="single" w:sz="4" w:space="0" w:color="auto"/>
              <w:right w:val="single" w:sz="4" w:space="0" w:color="auto"/>
            </w:tcBorders>
            <w:shd w:val="clear" w:color="auto" w:fill="auto"/>
            <w:noWrap/>
            <w:vAlign w:val="bottom"/>
            <w:hideMark/>
          </w:tcPr>
          <w:p w14:paraId="6AD8B882" w14:textId="77777777" w:rsidR="00187ACF" w:rsidRPr="003277C6" w:rsidRDefault="00187ACF" w:rsidP="00187ACF">
            <w:pPr>
              <w:rPr>
                <w:color w:val="000000"/>
                <w:sz w:val="18"/>
                <w:szCs w:val="18"/>
                <w:lang w:eastAsia="en-US"/>
                <w:rPrChange w:id="5627" w:author="Aishwarya Balan" w:date="2019-03-04T11:52:00Z">
                  <w:rPr>
                    <w:color w:val="000000"/>
                    <w:sz w:val="22"/>
                    <w:szCs w:val="22"/>
                    <w:lang w:eastAsia="en-US"/>
                  </w:rPr>
                </w:rPrChange>
              </w:rPr>
            </w:pPr>
            <w:r w:rsidRPr="003277C6">
              <w:rPr>
                <w:color w:val="000000"/>
                <w:sz w:val="18"/>
                <w:szCs w:val="18"/>
                <w:lang w:eastAsia="en-US"/>
                <w:rPrChange w:id="5628" w:author="Aishwarya Balan" w:date="2019-03-04T11:52:00Z">
                  <w:rPr>
                    <w:color w:val="000000"/>
                    <w:sz w:val="22"/>
                    <w:szCs w:val="22"/>
                    <w:lang w:eastAsia="en-US"/>
                  </w:rPr>
                </w:rPrChange>
              </w:rPr>
              <w:t> </w:t>
            </w:r>
          </w:p>
        </w:tc>
        <w:tc>
          <w:tcPr>
            <w:tcW w:w="501" w:type="pct"/>
            <w:tcBorders>
              <w:top w:val="nil"/>
              <w:left w:val="nil"/>
              <w:bottom w:val="single" w:sz="4" w:space="0" w:color="auto"/>
              <w:right w:val="single" w:sz="4" w:space="0" w:color="auto"/>
            </w:tcBorders>
            <w:shd w:val="clear" w:color="auto" w:fill="auto"/>
            <w:noWrap/>
            <w:vAlign w:val="bottom"/>
            <w:hideMark/>
          </w:tcPr>
          <w:p w14:paraId="172B3D8D" w14:textId="77777777" w:rsidR="00187ACF" w:rsidRPr="003277C6" w:rsidRDefault="00187ACF" w:rsidP="00187ACF">
            <w:pPr>
              <w:rPr>
                <w:color w:val="000000"/>
                <w:sz w:val="18"/>
                <w:szCs w:val="18"/>
                <w:lang w:eastAsia="en-US"/>
                <w:rPrChange w:id="5629" w:author="Aishwarya Balan" w:date="2019-03-04T11:52:00Z">
                  <w:rPr>
                    <w:color w:val="000000"/>
                    <w:sz w:val="22"/>
                    <w:szCs w:val="22"/>
                    <w:lang w:eastAsia="en-US"/>
                  </w:rPr>
                </w:rPrChange>
              </w:rPr>
            </w:pPr>
            <w:r w:rsidRPr="003277C6">
              <w:rPr>
                <w:color w:val="000000"/>
                <w:sz w:val="18"/>
                <w:szCs w:val="18"/>
                <w:lang w:eastAsia="en-US"/>
                <w:rPrChange w:id="5630" w:author="Aishwarya Balan" w:date="2019-03-04T11:52:00Z">
                  <w:rPr>
                    <w:color w:val="000000"/>
                    <w:sz w:val="22"/>
                    <w:szCs w:val="22"/>
                    <w:lang w:eastAsia="en-US"/>
                  </w:rPr>
                </w:rPrChange>
              </w:rPr>
              <w:t>SC-2</w:t>
            </w:r>
          </w:p>
        </w:tc>
        <w:tc>
          <w:tcPr>
            <w:tcW w:w="462" w:type="pct"/>
            <w:tcBorders>
              <w:top w:val="nil"/>
              <w:left w:val="nil"/>
              <w:bottom w:val="single" w:sz="4" w:space="0" w:color="auto"/>
              <w:right w:val="single" w:sz="4" w:space="0" w:color="auto"/>
            </w:tcBorders>
            <w:shd w:val="clear" w:color="auto" w:fill="auto"/>
            <w:noWrap/>
            <w:vAlign w:val="bottom"/>
            <w:hideMark/>
          </w:tcPr>
          <w:p w14:paraId="70E51A78" w14:textId="77777777" w:rsidR="00187ACF" w:rsidRPr="003277C6" w:rsidRDefault="00187ACF" w:rsidP="00187ACF">
            <w:pPr>
              <w:jc w:val="right"/>
              <w:rPr>
                <w:color w:val="000000"/>
                <w:sz w:val="18"/>
                <w:szCs w:val="18"/>
                <w:lang w:eastAsia="en-US"/>
                <w:rPrChange w:id="5631" w:author="Aishwarya Balan" w:date="2019-03-04T11:52:00Z">
                  <w:rPr>
                    <w:color w:val="000000"/>
                    <w:sz w:val="22"/>
                    <w:szCs w:val="22"/>
                    <w:lang w:eastAsia="en-US"/>
                  </w:rPr>
                </w:rPrChange>
              </w:rPr>
            </w:pPr>
            <w:r w:rsidRPr="003277C6">
              <w:rPr>
                <w:color w:val="000000"/>
                <w:sz w:val="18"/>
                <w:szCs w:val="18"/>
                <w:lang w:eastAsia="en-US"/>
                <w:rPrChange w:id="5632" w:author="Aishwarya Balan" w:date="2019-03-04T11:52:00Z">
                  <w:rPr>
                    <w:color w:val="000000"/>
                    <w:sz w:val="22"/>
                    <w:szCs w:val="22"/>
                    <w:lang w:eastAsia="en-US"/>
                  </w:rPr>
                </w:rPrChange>
              </w:rPr>
              <w:t>100,000</w:t>
            </w:r>
          </w:p>
        </w:tc>
        <w:tc>
          <w:tcPr>
            <w:tcW w:w="333" w:type="pct"/>
            <w:tcBorders>
              <w:top w:val="nil"/>
              <w:left w:val="nil"/>
              <w:bottom w:val="single" w:sz="4" w:space="0" w:color="auto"/>
              <w:right w:val="single" w:sz="4" w:space="0" w:color="auto"/>
            </w:tcBorders>
            <w:shd w:val="clear" w:color="auto" w:fill="auto"/>
            <w:noWrap/>
            <w:vAlign w:val="bottom"/>
            <w:hideMark/>
          </w:tcPr>
          <w:p w14:paraId="20355C0A" w14:textId="77777777" w:rsidR="00187ACF" w:rsidRPr="003277C6" w:rsidRDefault="00187ACF" w:rsidP="00187ACF">
            <w:pPr>
              <w:rPr>
                <w:color w:val="000000"/>
                <w:sz w:val="18"/>
                <w:szCs w:val="18"/>
                <w:lang w:eastAsia="en-US"/>
                <w:rPrChange w:id="5633" w:author="Aishwarya Balan" w:date="2019-03-04T11:52:00Z">
                  <w:rPr>
                    <w:color w:val="000000"/>
                    <w:sz w:val="22"/>
                    <w:szCs w:val="22"/>
                    <w:lang w:eastAsia="en-US"/>
                  </w:rPr>
                </w:rPrChange>
              </w:rPr>
            </w:pPr>
            <w:r w:rsidRPr="003277C6">
              <w:rPr>
                <w:color w:val="000000"/>
                <w:sz w:val="18"/>
                <w:szCs w:val="18"/>
                <w:lang w:eastAsia="en-US"/>
                <w:rPrChange w:id="5634" w:author="Aishwarya Balan" w:date="2019-03-04T11:52:00Z">
                  <w:rPr>
                    <w:color w:val="000000"/>
                    <w:sz w:val="22"/>
                    <w:szCs w:val="22"/>
                    <w:lang w:eastAsia="en-US"/>
                  </w:rPr>
                </w:rPrChange>
              </w:rPr>
              <w:t>EUR</w:t>
            </w:r>
          </w:p>
        </w:tc>
        <w:tc>
          <w:tcPr>
            <w:tcW w:w="607" w:type="pct"/>
            <w:tcBorders>
              <w:top w:val="nil"/>
              <w:left w:val="nil"/>
              <w:bottom w:val="single" w:sz="4" w:space="0" w:color="auto"/>
              <w:right w:val="single" w:sz="4" w:space="0" w:color="auto"/>
            </w:tcBorders>
            <w:shd w:val="clear" w:color="auto" w:fill="auto"/>
            <w:noWrap/>
            <w:vAlign w:val="bottom"/>
            <w:hideMark/>
          </w:tcPr>
          <w:p w14:paraId="3A18BB95" w14:textId="77777777" w:rsidR="00187ACF" w:rsidRPr="003277C6" w:rsidRDefault="00187ACF" w:rsidP="00187ACF">
            <w:pPr>
              <w:jc w:val="right"/>
              <w:rPr>
                <w:color w:val="000000"/>
                <w:sz w:val="18"/>
                <w:szCs w:val="18"/>
                <w:lang w:eastAsia="en-US"/>
                <w:rPrChange w:id="5635" w:author="Aishwarya Balan" w:date="2019-03-04T11:52:00Z">
                  <w:rPr>
                    <w:color w:val="000000"/>
                    <w:sz w:val="22"/>
                    <w:szCs w:val="22"/>
                    <w:lang w:eastAsia="en-US"/>
                  </w:rPr>
                </w:rPrChange>
              </w:rPr>
            </w:pPr>
            <w:r w:rsidRPr="003277C6">
              <w:rPr>
                <w:color w:val="000000"/>
                <w:sz w:val="18"/>
                <w:szCs w:val="18"/>
                <w:lang w:eastAsia="en-US"/>
                <w:rPrChange w:id="5636" w:author="Aishwarya Balan" w:date="2019-03-04T11:52:00Z">
                  <w:rPr>
                    <w:color w:val="000000"/>
                    <w:sz w:val="22"/>
                    <w:szCs w:val="22"/>
                    <w:lang w:eastAsia="en-US"/>
                  </w:rPr>
                </w:rPrChange>
              </w:rPr>
              <w:t>10-Apr-19</w:t>
            </w:r>
          </w:p>
        </w:tc>
      </w:tr>
      <w:tr w:rsidR="00187ACF" w:rsidRPr="003277C6" w14:paraId="57E3B254" w14:textId="77777777" w:rsidTr="00187ACF">
        <w:trPr>
          <w:trHeight w:val="300"/>
        </w:trPr>
        <w:tc>
          <w:tcPr>
            <w:tcW w:w="584" w:type="pct"/>
            <w:tcBorders>
              <w:top w:val="nil"/>
              <w:left w:val="single" w:sz="4" w:space="0" w:color="auto"/>
              <w:bottom w:val="single" w:sz="4" w:space="0" w:color="auto"/>
              <w:right w:val="single" w:sz="4" w:space="0" w:color="auto"/>
            </w:tcBorders>
            <w:shd w:val="clear" w:color="auto" w:fill="auto"/>
            <w:noWrap/>
            <w:vAlign w:val="bottom"/>
            <w:hideMark/>
          </w:tcPr>
          <w:p w14:paraId="130A5450" w14:textId="77777777" w:rsidR="00187ACF" w:rsidRPr="003277C6" w:rsidRDefault="00187ACF" w:rsidP="00187ACF">
            <w:pPr>
              <w:rPr>
                <w:color w:val="000000"/>
                <w:sz w:val="18"/>
                <w:szCs w:val="18"/>
                <w:lang w:eastAsia="en-US"/>
                <w:rPrChange w:id="5637" w:author="Aishwarya Balan" w:date="2019-03-04T11:52:00Z">
                  <w:rPr>
                    <w:color w:val="000000"/>
                    <w:sz w:val="22"/>
                    <w:szCs w:val="22"/>
                    <w:lang w:eastAsia="en-US"/>
                  </w:rPr>
                </w:rPrChange>
              </w:rPr>
            </w:pPr>
            <w:r w:rsidRPr="003277C6">
              <w:rPr>
                <w:color w:val="000000"/>
                <w:sz w:val="18"/>
                <w:szCs w:val="18"/>
                <w:lang w:eastAsia="en-US"/>
                <w:rPrChange w:id="5638" w:author="Aishwarya Balan" w:date="2019-03-04T11:52:00Z">
                  <w:rPr>
                    <w:color w:val="000000"/>
                    <w:sz w:val="22"/>
                    <w:szCs w:val="22"/>
                    <w:lang w:eastAsia="en-US"/>
                  </w:rPr>
                </w:rPrChange>
              </w:rPr>
              <w:t>CRC-REF-8</w:t>
            </w:r>
          </w:p>
        </w:tc>
        <w:tc>
          <w:tcPr>
            <w:tcW w:w="334" w:type="pct"/>
            <w:tcBorders>
              <w:top w:val="nil"/>
              <w:left w:val="nil"/>
              <w:bottom w:val="single" w:sz="4" w:space="0" w:color="auto"/>
              <w:right w:val="single" w:sz="4" w:space="0" w:color="auto"/>
            </w:tcBorders>
            <w:shd w:val="clear" w:color="auto" w:fill="auto"/>
            <w:noWrap/>
            <w:vAlign w:val="bottom"/>
            <w:hideMark/>
          </w:tcPr>
          <w:p w14:paraId="0E514434" w14:textId="77777777" w:rsidR="00187ACF" w:rsidRPr="003277C6" w:rsidRDefault="00187ACF" w:rsidP="00187ACF">
            <w:pPr>
              <w:jc w:val="right"/>
              <w:rPr>
                <w:color w:val="000000"/>
                <w:sz w:val="18"/>
                <w:szCs w:val="18"/>
                <w:lang w:eastAsia="en-US"/>
                <w:rPrChange w:id="5639" w:author="Aishwarya Balan" w:date="2019-03-04T11:52:00Z">
                  <w:rPr>
                    <w:color w:val="000000"/>
                    <w:sz w:val="22"/>
                    <w:szCs w:val="22"/>
                    <w:lang w:eastAsia="en-US"/>
                  </w:rPr>
                </w:rPrChange>
              </w:rPr>
            </w:pPr>
            <w:r w:rsidRPr="003277C6">
              <w:rPr>
                <w:color w:val="000000"/>
                <w:sz w:val="18"/>
                <w:szCs w:val="18"/>
                <w:lang w:eastAsia="en-US"/>
                <w:rPrChange w:id="5640" w:author="Aishwarya Balan" w:date="2019-03-04T11:52:00Z">
                  <w:rPr>
                    <w:color w:val="000000"/>
                    <w:sz w:val="22"/>
                    <w:szCs w:val="22"/>
                    <w:lang w:eastAsia="en-US"/>
                  </w:rPr>
                </w:rPrChange>
              </w:rPr>
              <w:t>3</w:t>
            </w:r>
          </w:p>
        </w:tc>
        <w:tc>
          <w:tcPr>
            <w:tcW w:w="824" w:type="pct"/>
            <w:tcBorders>
              <w:top w:val="nil"/>
              <w:left w:val="nil"/>
              <w:bottom w:val="single" w:sz="4" w:space="0" w:color="auto"/>
              <w:right w:val="single" w:sz="4" w:space="0" w:color="auto"/>
            </w:tcBorders>
            <w:shd w:val="clear" w:color="auto" w:fill="auto"/>
            <w:noWrap/>
            <w:vAlign w:val="bottom"/>
            <w:hideMark/>
          </w:tcPr>
          <w:p w14:paraId="5EB228C6" w14:textId="77777777" w:rsidR="00187ACF" w:rsidRPr="003277C6" w:rsidRDefault="00187ACF" w:rsidP="00187ACF">
            <w:pPr>
              <w:rPr>
                <w:color w:val="000000"/>
                <w:sz w:val="18"/>
                <w:szCs w:val="18"/>
                <w:lang w:eastAsia="en-US"/>
                <w:rPrChange w:id="5641" w:author="Aishwarya Balan" w:date="2019-03-04T11:52:00Z">
                  <w:rPr>
                    <w:color w:val="000000"/>
                    <w:sz w:val="22"/>
                    <w:szCs w:val="22"/>
                    <w:lang w:eastAsia="en-US"/>
                  </w:rPr>
                </w:rPrChange>
              </w:rPr>
            </w:pPr>
            <w:r w:rsidRPr="003277C6">
              <w:rPr>
                <w:color w:val="000000"/>
                <w:sz w:val="18"/>
                <w:szCs w:val="18"/>
                <w:lang w:eastAsia="en-US"/>
                <w:rPrChange w:id="5642" w:author="Aishwarya Balan" w:date="2019-03-04T11:52:00Z">
                  <w:rPr>
                    <w:color w:val="000000"/>
                    <w:sz w:val="22"/>
                    <w:szCs w:val="22"/>
                    <w:lang w:eastAsia="en-US"/>
                  </w:rPr>
                </w:rPrChange>
              </w:rPr>
              <w:t>SEZ New Metals</w:t>
            </w:r>
          </w:p>
        </w:tc>
        <w:tc>
          <w:tcPr>
            <w:tcW w:w="887" w:type="pct"/>
            <w:tcBorders>
              <w:top w:val="nil"/>
              <w:left w:val="nil"/>
              <w:bottom w:val="single" w:sz="4" w:space="0" w:color="auto"/>
              <w:right w:val="single" w:sz="4" w:space="0" w:color="auto"/>
            </w:tcBorders>
            <w:shd w:val="clear" w:color="auto" w:fill="auto"/>
            <w:noWrap/>
            <w:vAlign w:val="bottom"/>
            <w:hideMark/>
          </w:tcPr>
          <w:p w14:paraId="73D3225F" w14:textId="77777777" w:rsidR="00187ACF" w:rsidRPr="003277C6" w:rsidRDefault="00187ACF" w:rsidP="00187ACF">
            <w:pPr>
              <w:rPr>
                <w:color w:val="000000"/>
                <w:sz w:val="18"/>
                <w:szCs w:val="18"/>
                <w:lang w:eastAsia="en-US"/>
                <w:rPrChange w:id="5643" w:author="Aishwarya Balan" w:date="2019-03-04T11:52:00Z">
                  <w:rPr>
                    <w:color w:val="000000"/>
                    <w:sz w:val="22"/>
                    <w:szCs w:val="22"/>
                    <w:lang w:eastAsia="en-US"/>
                  </w:rPr>
                </w:rPrChange>
              </w:rPr>
            </w:pPr>
            <w:r w:rsidRPr="003277C6">
              <w:rPr>
                <w:color w:val="000000"/>
                <w:sz w:val="18"/>
                <w:szCs w:val="18"/>
                <w:lang w:eastAsia="en-US"/>
                <w:rPrChange w:id="5644" w:author="Aishwarya Balan" w:date="2019-03-04T11:52:00Z">
                  <w:rPr>
                    <w:color w:val="000000"/>
                    <w:sz w:val="22"/>
                    <w:szCs w:val="22"/>
                    <w:lang w:eastAsia="en-US"/>
                  </w:rPr>
                </w:rPrChange>
              </w:rPr>
              <w:t>Invoice</w:t>
            </w:r>
          </w:p>
        </w:tc>
        <w:tc>
          <w:tcPr>
            <w:tcW w:w="466" w:type="pct"/>
            <w:tcBorders>
              <w:top w:val="nil"/>
              <w:left w:val="nil"/>
              <w:bottom w:val="single" w:sz="4" w:space="0" w:color="auto"/>
              <w:right w:val="single" w:sz="4" w:space="0" w:color="auto"/>
            </w:tcBorders>
            <w:shd w:val="clear" w:color="auto" w:fill="auto"/>
            <w:noWrap/>
            <w:vAlign w:val="bottom"/>
            <w:hideMark/>
          </w:tcPr>
          <w:p w14:paraId="05DA8CAD" w14:textId="77777777" w:rsidR="00187ACF" w:rsidRPr="003277C6" w:rsidRDefault="00187ACF" w:rsidP="00187ACF">
            <w:pPr>
              <w:rPr>
                <w:color w:val="000000"/>
                <w:sz w:val="18"/>
                <w:szCs w:val="18"/>
                <w:lang w:eastAsia="en-US"/>
                <w:rPrChange w:id="5645" w:author="Aishwarya Balan" w:date="2019-03-04T11:52:00Z">
                  <w:rPr>
                    <w:color w:val="000000"/>
                    <w:sz w:val="22"/>
                    <w:szCs w:val="22"/>
                    <w:lang w:eastAsia="en-US"/>
                  </w:rPr>
                </w:rPrChange>
              </w:rPr>
            </w:pPr>
            <w:r w:rsidRPr="003277C6">
              <w:rPr>
                <w:color w:val="000000"/>
                <w:sz w:val="18"/>
                <w:szCs w:val="18"/>
                <w:lang w:eastAsia="en-US"/>
                <w:rPrChange w:id="5646" w:author="Aishwarya Balan" w:date="2019-03-04T11:52:00Z">
                  <w:rPr>
                    <w:color w:val="000000"/>
                    <w:sz w:val="22"/>
                    <w:szCs w:val="22"/>
                    <w:lang w:eastAsia="en-US"/>
                  </w:rPr>
                </w:rPrChange>
              </w:rPr>
              <w:t> </w:t>
            </w:r>
          </w:p>
        </w:tc>
        <w:tc>
          <w:tcPr>
            <w:tcW w:w="501" w:type="pct"/>
            <w:tcBorders>
              <w:top w:val="nil"/>
              <w:left w:val="nil"/>
              <w:bottom w:val="single" w:sz="4" w:space="0" w:color="auto"/>
              <w:right w:val="single" w:sz="4" w:space="0" w:color="auto"/>
            </w:tcBorders>
            <w:shd w:val="clear" w:color="auto" w:fill="auto"/>
            <w:noWrap/>
            <w:vAlign w:val="bottom"/>
            <w:hideMark/>
          </w:tcPr>
          <w:p w14:paraId="2C538D8F" w14:textId="77777777" w:rsidR="00187ACF" w:rsidRPr="003277C6" w:rsidRDefault="00187ACF" w:rsidP="00187ACF">
            <w:pPr>
              <w:rPr>
                <w:color w:val="000000"/>
                <w:sz w:val="18"/>
                <w:szCs w:val="18"/>
                <w:lang w:eastAsia="en-US"/>
                <w:rPrChange w:id="5647" w:author="Aishwarya Balan" w:date="2019-03-04T11:52:00Z">
                  <w:rPr>
                    <w:color w:val="000000"/>
                    <w:sz w:val="22"/>
                    <w:szCs w:val="22"/>
                    <w:lang w:eastAsia="en-US"/>
                  </w:rPr>
                </w:rPrChange>
              </w:rPr>
            </w:pPr>
            <w:r w:rsidRPr="003277C6">
              <w:rPr>
                <w:color w:val="000000"/>
                <w:sz w:val="18"/>
                <w:szCs w:val="18"/>
                <w:lang w:eastAsia="en-US"/>
                <w:rPrChange w:id="5648" w:author="Aishwarya Balan" w:date="2019-03-04T11:52:00Z">
                  <w:rPr>
                    <w:color w:val="000000"/>
                    <w:sz w:val="22"/>
                    <w:szCs w:val="22"/>
                    <w:lang w:eastAsia="en-US"/>
                  </w:rPr>
                </w:rPrChange>
              </w:rPr>
              <w:t>SC-3</w:t>
            </w:r>
          </w:p>
        </w:tc>
        <w:tc>
          <w:tcPr>
            <w:tcW w:w="462" w:type="pct"/>
            <w:tcBorders>
              <w:top w:val="nil"/>
              <w:left w:val="nil"/>
              <w:bottom w:val="single" w:sz="4" w:space="0" w:color="auto"/>
              <w:right w:val="single" w:sz="4" w:space="0" w:color="auto"/>
            </w:tcBorders>
            <w:shd w:val="clear" w:color="auto" w:fill="auto"/>
            <w:noWrap/>
            <w:vAlign w:val="bottom"/>
            <w:hideMark/>
          </w:tcPr>
          <w:p w14:paraId="1C6A7015" w14:textId="77777777" w:rsidR="00187ACF" w:rsidRPr="003277C6" w:rsidRDefault="00187ACF" w:rsidP="00187ACF">
            <w:pPr>
              <w:jc w:val="right"/>
              <w:rPr>
                <w:color w:val="000000"/>
                <w:sz w:val="18"/>
                <w:szCs w:val="18"/>
                <w:lang w:eastAsia="en-US"/>
                <w:rPrChange w:id="5649" w:author="Aishwarya Balan" w:date="2019-03-04T11:52:00Z">
                  <w:rPr>
                    <w:color w:val="000000"/>
                    <w:sz w:val="22"/>
                    <w:szCs w:val="22"/>
                    <w:lang w:eastAsia="en-US"/>
                  </w:rPr>
                </w:rPrChange>
              </w:rPr>
            </w:pPr>
            <w:r w:rsidRPr="003277C6">
              <w:rPr>
                <w:color w:val="000000"/>
                <w:sz w:val="18"/>
                <w:szCs w:val="18"/>
                <w:lang w:eastAsia="en-US"/>
                <w:rPrChange w:id="5650" w:author="Aishwarya Balan" w:date="2019-03-04T11:52:00Z">
                  <w:rPr>
                    <w:color w:val="000000"/>
                    <w:sz w:val="22"/>
                    <w:szCs w:val="22"/>
                    <w:lang w:eastAsia="en-US"/>
                  </w:rPr>
                </w:rPrChange>
              </w:rPr>
              <w:t>40,000</w:t>
            </w:r>
          </w:p>
        </w:tc>
        <w:tc>
          <w:tcPr>
            <w:tcW w:w="333" w:type="pct"/>
            <w:tcBorders>
              <w:top w:val="nil"/>
              <w:left w:val="nil"/>
              <w:bottom w:val="single" w:sz="4" w:space="0" w:color="auto"/>
              <w:right w:val="single" w:sz="4" w:space="0" w:color="auto"/>
            </w:tcBorders>
            <w:shd w:val="clear" w:color="auto" w:fill="auto"/>
            <w:noWrap/>
            <w:vAlign w:val="bottom"/>
            <w:hideMark/>
          </w:tcPr>
          <w:p w14:paraId="3A5A93E5" w14:textId="77777777" w:rsidR="00187ACF" w:rsidRPr="003277C6" w:rsidRDefault="00187ACF" w:rsidP="00187ACF">
            <w:pPr>
              <w:rPr>
                <w:color w:val="000000"/>
                <w:sz w:val="18"/>
                <w:szCs w:val="18"/>
                <w:lang w:eastAsia="en-US"/>
                <w:rPrChange w:id="5651" w:author="Aishwarya Balan" w:date="2019-03-04T11:52:00Z">
                  <w:rPr>
                    <w:color w:val="000000"/>
                    <w:sz w:val="22"/>
                    <w:szCs w:val="22"/>
                    <w:lang w:eastAsia="en-US"/>
                  </w:rPr>
                </w:rPrChange>
              </w:rPr>
            </w:pPr>
            <w:r w:rsidRPr="003277C6">
              <w:rPr>
                <w:color w:val="000000"/>
                <w:sz w:val="18"/>
                <w:szCs w:val="18"/>
                <w:lang w:eastAsia="en-US"/>
                <w:rPrChange w:id="5652" w:author="Aishwarya Balan" w:date="2019-03-04T11:52:00Z">
                  <w:rPr>
                    <w:color w:val="000000"/>
                    <w:sz w:val="22"/>
                    <w:szCs w:val="22"/>
                    <w:lang w:eastAsia="en-US"/>
                  </w:rPr>
                </w:rPrChange>
              </w:rPr>
              <w:t>EUR</w:t>
            </w:r>
          </w:p>
        </w:tc>
        <w:tc>
          <w:tcPr>
            <w:tcW w:w="607" w:type="pct"/>
            <w:tcBorders>
              <w:top w:val="nil"/>
              <w:left w:val="nil"/>
              <w:bottom w:val="single" w:sz="4" w:space="0" w:color="auto"/>
              <w:right w:val="single" w:sz="4" w:space="0" w:color="auto"/>
            </w:tcBorders>
            <w:shd w:val="clear" w:color="auto" w:fill="auto"/>
            <w:noWrap/>
            <w:vAlign w:val="bottom"/>
            <w:hideMark/>
          </w:tcPr>
          <w:p w14:paraId="3FE88FDC" w14:textId="77777777" w:rsidR="00187ACF" w:rsidRPr="003277C6" w:rsidRDefault="00187ACF" w:rsidP="00187ACF">
            <w:pPr>
              <w:jc w:val="right"/>
              <w:rPr>
                <w:color w:val="000000"/>
                <w:sz w:val="18"/>
                <w:szCs w:val="18"/>
                <w:lang w:eastAsia="en-US"/>
                <w:rPrChange w:id="5653" w:author="Aishwarya Balan" w:date="2019-03-04T11:52:00Z">
                  <w:rPr>
                    <w:color w:val="000000"/>
                    <w:sz w:val="22"/>
                    <w:szCs w:val="22"/>
                    <w:lang w:eastAsia="en-US"/>
                  </w:rPr>
                </w:rPrChange>
              </w:rPr>
            </w:pPr>
            <w:r w:rsidRPr="003277C6">
              <w:rPr>
                <w:color w:val="000000"/>
                <w:sz w:val="18"/>
                <w:szCs w:val="18"/>
                <w:lang w:eastAsia="en-US"/>
                <w:rPrChange w:id="5654" w:author="Aishwarya Balan" w:date="2019-03-04T11:52:00Z">
                  <w:rPr>
                    <w:color w:val="000000"/>
                    <w:sz w:val="22"/>
                    <w:szCs w:val="22"/>
                    <w:lang w:eastAsia="en-US"/>
                  </w:rPr>
                </w:rPrChange>
              </w:rPr>
              <w:t>16-Jun-19</w:t>
            </w:r>
          </w:p>
        </w:tc>
      </w:tr>
    </w:tbl>
    <w:p w14:paraId="553D1E53" w14:textId="77777777" w:rsidR="00187ACF" w:rsidRPr="003277C6" w:rsidRDefault="00187ACF" w:rsidP="00187ACF">
      <w:pPr>
        <w:rPr>
          <w:sz w:val="18"/>
          <w:szCs w:val="18"/>
          <w:rPrChange w:id="5655" w:author="Aishwarya Balan" w:date="2019-03-04T11:52:00Z">
            <w:rPr/>
          </w:rPrChange>
        </w:rPr>
      </w:pPr>
    </w:p>
    <w:p w14:paraId="24C13FE1" w14:textId="77777777" w:rsidR="00940483" w:rsidRPr="003277C6" w:rsidRDefault="00940483" w:rsidP="00187ACF">
      <w:pPr>
        <w:rPr>
          <w:sz w:val="18"/>
          <w:szCs w:val="18"/>
          <w:rPrChange w:id="5656" w:author="Aishwarya Balan" w:date="2019-03-04T11:52:00Z">
            <w:rPr/>
          </w:rPrChange>
        </w:rPr>
      </w:pPr>
    </w:p>
    <w:p w14:paraId="24BC5988" w14:textId="77777777" w:rsidR="00940483" w:rsidRPr="003277C6" w:rsidRDefault="00940483" w:rsidP="00187ACF">
      <w:pPr>
        <w:rPr>
          <w:sz w:val="18"/>
          <w:szCs w:val="18"/>
          <w:rPrChange w:id="5657" w:author="Aishwarya Balan" w:date="2019-03-04T11:52:00Z">
            <w:rPr/>
          </w:rPrChange>
        </w:rPr>
      </w:pPr>
    </w:p>
    <w:p w14:paraId="68C3721F" w14:textId="77777777" w:rsidR="008D4002" w:rsidRPr="003277C6" w:rsidRDefault="008D4002" w:rsidP="0021653D">
      <w:pPr>
        <w:pStyle w:val="Heading3"/>
        <w:rPr>
          <w:sz w:val="18"/>
          <w:szCs w:val="18"/>
          <w:rPrChange w:id="5658" w:author="Aishwarya Balan" w:date="2019-03-04T11:52:00Z">
            <w:rPr/>
          </w:rPrChange>
        </w:rPr>
      </w:pPr>
      <w:r w:rsidRPr="003277C6">
        <w:rPr>
          <w:sz w:val="18"/>
          <w:szCs w:val="18"/>
          <w:rPrChange w:id="5659" w:author="Aishwarya Balan" w:date="2019-03-04T11:52:00Z">
            <w:rPr/>
          </w:rPrChange>
        </w:rPr>
        <w:t>Business Logic</w:t>
      </w:r>
    </w:p>
    <w:p w14:paraId="2CFE068D" w14:textId="77777777" w:rsidR="0021653D" w:rsidRPr="003277C6" w:rsidRDefault="0021653D" w:rsidP="009B1100">
      <w:pPr>
        <w:rPr>
          <w:sz w:val="18"/>
          <w:szCs w:val="18"/>
          <w:rPrChange w:id="5660" w:author="Aishwarya Balan" w:date="2019-03-04T11:52:00Z">
            <w:rPr>
              <w:sz w:val="22"/>
              <w:szCs w:val="22"/>
            </w:rPr>
          </w:rPrChange>
        </w:rPr>
      </w:pPr>
      <w:r w:rsidRPr="003277C6">
        <w:rPr>
          <w:sz w:val="18"/>
          <w:szCs w:val="18"/>
          <w:rPrChange w:id="5661" w:author="Aishwarya Balan" w:date="2019-03-04T11:52:00Z">
            <w:rPr>
              <w:sz w:val="22"/>
              <w:szCs w:val="22"/>
            </w:rPr>
          </w:rPrChange>
        </w:rPr>
        <w:t>The sheet below gives the details of the business rules for Credit Risk check.</w:t>
      </w:r>
    </w:p>
    <w:p w14:paraId="284E094B" w14:textId="77777777" w:rsidR="0021653D" w:rsidRPr="003277C6" w:rsidRDefault="0021653D" w:rsidP="009B1100">
      <w:pPr>
        <w:rPr>
          <w:sz w:val="18"/>
          <w:szCs w:val="18"/>
          <w:rPrChange w:id="5662" w:author="Aishwarya Balan" w:date="2019-03-04T11:52:00Z">
            <w:rPr>
              <w:sz w:val="22"/>
              <w:szCs w:val="22"/>
            </w:rPr>
          </w:rPrChange>
        </w:rPr>
      </w:pPr>
    </w:p>
    <w:bookmarkStart w:id="5663" w:name="_MON_1608648219"/>
    <w:bookmarkEnd w:id="5663"/>
    <w:p w14:paraId="54C75351" w14:textId="7DAD7B64" w:rsidR="0021653D" w:rsidRPr="003277C6" w:rsidRDefault="001518D9" w:rsidP="0021653D">
      <w:pPr>
        <w:rPr>
          <w:sz w:val="18"/>
          <w:szCs w:val="18"/>
          <w:rPrChange w:id="5664" w:author="Aishwarya Balan" w:date="2019-03-04T11:52:00Z">
            <w:rPr>
              <w:sz w:val="22"/>
              <w:szCs w:val="22"/>
            </w:rPr>
          </w:rPrChange>
        </w:rPr>
      </w:pPr>
      <w:r w:rsidRPr="003277C6">
        <w:rPr>
          <w:sz w:val="18"/>
          <w:szCs w:val="18"/>
          <w:rPrChange w:id="5665" w:author="Aishwarya Balan" w:date="2019-03-04T11:52:00Z">
            <w:rPr>
              <w:sz w:val="18"/>
              <w:szCs w:val="18"/>
            </w:rPr>
          </w:rPrChange>
        </w:rPr>
        <w:object w:dxaOrig="2069" w:dyaOrig="1339" w14:anchorId="3FE9628F">
          <v:shape id="_x0000_i1025" type="#_x0000_t75" style="width:102.5pt;height:69pt" o:ole="">
            <v:imagedata r:id="rId22" o:title=""/>
          </v:shape>
          <o:OLEObject Type="Embed" ProgID="Excel.Sheet.12" ShapeID="_x0000_i1025" DrawAspect="Icon" ObjectID="_1620723685" r:id="rId23"/>
        </w:object>
      </w:r>
    </w:p>
    <w:p w14:paraId="7DD438CB" w14:textId="77777777" w:rsidR="00940483" w:rsidRPr="003277C6" w:rsidRDefault="00940483" w:rsidP="00940483">
      <w:pPr>
        <w:pStyle w:val="Heading3"/>
        <w:rPr>
          <w:sz w:val="18"/>
          <w:szCs w:val="18"/>
          <w:rPrChange w:id="5666" w:author="Aishwarya Balan" w:date="2019-03-04T11:52:00Z">
            <w:rPr/>
          </w:rPrChange>
        </w:rPr>
      </w:pPr>
      <w:r w:rsidRPr="003277C6">
        <w:rPr>
          <w:sz w:val="18"/>
          <w:szCs w:val="18"/>
          <w:rPrChange w:id="5667" w:author="Aishwarya Balan" w:date="2019-03-04T11:52:00Z">
            <w:rPr/>
          </w:rPrChange>
        </w:rPr>
        <w:t>Math Model</w:t>
      </w:r>
    </w:p>
    <w:p w14:paraId="5193B2F0" w14:textId="77777777" w:rsidR="0021653D" w:rsidRPr="003277C6" w:rsidRDefault="0021653D" w:rsidP="0021653D">
      <w:pPr>
        <w:rPr>
          <w:sz w:val="18"/>
          <w:szCs w:val="18"/>
          <w:rPrChange w:id="5668" w:author="Aishwarya Balan" w:date="2019-03-04T11:52:00Z">
            <w:rPr>
              <w:sz w:val="22"/>
              <w:szCs w:val="22"/>
            </w:rPr>
          </w:rPrChange>
        </w:rPr>
      </w:pPr>
    </w:p>
    <w:p w14:paraId="2A44904F" w14:textId="77777777" w:rsidR="0021653D" w:rsidRPr="003277C6" w:rsidRDefault="00940483" w:rsidP="0021653D">
      <w:pPr>
        <w:rPr>
          <w:sz w:val="18"/>
          <w:szCs w:val="18"/>
          <w:rPrChange w:id="5669" w:author="Aishwarya Balan" w:date="2019-03-04T11:52:00Z">
            <w:rPr>
              <w:sz w:val="22"/>
              <w:szCs w:val="22"/>
            </w:rPr>
          </w:rPrChange>
        </w:rPr>
      </w:pPr>
      <w:r w:rsidRPr="003277C6">
        <w:rPr>
          <w:sz w:val="18"/>
          <w:szCs w:val="18"/>
          <w:rPrChange w:id="5670" w:author="Aishwarya Balan" w:date="2019-03-04T11:52:00Z">
            <w:rPr>
              <w:sz w:val="18"/>
              <w:szCs w:val="18"/>
            </w:rPr>
          </w:rPrChange>
        </w:rPr>
        <w:object w:dxaOrig="1551" w:dyaOrig="1004" w14:anchorId="7776E648">
          <v:shape id="_x0000_i1026" type="#_x0000_t75" style="width:77pt;height:52pt" o:ole="">
            <v:imagedata r:id="rId24" o:title=""/>
          </v:shape>
          <o:OLEObject Type="Embed" ProgID="Excel.Sheet.12" ShapeID="_x0000_i1026" DrawAspect="Icon" ObjectID="_1620723686" r:id="rId25"/>
        </w:object>
      </w:r>
    </w:p>
    <w:p w14:paraId="2360E87D" w14:textId="77777777" w:rsidR="0021653D" w:rsidRPr="003277C6" w:rsidRDefault="0021653D" w:rsidP="0021653D">
      <w:pPr>
        <w:rPr>
          <w:sz w:val="18"/>
          <w:szCs w:val="18"/>
          <w:rPrChange w:id="5671" w:author="Aishwarya Balan" w:date="2019-03-04T11:52:00Z">
            <w:rPr>
              <w:sz w:val="22"/>
              <w:szCs w:val="22"/>
            </w:rPr>
          </w:rPrChange>
        </w:rPr>
      </w:pPr>
    </w:p>
    <w:p w14:paraId="57C3C951" w14:textId="77777777" w:rsidR="0021653D" w:rsidRPr="003277C6" w:rsidRDefault="0021653D" w:rsidP="0021653D">
      <w:pPr>
        <w:rPr>
          <w:sz w:val="18"/>
          <w:szCs w:val="18"/>
          <w:rPrChange w:id="5672" w:author="Aishwarya Balan" w:date="2019-03-04T11:52:00Z">
            <w:rPr>
              <w:sz w:val="22"/>
              <w:szCs w:val="22"/>
            </w:rPr>
          </w:rPrChange>
        </w:rPr>
      </w:pPr>
    </w:p>
    <w:p w14:paraId="0D0F1453" w14:textId="77777777" w:rsidR="0021653D" w:rsidRPr="003277C6" w:rsidRDefault="0021653D" w:rsidP="0021653D">
      <w:pPr>
        <w:pStyle w:val="Heading3"/>
        <w:rPr>
          <w:noProof/>
          <w:sz w:val="18"/>
          <w:szCs w:val="18"/>
          <w:rPrChange w:id="5673" w:author="Aishwarya Balan" w:date="2019-03-04T11:52:00Z">
            <w:rPr>
              <w:noProof/>
            </w:rPr>
          </w:rPrChange>
        </w:rPr>
      </w:pPr>
      <w:r w:rsidRPr="003277C6">
        <w:rPr>
          <w:noProof/>
          <w:sz w:val="18"/>
          <w:szCs w:val="18"/>
          <w:rPrChange w:id="5674" w:author="Aishwarya Balan" w:date="2019-03-04T11:52:00Z">
            <w:rPr>
              <w:noProof/>
            </w:rPr>
          </w:rPrChange>
        </w:rPr>
        <w:t>Template Fields for Credit Check Response</w:t>
      </w:r>
    </w:p>
    <w:p w14:paraId="168B7D36" w14:textId="77777777" w:rsidR="0021653D" w:rsidRPr="003277C6" w:rsidRDefault="0021653D" w:rsidP="009B1100">
      <w:pPr>
        <w:pStyle w:val="BodyText"/>
        <w:rPr>
          <w:sz w:val="18"/>
          <w:rPrChange w:id="5675" w:author="Aishwarya Balan" w:date="2019-03-04T11:52:00Z">
            <w:rPr/>
          </w:rPrChange>
        </w:rPr>
      </w:pPr>
    </w:p>
    <w:tbl>
      <w:tblPr>
        <w:tblStyle w:val="GridTable4-Accent1"/>
        <w:tblW w:w="9600" w:type="dxa"/>
        <w:tblLook w:val="04A0" w:firstRow="1" w:lastRow="0" w:firstColumn="1" w:lastColumn="0" w:noHBand="0" w:noVBand="1"/>
      </w:tblPr>
      <w:tblGrid>
        <w:gridCol w:w="3740"/>
        <w:gridCol w:w="1540"/>
        <w:gridCol w:w="4320"/>
      </w:tblGrid>
      <w:tr w:rsidR="00940483" w:rsidRPr="003277C6" w14:paraId="706808CB" w14:textId="77777777" w:rsidTr="00940483">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740" w:type="dxa"/>
            <w:hideMark/>
          </w:tcPr>
          <w:p w14:paraId="004F37EB" w14:textId="77777777" w:rsidR="00940483" w:rsidRPr="003277C6" w:rsidRDefault="00940483" w:rsidP="00940483">
            <w:pPr>
              <w:rPr>
                <w:color w:val="333333"/>
                <w:sz w:val="18"/>
                <w:szCs w:val="18"/>
                <w:lang w:eastAsia="en-US"/>
                <w:rPrChange w:id="5676" w:author="Aishwarya Balan" w:date="2019-03-04T11:52:00Z">
                  <w:rPr>
                    <w:color w:val="333333"/>
                    <w:sz w:val="22"/>
                    <w:szCs w:val="22"/>
                    <w:lang w:eastAsia="en-US"/>
                  </w:rPr>
                </w:rPrChange>
              </w:rPr>
            </w:pPr>
            <w:r w:rsidRPr="003277C6">
              <w:rPr>
                <w:color w:val="333333"/>
                <w:sz w:val="18"/>
                <w:szCs w:val="18"/>
                <w:lang w:eastAsia="en-US"/>
                <w:rPrChange w:id="5677" w:author="Aishwarya Balan" w:date="2019-03-04T11:52:00Z">
                  <w:rPr>
                    <w:color w:val="333333"/>
                    <w:sz w:val="22"/>
                    <w:szCs w:val="22"/>
                    <w:lang w:eastAsia="en-US"/>
                  </w:rPr>
                </w:rPrChange>
              </w:rPr>
              <w:t>Field</w:t>
            </w:r>
          </w:p>
        </w:tc>
        <w:tc>
          <w:tcPr>
            <w:tcW w:w="1540" w:type="dxa"/>
            <w:hideMark/>
          </w:tcPr>
          <w:p w14:paraId="7A20E7CB" w14:textId="77777777" w:rsidR="00940483" w:rsidRPr="003277C6" w:rsidRDefault="00940483" w:rsidP="00940483">
            <w:pPr>
              <w:cnfStyle w:val="100000000000" w:firstRow="1" w:lastRow="0" w:firstColumn="0" w:lastColumn="0" w:oddVBand="0" w:evenVBand="0" w:oddHBand="0" w:evenHBand="0" w:firstRowFirstColumn="0" w:firstRowLastColumn="0" w:lastRowFirstColumn="0" w:lastRowLastColumn="0"/>
              <w:rPr>
                <w:color w:val="333333"/>
                <w:sz w:val="18"/>
                <w:szCs w:val="18"/>
                <w:lang w:eastAsia="en-US"/>
                <w:rPrChange w:id="5678" w:author="Aishwarya Balan" w:date="2019-03-04T11:52:00Z">
                  <w:rPr>
                    <w:color w:val="333333"/>
                    <w:sz w:val="22"/>
                    <w:szCs w:val="22"/>
                    <w:lang w:eastAsia="en-US"/>
                  </w:rPr>
                </w:rPrChange>
              </w:rPr>
            </w:pPr>
            <w:r w:rsidRPr="003277C6">
              <w:rPr>
                <w:color w:val="333333"/>
                <w:sz w:val="18"/>
                <w:szCs w:val="18"/>
                <w:lang w:eastAsia="en-US"/>
                <w:rPrChange w:id="5679" w:author="Aishwarya Balan" w:date="2019-03-04T11:52:00Z">
                  <w:rPr>
                    <w:color w:val="333333"/>
                    <w:sz w:val="22"/>
                    <w:szCs w:val="22"/>
                    <w:lang w:eastAsia="en-US"/>
                  </w:rPr>
                </w:rPrChange>
              </w:rPr>
              <w:t>Type</w:t>
            </w:r>
          </w:p>
        </w:tc>
        <w:tc>
          <w:tcPr>
            <w:tcW w:w="4320" w:type="dxa"/>
            <w:hideMark/>
          </w:tcPr>
          <w:p w14:paraId="5B694424" w14:textId="77777777" w:rsidR="00940483" w:rsidRPr="003277C6" w:rsidRDefault="00940483" w:rsidP="00940483">
            <w:pPr>
              <w:cnfStyle w:val="100000000000" w:firstRow="1" w:lastRow="0" w:firstColumn="0" w:lastColumn="0" w:oddVBand="0" w:evenVBand="0" w:oddHBand="0" w:evenHBand="0" w:firstRowFirstColumn="0" w:firstRowLastColumn="0" w:lastRowFirstColumn="0" w:lastRowLastColumn="0"/>
              <w:rPr>
                <w:color w:val="333333"/>
                <w:sz w:val="18"/>
                <w:szCs w:val="18"/>
                <w:lang w:eastAsia="en-US"/>
                <w:rPrChange w:id="5680" w:author="Aishwarya Balan" w:date="2019-03-04T11:52:00Z">
                  <w:rPr>
                    <w:color w:val="333333"/>
                    <w:sz w:val="22"/>
                    <w:szCs w:val="22"/>
                    <w:lang w:eastAsia="en-US"/>
                  </w:rPr>
                </w:rPrChange>
              </w:rPr>
            </w:pPr>
            <w:r w:rsidRPr="003277C6">
              <w:rPr>
                <w:color w:val="333333"/>
                <w:sz w:val="18"/>
                <w:szCs w:val="18"/>
                <w:lang w:eastAsia="en-US"/>
                <w:rPrChange w:id="5681" w:author="Aishwarya Balan" w:date="2019-03-04T11:52:00Z">
                  <w:rPr>
                    <w:color w:val="333333"/>
                    <w:sz w:val="22"/>
                    <w:szCs w:val="22"/>
                    <w:lang w:eastAsia="en-US"/>
                  </w:rPr>
                </w:rPrChange>
              </w:rPr>
              <w:t>Description/Accepted Values</w:t>
            </w:r>
          </w:p>
        </w:tc>
      </w:tr>
      <w:tr w:rsidR="00940483" w:rsidRPr="003277C6" w14:paraId="7ED0A93A" w14:textId="77777777" w:rsidTr="0094048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740" w:type="dxa"/>
            <w:hideMark/>
          </w:tcPr>
          <w:p w14:paraId="62264D47" w14:textId="77777777" w:rsidR="00940483" w:rsidRPr="003277C6" w:rsidRDefault="00940483" w:rsidP="00940483">
            <w:pPr>
              <w:rPr>
                <w:color w:val="000000"/>
                <w:sz w:val="18"/>
                <w:szCs w:val="18"/>
                <w:lang w:eastAsia="en-US"/>
                <w:rPrChange w:id="5682" w:author="Aishwarya Balan" w:date="2019-03-04T11:52:00Z">
                  <w:rPr>
                    <w:color w:val="000000"/>
                    <w:sz w:val="22"/>
                    <w:szCs w:val="22"/>
                    <w:lang w:eastAsia="en-US"/>
                  </w:rPr>
                </w:rPrChange>
              </w:rPr>
            </w:pPr>
            <w:r w:rsidRPr="003277C6">
              <w:rPr>
                <w:color w:val="000000"/>
                <w:sz w:val="18"/>
                <w:szCs w:val="18"/>
                <w:lang w:eastAsia="en-US"/>
                <w:rPrChange w:id="5683" w:author="Aishwarya Balan" w:date="2019-03-04T11:52:00Z">
                  <w:rPr>
                    <w:color w:val="000000"/>
                    <w:sz w:val="22"/>
                    <w:szCs w:val="22"/>
                    <w:lang w:eastAsia="en-US"/>
                  </w:rPr>
                </w:rPrChange>
              </w:rPr>
              <w:t>Request Ref. No.</w:t>
            </w:r>
          </w:p>
        </w:tc>
        <w:tc>
          <w:tcPr>
            <w:tcW w:w="1540" w:type="dxa"/>
            <w:noWrap/>
            <w:hideMark/>
          </w:tcPr>
          <w:p w14:paraId="726F8E9B" w14:textId="77777777" w:rsidR="00940483" w:rsidRPr="003277C6" w:rsidRDefault="00940483" w:rsidP="00940483">
            <w:pPr>
              <w:cnfStyle w:val="000000100000" w:firstRow="0" w:lastRow="0" w:firstColumn="0" w:lastColumn="0" w:oddVBand="0" w:evenVBand="0" w:oddHBand="1" w:evenHBand="0" w:firstRowFirstColumn="0" w:firstRowLastColumn="0" w:lastRowFirstColumn="0" w:lastRowLastColumn="0"/>
              <w:rPr>
                <w:color w:val="000000"/>
                <w:sz w:val="18"/>
                <w:szCs w:val="18"/>
                <w:lang w:eastAsia="en-US"/>
                <w:rPrChange w:id="5684" w:author="Aishwarya Balan" w:date="2019-03-04T11:52:00Z">
                  <w:rPr>
                    <w:color w:val="000000"/>
                    <w:sz w:val="22"/>
                    <w:szCs w:val="22"/>
                    <w:lang w:eastAsia="en-US"/>
                  </w:rPr>
                </w:rPrChange>
              </w:rPr>
            </w:pPr>
            <w:r w:rsidRPr="003277C6">
              <w:rPr>
                <w:color w:val="000000"/>
                <w:sz w:val="18"/>
                <w:szCs w:val="18"/>
                <w:lang w:eastAsia="en-US"/>
                <w:rPrChange w:id="5685" w:author="Aishwarya Balan" w:date="2019-03-04T11:52:00Z">
                  <w:rPr>
                    <w:color w:val="000000"/>
                    <w:sz w:val="22"/>
                    <w:szCs w:val="22"/>
                    <w:lang w:eastAsia="en-US"/>
                  </w:rPr>
                </w:rPrChange>
              </w:rPr>
              <w:t>String</w:t>
            </w:r>
          </w:p>
        </w:tc>
        <w:tc>
          <w:tcPr>
            <w:tcW w:w="4320" w:type="dxa"/>
            <w:hideMark/>
          </w:tcPr>
          <w:p w14:paraId="3CBECD24" w14:textId="77777777" w:rsidR="00940483" w:rsidRPr="003277C6" w:rsidRDefault="00940483" w:rsidP="00940483">
            <w:pPr>
              <w:cnfStyle w:val="000000100000" w:firstRow="0" w:lastRow="0" w:firstColumn="0" w:lastColumn="0" w:oddVBand="0" w:evenVBand="0" w:oddHBand="1" w:evenHBand="0" w:firstRowFirstColumn="0" w:firstRowLastColumn="0" w:lastRowFirstColumn="0" w:lastRowLastColumn="0"/>
              <w:rPr>
                <w:sz w:val="18"/>
                <w:szCs w:val="18"/>
                <w:rPrChange w:id="5686" w:author="Aishwarya Balan" w:date="2019-03-04T11:52:00Z">
                  <w:rPr/>
                </w:rPrChange>
              </w:rPr>
            </w:pPr>
            <w:r w:rsidRPr="003277C6">
              <w:rPr>
                <w:color w:val="000000"/>
                <w:sz w:val="18"/>
                <w:szCs w:val="18"/>
                <w:lang w:eastAsia="en-US"/>
                <w:rPrChange w:id="5687" w:author="Aishwarya Balan" w:date="2019-03-04T11:52:00Z">
                  <w:rPr>
                    <w:color w:val="000000"/>
                    <w:sz w:val="22"/>
                    <w:szCs w:val="22"/>
                    <w:lang w:eastAsia="en-US"/>
                  </w:rPr>
                </w:rPrChange>
              </w:rPr>
              <w:t>As sent in the Credit check request</w:t>
            </w:r>
          </w:p>
        </w:tc>
      </w:tr>
      <w:tr w:rsidR="00940483" w:rsidRPr="003277C6" w14:paraId="6701F202" w14:textId="77777777" w:rsidTr="00940483">
        <w:trPr>
          <w:trHeight w:val="300"/>
        </w:trPr>
        <w:tc>
          <w:tcPr>
            <w:cnfStyle w:val="001000000000" w:firstRow="0" w:lastRow="0" w:firstColumn="1" w:lastColumn="0" w:oddVBand="0" w:evenVBand="0" w:oddHBand="0" w:evenHBand="0" w:firstRowFirstColumn="0" w:firstRowLastColumn="0" w:lastRowFirstColumn="0" w:lastRowLastColumn="0"/>
            <w:tcW w:w="3740" w:type="dxa"/>
            <w:hideMark/>
          </w:tcPr>
          <w:p w14:paraId="25F91D65" w14:textId="77777777" w:rsidR="00940483" w:rsidRPr="003277C6" w:rsidRDefault="00940483" w:rsidP="00940483">
            <w:pPr>
              <w:rPr>
                <w:color w:val="000000"/>
                <w:sz w:val="18"/>
                <w:szCs w:val="18"/>
                <w:lang w:eastAsia="en-US"/>
                <w:rPrChange w:id="5688" w:author="Aishwarya Balan" w:date="2019-03-04T11:52:00Z">
                  <w:rPr>
                    <w:color w:val="000000"/>
                    <w:sz w:val="22"/>
                    <w:szCs w:val="22"/>
                    <w:lang w:eastAsia="en-US"/>
                  </w:rPr>
                </w:rPrChange>
              </w:rPr>
            </w:pPr>
            <w:r w:rsidRPr="003277C6">
              <w:rPr>
                <w:color w:val="000000"/>
                <w:sz w:val="18"/>
                <w:szCs w:val="18"/>
                <w:lang w:eastAsia="en-US"/>
                <w:rPrChange w:id="5689" w:author="Aishwarya Balan" w:date="2019-03-04T11:52:00Z">
                  <w:rPr>
                    <w:color w:val="000000"/>
                    <w:sz w:val="22"/>
                    <w:szCs w:val="22"/>
                    <w:lang w:eastAsia="en-US"/>
                  </w:rPr>
                </w:rPrChange>
              </w:rPr>
              <w:t>Request Ref. Item No.</w:t>
            </w:r>
          </w:p>
        </w:tc>
        <w:tc>
          <w:tcPr>
            <w:tcW w:w="1540" w:type="dxa"/>
            <w:noWrap/>
            <w:hideMark/>
          </w:tcPr>
          <w:p w14:paraId="60E960F7" w14:textId="77777777" w:rsidR="00940483" w:rsidRPr="003277C6" w:rsidRDefault="00940483" w:rsidP="00940483">
            <w:pPr>
              <w:cnfStyle w:val="000000000000" w:firstRow="0" w:lastRow="0" w:firstColumn="0" w:lastColumn="0" w:oddVBand="0" w:evenVBand="0" w:oddHBand="0" w:evenHBand="0" w:firstRowFirstColumn="0" w:firstRowLastColumn="0" w:lastRowFirstColumn="0" w:lastRowLastColumn="0"/>
              <w:rPr>
                <w:color w:val="000000"/>
                <w:sz w:val="18"/>
                <w:szCs w:val="18"/>
                <w:lang w:eastAsia="en-US"/>
                <w:rPrChange w:id="5690" w:author="Aishwarya Balan" w:date="2019-03-04T11:52:00Z">
                  <w:rPr>
                    <w:color w:val="000000"/>
                    <w:sz w:val="22"/>
                    <w:szCs w:val="22"/>
                    <w:lang w:eastAsia="en-US"/>
                  </w:rPr>
                </w:rPrChange>
              </w:rPr>
            </w:pPr>
            <w:r w:rsidRPr="003277C6">
              <w:rPr>
                <w:color w:val="000000"/>
                <w:sz w:val="18"/>
                <w:szCs w:val="18"/>
                <w:lang w:eastAsia="en-US"/>
                <w:rPrChange w:id="5691" w:author="Aishwarya Balan" w:date="2019-03-04T11:52:00Z">
                  <w:rPr>
                    <w:color w:val="000000"/>
                    <w:sz w:val="22"/>
                    <w:szCs w:val="22"/>
                    <w:lang w:eastAsia="en-US"/>
                  </w:rPr>
                </w:rPrChange>
              </w:rPr>
              <w:t>String</w:t>
            </w:r>
          </w:p>
        </w:tc>
        <w:tc>
          <w:tcPr>
            <w:tcW w:w="4320" w:type="dxa"/>
            <w:hideMark/>
          </w:tcPr>
          <w:p w14:paraId="7439C330" w14:textId="77777777" w:rsidR="00940483" w:rsidRPr="003277C6" w:rsidRDefault="00940483" w:rsidP="00940483">
            <w:pPr>
              <w:cnfStyle w:val="000000000000" w:firstRow="0" w:lastRow="0" w:firstColumn="0" w:lastColumn="0" w:oddVBand="0" w:evenVBand="0" w:oddHBand="0" w:evenHBand="0" w:firstRowFirstColumn="0" w:firstRowLastColumn="0" w:lastRowFirstColumn="0" w:lastRowLastColumn="0"/>
              <w:rPr>
                <w:sz w:val="18"/>
                <w:szCs w:val="18"/>
                <w:rPrChange w:id="5692" w:author="Aishwarya Balan" w:date="2019-03-04T11:52:00Z">
                  <w:rPr/>
                </w:rPrChange>
              </w:rPr>
            </w:pPr>
            <w:r w:rsidRPr="003277C6">
              <w:rPr>
                <w:color w:val="000000"/>
                <w:sz w:val="18"/>
                <w:szCs w:val="18"/>
                <w:lang w:eastAsia="en-US"/>
                <w:rPrChange w:id="5693" w:author="Aishwarya Balan" w:date="2019-03-04T11:52:00Z">
                  <w:rPr>
                    <w:color w:val="000000"/>
                    <w:sz w:val="22"/>
                    <w:szCs w:val="22"/>
                    <w:lang w:eastAsia="en-US"/>
                  </w:rPr>
                </w:rPrChange>
              </w:rPr>
              <w:t>As sent in the Credit check request</w:t>
            </w:r>
          </w:p>
        </w:tc>
      </w:tr>
      <w:tr w:rsidR="00940483" w:rsidRPr="003277C6" w14:paraId="0285975C" w14:textId="77777777" w:rsidTr="0094048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740" w:type="dxa"/>
            <w:hideMark/>
          </w:tcPr>
          <w:p w14:paraId="50AE3461" w14:textId="77777777" w:rsidR="00940483" w:rsidRPr="003277C6" w:rsidRDefault="00940483" w:rsidP="00940483">
            <w:pPr>
              <w:rPr>
                <w:color w:val="000000"/>
                <w:sz w:val="18"/>
                <w:szCs w:val="18"/>
                <w:lang w:eastAsia="en-US"/>
                <w:rPrChange w:id="5694" w:author="Aishwarya Balan" w:date="2019-03-04T11:52:00Z">
                  <w:rPr>
                    <w:color w:val="000000"/>
                    <w:sz w:val="22"/>
                    <w:szCs w:val="22"/>
                    <w:lang w:eastAsia="en-US"/>
                  </w:rPr>
                </w:rPrChange>
              </w:rPr>
            </w:pPr>
            <w:r w:rsidRPr="003277C6">
              <w:rPr>
                <w:color w:val="000000"/>
                <w:sz w:val="18"/>
                <w:szCs w:val="18"/>
                <w:lang w:eastAsia="en-US"/>
                <w:rPrChange w:id="5695" w:author="Aishwarya Balan" w:date="2019-03-04T11:52:00Z">
                  <w:rPr>
                    <w:color w:val="000000"/>
                    <w:sz w:val="22"/>
                    <w:szCs w:val="22"/>
                    <w:lang w:eastAsia="en-US"/>
                  </w:rPr>
                </w:rPrChange>
              </w:rPr>
              <w:t>Request Date</w:t>
            </w:r>
          </w:p>
        </w:tc>
        <w:tc>
          <w:tcPr>
            <w:tcW w:w="1540" w:type="dxa"/>
            <w:noWrap/>
            <w:hideMark/>
          </w:tcPr>
          <w:p w14:paraId="461C5E88" w14:textId="77777777" w:rsidR="00940483" w:rsidRPr="003277C6" w:rsidRDefault="00940483" w:rsidP="00940483">
            <w:pPr>
              <w:cnfStyle w:val="000000100000" w:firstRow="0" w:lastRow="0" w:firstColumn="0" w:lastColumn="0" w:oddVBand="0" w:evenVBand="0" w:oddHBand="1" w:evenHBand="0" w:firstRowFirstColumn="0" w:firstRowLastColumn="0" w:lastRowFirstColumn="0" w:lastRowLastColumn="0"/>
              <w:rPr>
                <w:color w:val="000000"/>
                <w:sz w:val="18"/>
                <w:szCs w:val="18"/>
                <w:lang w:eastAsia="en-US"/>
                <w:rPrChange w:id="5696" w:author="Aishwarya Balan" w:date="2019-03-04T11:52:00Z">
                  <w:rPr>
                    <w:color w:val="000000"/>
                    <w:sz w:val="22"/>
                    <w:szCs w:val="22"/>
                    <w:lang w:eastAsia="en-US"/>
                  </w:rPr>
                </w:rPrChange>
              </w:rPr>
            </w:pPr>
            <w:r w:rsidRPr="003277C6">
              <w:rPr>
                <w:color w:val="000000"/>
                <w:sz w:val="18"/>
                <w:szCs w:val="18"/>
                <w:lang w:eastAsia="en-US"/>
                <w:rPrChange w:id="5697" w:author="Aishwarya Balan" w:date="2019-03-04T11:52:00Z">
                  <w:rPr>
                    <w:color w:val="000000"/>
                    <w:sz w:val="22"/>
                    <w:szCs w:val="22"/>
                    <w:lang w:eastAsia="en-US"/>
                  </w:rPr>
                </w:rPrChange>
              </w:rPr>
              <w:t>Date</w:t>
            </w:r>
          </w:p>
        </w:tc>
        <w:tc>
          <w:tcPr>
            <w:tcW w:w="4320" w:type="dxa"/>
            <w:hideMark/>
          </w:tcPr>
          <w:p w14:paraId="49635375" w14:textId="77777777" w:rsidR="00940483" w:rsidRPr="003277C6" w:rsidRDefault="00940483" w:rsidP="00940483">
            <w:pPr>
              <w:cnfStyle w:val="000000100000" w:firstRow="0" w:lastRow="0" w:firstColumn="0" w:lastColumn="0" w:oddVBand="0" w:evenVBand="0" w:oddHBand="1" w:evenHBand="0" w:firstRowFirstColumn="0" w:firstRowLastColumn="0" w:lastRowFirstColumn="0" w:lastRowLastColumn="0"/>
              <w:rPr>
                <w:sz w:val="18"/>
                <w:szCs w:val="18"/>
                <w:rPrChange w:id="5698" w:author="Aishwarya Balan" w:date="2019-03-04T11:52:00Z">
                  <w:rPr/>
                </w:rPrChange>
              </w:rPr>
            </w:pPr>
            <w:r w:rsidRPr="003277C6">
              <w:rPr>
                <w:color w:val="000000"/>
                <w:sz w:val="18"/>
                <w:szCs w:val="18"/>
                <w:lang w:eastAsia="en-US"/>
                <w:rPrChange w:id="5699" w:author="Aishwarya Balan" w:date="2019-03-04T11:52:00Z">
                  <w:rPr>
                    <w:color w:val="000000"/>
                    <w:sz w:val="22"/>
                    <w:szCs w:val="22"/>
                    <w:lang w:eastAsia="en-US"/>
                  </w:rPr>
                </w:rPrChange>
              </w:rPr>
              <w:t>As sent in the Credit check request</w:t>
            </w:r>
          </w:p>
        </w:tc>
      </w:tr>
      <w:tr w:rsidR="00940483" w:rsidRPr="003277C6" w14:paraId="5B8BA1D7" w14:textId="77777777" w:rsidTr="00940483">
        <w:trPr>
          <w:trHeight w:val="300"/>
        </w:trPr>
        <w:tc>
          <w:tcPr>
            <w:cnfStyle w:val="001000000000" w:firstRow="0" w:lastRow="0" w:firstColumn="1" w:lastColumn="0" w:oddVBand="0" w:evenVBand="0" w:oddHBand="0" w:evenHBand="0" w:firstRowFirstColumn="0" w:firstRowLastColumn="0" w:lastRowFirstColumn="0" w:lastRowLastColumn="0"/>
            <w:tcW w:w="3740" w:type="dxa"/>
            <w:hideMark/>
          </w:tcPr>
          <w:p w14:paraId="5A0C4E75" w14:textId="77777777" w:rsidR="00940483" w:rsidRPr="003277C6" w:rsidRDefault="00940483" w:rsidP="00940483">
            <w:pPr>
              <w:rPr>
                <w:color w:val="000000"/>
                <w:sz w:val="18"/>
                <w:szCs w:val="18"/>
                <w:lang w:eastAsia="en-US"/>
                <w:rPrChange w:id="5700" w:author="Aishwarya Balan" w:date="2019-03-04T11:52:00Z">
                  <w:rPr>
                    <w:color w:val="000000"/>
                    <w:sz w:val="22"/>
                    <w:szCs w:val="22"/>
                    <w:lang w:eastAsia="en-US"/>
                  </w:rPr>
                </w:rPrChange>
              </w:rPr>
            </w:pPr>
            <w:r w:rsidRPr="003277C6">
              <w:rPr>
                <w:color w:val="000000"/>
                <w:sz w:val="18"/>
                <w:szCs w:val="18"/>
                <w:lang w:eastAsia="en-US"/>
                <w:rPrChange w:id="5701" w:author="Aishwarya Balan" w:date="2019-03-04T11:52:00Z">
                  <w:rPr>
                    <w:color w:val="000000"/>
                    <w:sz w:val="22"/>
                    <w:szCs w:val="22"/>
                    <w:lang w:eastAsia="en-US"/>
                  </w:rPr>
                </w:rPrChange>
              </w:rPr>
              <w:t>Counterparty Name</w:t>
            </w:r>
          </w:p>
        </w:tc>
        <w:tc>
          <w:tcPr>
            <w:tcW w:w="1540" w:type="dxa"/>
            <w:noWrap/>
            <w:hideMark/>
          </w:tcPr>
          <w:p w14:paraId="252AB487" w14:textId="77777777" w:rsidR="00940483" w:rsidRPr="003277C6" w:rsidRDefault="00940483" w:rsidP="00940483">
            <w:pPr>
              <w:cnfStyle w:val="000000000000" w:firstRow="0" w:lastRow="0" w:firstColumn="0" w:lastColumn="0" w:oddVBand="0" w:evenVBand="0" w:oddHBand="0" w:evenHBand="0" w:firstRowFirstColumn="0" w:firstRowLastColumn="0" w:lastRowFirstColumn="0" w:lastRowLastColumn="0"/>
              <w:rPr>
                <w:color w:val="000000"/>
                <w:sz w:val="18"/>
                <w:szCs w:val="18"/>
                <w:lang w:eastAsia="en-US"/>
                <w:rPrChange w:id="5702" w:author="Aishwarya Balan" w:date="2019-03-04T11:52:00Z">
                  <w:rPr>
                    <w:color w:val="000000"/>
                    <w:sz w:val="22"/>
                    <w:szCs w:val="22"/>
                    <w:lang w:eastAsia="en-US"/>
                  </w:rPr>
                </w:rPrChange>
              </w:rPr>
            </w:pPr>
            <w:r w:rsidRPr="003277C6">
              <w:rPr>
                <w:color w:val="000000"/>
                <w:sz w:val="18"/>
                <w:szCs w:val="18"/>
                <w:lang w:eastAsia="en-US"/>
                <w:rPrChange w:id="5703" w:author="Aishwarya Balan" w:date="2019-03-04T11:52:00Z">
                  <w:rPr>
                    <w:color w:val="000000"/>
                    <w:sz w:val="22"/>
                    <w:szCs w:val="22"/>
                    <w:lang w:eastAsia="en-US"/>
                  </w:rPr>
                </w:rPrChange>
              </w:rPr>
              <w:t>String</w:t>
            </w:r>
          </w:p>
        </w:tc>
        <w:tc>
          <w:tcPr>
            <w:tcW w:w="4320" w:type="dxa"/>
            <w:hideMark/>
          </w:tcPr>
          <w:p w14:paraId="725C573D" w14:textId="77777777" w:rsidR="00940483" w:rsidRPr="003277C6" w:rsidRDefault="00940483" w:rsidP="00940483">
            <w:pPr>
              <w:cnfStyle w:val="000000000000" w:firstRow="0" w:lastRow="0" w:firstColumn="0" w:lastColumn="0" w:oddVBand="0" w:evenVBand="0" w:oddHBand="0" w:evenHBand="0" w:firstRowFirstColumn="0" w:firstRowLastColumn="0" w:lastRowFirstColumn="0" w:lastRowLastColumn="0"/>
              <w:rPr>
                <w:sz w:val="18"/>
                <w:szCs w:val="18"/>
                <w:rPrChange w:id="5704" w:author="Aishwarya Balan" w:date="2019-03-04T11:52:00Z">
                  <w:rPr/>
                </w:rPrChange>
              </w:rPr>
            </w:pPr>
            <w:r w:rsidRPr="003277C6">
              <w:rPr>
                <w:color w:val="000000"/>
                <w:sz w:val="18"/>
                <w:szCs w:val="18"/>
                <w:lang w:eastAsia="en-US"/>
                <w:rPrChange w:id="5705" w:author="Aishwarya Balan" w:date="2019-03-04T11:52:00Z">
                  <w:rPr>
                    <w:color w:val="000000"/>
                    <w:sz w:val="22"/>
                    <w:szCs w:val="22"/>
                    <w:lang w:eastAsia="en-US"/>
                  </w:rPr>
                </w:rPrChange>
              </w:rPr>
              <w:t>As sent in the Credit check request</w:t>
            </w:r>
          </w:p>
        </w:tc>
      </w:tr>
      <w:tr w:rsidR="00940483" w:rsidRPr="003277C6" w14:paraId="394ACD71" w14:textId="77777777" w:rsidTr="0094048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740" w:type="dxa"/>
            <w:hideMark/>
          </w:tcPr>
          <w:p w14:paraId="16CC977D" w14:textId="77777777" w:rsidR="00940483" w:rsidRPr="003277C6" w:rsidRDefault="00940483" w:rsidP="00940483">
            <w:pPr>
              <w:rPr>
                <w:color w:val="000000"/>
                <w:sz w:val="18"/>
                <w:szCs w:val="18"/>
                <w:lang w:eastAsia="en-US"/>
                <w:rPrChange w:id="5706" w:author="Aishwarya Balan" w:date="2019-03-04T11:52:00Z">
                  <w:rPr>
                    <w:color w:val="000000"/>
                    <w:sz w:val="22"/>
                    <w:szCs w:val="22"/>
                    <w:lang w:eastAsia="en-US"/>
                  </w:rPr>
                </w:rPrChange>
              </w:rPr>
            </w:pPr>
            <w:r w:rsidRPr="003277C6">
              <w:rPr>
                <w:color w:val="000000"/>
                <w:sz w:val="18"/>
                <w:szCs w:val="18"/>
                <w:lang w:eastAsia="en-US"/>
                <w:rPrChange w:id="5707" w:author="Aishwarya Balan" w:date="2019-03-04T11:52:00Z">
                  <w:rPr>
                    <w:color w:val="000000"/>
                    <w:sz w:val="22"/>
                    <w:szCs w:val="22"/>
                    <w:lang w:eastAsia="en-US"/>
                  </w:rPr>
                </w:rPrChange>
              </w:rPr>
              <w:t>Entity Type</w:t>
            </w:r>
          </w:p>
        </w:tc>
        <w:tc>
          <w:tcPr>
            <w:tcW w:w="1540" w:type="dxa"/>
            <w:noWrap/>
            <w:hideMark/>
          </w:tcPr>
          <w:p w14:paraId="41DC5CD8" w14:textId="77777777" w:rsidR="00940483" w:rsidRPr="003277C6" w:rsidRDefault="00940483" w:rsidP="00940483">
            <w:pPr>
              <w:cnfStyle w:val="000000100000" w:firstRow="0" w:lastRow="0" w:firstColumn="0" w:lastColumn="0" w:oddVBand="0" w:evenVBand="0" w:oddHBand="1" w:evenHBand="0" w:firstRowFirstColumn="0" w:firstRowLastColumn="0" w:lastRowFirstColumn="0" w:lastRowLastColumn="0"/>
              <w:rPr>
                <w:color w:val="000000"/>
                <w:sz w:val="18"/>
                <w:szCs w:val="18"/>
                <w:lang w:eastAsia="en-US"/>
                <w:rPrChange w:id="5708" w:author="Aishwarya Balan" w:date="2019-03-04T11:52:00Z">
                  <w:rPr>
                    <w:color w:val="000000"/>
                    <w:sz w:val="22"/>
                    <w:szCs w:val="22"/>
                    <w:lang w:eastAsia="en-US"/>
                  </w:rPr>
                </w:rPrChange>
              </w:rPr>
            </w:pPr>
            <w:r w:rsidRPr="003277C6">
              <w:rPr>
                <w:color w:val="000000"/>
                <w:sz w:val="18"/>
                <w:szCs w:val="18"/>
                <w:lang w:eastAsia="en-US"/>
                <w:rPrChange w:id="5709" w:author="Aishwarya Balan" w:date="2019-03-04T11:52:00Z">
                  <w:rPr>
                    <w:color w:val="000000"/>
                    <w:sz w:val="22"/>
                    <w:szCs w:val="22"/>
                    <w:lang w:eastAsia="en-US"/>
                  </w:rPr>
                </w:rPrChange>
              </w:rPr>
              <w:t>String</w:t>
            </w:r>
          </w:p>
        </w:tc>
        <w:tc>
          <w:tcPr>
            <w:tcW w:w="4320" w:type="dxa"/>
            <w:hideMark/>
          </w:tcPr>
          <w:p w14:paraId="3DE29A6B" w14:textId="77777777" w:rsidR="00940483" w:rsidRPr="003277C6" w:rsidRDefault="00940483" w:rsidP="00940483">
            <w:pPr>
              <w:cnfStyle w:val="000000100000" w:firstRow="0" w:lastRow="0" w:firstColumn="0" w:lastColumn="0" w:oddVBand="0" w:evenVBand="0" w:oddHBand="1" w:evenHBand="0" w:firstRowFirstColumn="0" w:firstRowLastColumn="0" w:lastRowFirstColumn="0" w:lastRowLastColumn="0"/>
              <w:rPr>
                <w:sz w:val="18"/>
                <w:szCs w:val="18"/>
                <w:rPrChange w:id="5710" w:author="Aishwarya Balan" w:date="2019-03-04T11:52:00Z">
                  <w:rPr/>
                </w:rPrChange>
              </w:rPr>
            </w:pPr>
            <w:r w:rsidRPr="003277C6">
              <w:rPr>
                <w:color w:val="000000"/>
                <w:sz w:val="18"/>
                <w:szCs w:val="18"/>
                <w:lang w:eastAsia="en-US"/>
                <w:rPrChange w:id="5711" w:author="Aishwarya Balan" w:date="2019-03-04T11:52:00Z">
                  <w:rPr>
                    <w:color w:val="000000"/>
                    <w:sz w:val="22"/>
                    <w:szCs w:val="22"/>
                    <w:lang w:eastAsia="en-US"/>
                  </w:rPr>
                </w:rPrChange>
              </w:rPr>
              <w:t>As sent in the Credit check request</w:t>
            </w:r>
          </w:p>
        </w:tc>
      </w:tr>
      <w:tr w:rsidR="00940483" w:rsidRPr="003277C6" w14:paraId="00CF967F" w14:textId="77777777" w:rsidTr="00940483">
        <w:trPr>
          <w:trHeight w:val="300"/>
        </w:trPr>
        <w:tc>
          <w:tcPr>
            <w:cnfStyle w:val="001000000000" w:firstRow="0" w:lastRow="0" w:firstColumn="1" w:lastColumn="0" w:oddVBand="0" w:evenVBand="0" w:oddHBand="0" w:evenHBand="0" w:firstRowFirstColumn="0" w:firstRowLastColumn="0" w:lastRowFirstColumn="0" w:lastRowLastColumn="0"/>
            <w:tcW w:w="3740" w:type="dxa"/>
            <w:hideMark/>
          </w:tcPr>
          <w:p w14:paraId="05B84856" w14:textId="77777777" w:rsidR="00940483" w:rsidRPr="003277C6" w:rsidRDefault="00940483" w:rsidP="00940483">
            <w:pPr>
              <w:rPr>
                <w:color w:val="000000"/>
                <w:sz w:val="18"/>
                <w:szCs w:val="18"/>
                <w:lang w:eastAsia="en-US"/>
                <w:rPrChange w:id="5712" w:author="Aishwarya Balan" w:date="2019-03-04T11:52:00Z">
                  <w:rPr>
                    <w:color w:val="000000"/>
                    <w:sz w:val="22"/>
                    <w:szCs w:val="22"/>
                    <w:lang w:eastAsia="en-US"/>
                  </w:rPr>
                </w:rPrChange>
              </w:rPr>
            </w:pPr>
            <w:r w:rsidRPr="003277C6">
              <w:rPr>
                <w:color w:val="000000"/>
                <w:sz w:val="18"/>
                <w:szCs w:val="18"/>
                <w:lang w:eastAsia="en-US"/>
                <w:rPrChange w:id="5713" w:author="Aishwarya Balan" w:date="2019-03-04T11:52:00Z">
                  <w:rPr>
                    <w:color w:val="000000"/>
                    <w:sz w:val="22"/>
                    <w:szCs w:val="22"/>
                    <w:lang w:eastAsia="en-US"/>
                  </w:rPr>
                </w:rPrChange>
              </w:rPr>
              <w:t>Entity Ref. No.</w:t>
            </w:r>
          </w:p>
        </w:tc>
        <w:tc>
          <w:tcPr>
            <w:tcW w:w="1540" w:type="dxa"/>
            <w:noWrap/>
            <w:hideMark/>
          </w:tcPr>
          <w:p w14:paraId="09BBCE62" w14:textId="77777777" w:rsidR="00940483" w:rsidRPr="003277C6" w:rsidRDefault="00940483" w:rsidP="00940483">
            <w:pPr>
              <w:cnfStyle w:val="000000000000" w:firstRow="0" w:lastRow="0" w:firstColumn="0" w:lastColumn="0" w:oddVBand="0" w:evenVBand="0" w:oddHBand="0" w:evenHBand="0" w:firstRowFirstColumn="0" w:firstRowLastColumn="0" w:lastRowFirstColumn="0" w:lastRowLastColumn="0"/>
              <w:rPr>
                <w:color w:val="000000"/>
                <w:sz w:val="18"/>
                <w:szCs w:val="18"/>
                <w:lang w:eastAsia="en-US"/>
                <w:rPrChange w:id="5714" w:author="Aishwarya Balan" w:date="2019-03-04T11:52:00Z">
                  <w:rPr>
                    <w:color w:val="000000"/>
                    <w:sz w:val="22"/>
                    <w:szCs w:val="22"/>
                    <w:lang w:eastAsia="en-US"/>
                  </w:rPr>
                </w:rPrChange>
              </w:rPr>
            </w:pPr>
            <w:r w:rsidRPr="003277C6">
              <w:rPr>
                <w:color w:val="000000"/>
                <w:sz w:val="18"/>
                <w:szCs w:val="18"/>
                <w:lang w:eastAsia="en-US"/>
                <w:rPrChange w:id="5715" w:author="Aishwarya Balan" w:date="2019-03-04T11:52:00Z">
                  <w:rPr>
                    <w:color w:val="000000"/>
                    <w:sz w:val="22"/>
                    <w:szCs w:val="22"/>
                    <w:lang w:eastAsia="en-US"/>
                  </w:rPr>
                </w:rPrChange>
              </w:rPr>
              <w:t>String</w:t>
            </w:r>
          </w:p>
        </w:tc>
        <w:tc>
          <w:tcPr>
            <w:tcW w:w="4320" w:type="dxa"/>
            <w:hideMark/>
          </w:tcPr>
          <w:p w14:paraId="04E92F7E" w14:textId="77777777" w:rsidR="00940483" w:rsidRPr="003277C6" w:rsidRDefault="00940483" w:rsidP="00940483">
            <w:pPr>
              <w:cnfStyle w:val="000000000000" w:firstRow="0" w:lastRow="0" w:firstColumn="0" w:lastColumn="0" w:oddVBand="0" w:evenVBand="0" w:oddHBand="0" w:evenHBand="0" w:firstRowFirstColumn="0" w:firstRowLastColumn="0" w:lastRowFirstColumn="0" w:lastRowLastColumn="0"/>
              <w:rPr>
                <w:sz w:val="18"/>
                <w:szCs w:val="18"/>
                <w:rPrChange w:id="5716" w:author="Aishwarya Balan" w:date="2019-03-04T11:52:00Z">
                  <w:rPr/>
                </w:rPrChange>
              </w:rPr>
            </w:pPr>
            <w:r w:rsidRPr="003277C6">
              <w:rPr>
                <w:color w:val="000000"/>
                <w:sz w:val="18"/>
                <w:szCs w:val="18"/>
                <w:lang w:eastAsia="en-US"/>
                <w:rPrChange w:id="5717" w:author="Aishwarya Balan" w:date="2019-03-04T11:52:00Z">
                  <w:rPr>
                    <w:color w:val="000000"/>
                    <w:sz w:val="22"/>
                    <w:szCs w:val="22"/>
                    <w:lang w:eastAsia="en-US"/>
                  </w:rPr>
                </w:rPrChange>
              </w:rPr>
              <w:t>As sent in the Credit check request</w:t>
            </w:r>
          </w:p>
        </w:tc>
      </w:tr>
      <w:tr w:rsidR="00940483" w:rsidRPr="003277C6" w14:paraId="5D5ED4B5" w14:textId="77777777" w:rsidTr="0094048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740" w:type="dxa"/>
            <w:hideMark/>
          </w:tcPr>
          <w:p w14:paraId="36CD2F93" w14:textId="77777777" w:rsidR="00940483" w:rsidRPr="003277C6" w:rsidRDefault="00940483" w:rsidP="00940483">
            <w:pPr>
              <w:rPr>
                <w:color w:val="000000"/>
                <w:sz w:val="18"/>
                <w:szCs w:val="18"/>
                <w:lang w:eastAsia="en-US"/>
                <w:rPrChange w:id="5718" w:author="Aishwarya Balan" w:date="2019-03-04T11:52:00Z">
                  <w:rPr>
                    <w:color w:val="000000"/>
                    <w:sz w:val="22"/>
                    <w:szCs w:val="22"/>
                    <w:lang w:eastAsia="en-US"/>
                  </w:rPr>
                </w:rPrChange>
              </w:rPr>
            </w:pPr>
            <w:r w:rsidRPr="003277C6">
              <w:rPr>
                <w:color w:val="000000"/>
                <w:sz w:val="18"/>
                <w:szCs w:val="18"/>
                <w:lang w:eastAsia="en-US"/>
                <w:rPrChange w:id="5719" w:author="Aishwarya Balan" w:date="2019-03-04T11:52:00Z">
                  <w:rPr>
                    <w:color w:val="000000"/>
                    <w:sz w:val="22"/>
                    <w:szCs w:val="22"/>
                    <w:lang w:eastAsia="en-US"/>
                  </w:rPr>
                </w:rPrChange>
              </w:rPr>
              <w:t xml:space="preserve">Contract Ref. No. </w:t>
            </w:r>
          </w:p>
        </w:tc>
        <w:tc>
          <w:tcPr>
            <w:tcW w:w="1540" w:type="dxa"/>
            <w:noWrap/>
            <w:hideMark/>
          </w:tcPr>
          <w:p w14:paraId="78A6DF09" w14:textId="77777777" w:rsidR="00940483" w:rsidRPr="003277C6" w:rsidRDefault="00940483" w:rsidP="00940483">
            <w:pPr>
              <w:cnfStyle w:val="000000100000" w:firstRow="0" w:lastRow="0" w:firstColumn="0" w:lastColumn="0" w:oddVBand="0" w:evenVBand="0" w:oddHBand="1" w:evenHBand="0" w:firstRowFirstColumn="0" w:firstRowLastColumn="0" w:lastRowFirstColumn="0" w:lastRowLastColumn="0"/>
              <w:rPr>
                <w:color w:val="000000"/>
                <w:sz w:val="18"/>
                <w:szCs w:val="18"/>
                <w:lang w:eastAsia="en-US"/>
                <w:rPrChange w:id="5720" w:author="Aishwarya Balan" w:date="2019-03-04T11:52:00Z">
                  <w:rPr>
                    <w:color w:val="000000"/>
                    <w:sz w:val="22"/>
                    <w:szCs w:val="22"/>
                    <w:lang w:eastAsia="en-US"/>
                  </w:rPr>
                </w:rPrChange>
              </w:rPr>
            </w:pPr>
            <w:r w:rsidRPr="003277C6">
              <w:rPr>
                <w:color w:val="000000"/>
                <w:sz w:val="18"/>
                <w:szCs w:val="18"/>
                <w:lang w:eastAsia="en-US"/>
                <w:rPrChange w:id="5721" w:author="Aishwarya Balan" w:date="2019-03-04T11:52:00Z">
                  <w:rPr>
                    <w:color w:val="000000"/>
                    <w:sz w:val="22"/>
                    <w:szCs w:val="22"/>
                    <w:lang w:eastAsia="en-US"/>
                  </w:rPr>
                </w:rPrChange>
              </w:rPr>
              <w:t>String</w:t>
            </w:r>
          </w:p>
        </w:tc>
        <w:tc>
          <w:tcPr>
            <w:tcW w:w="4320" w:type="dxa"/>
            <w:hideMark/>
          </w:tcPr>
          <w:p w14:paraId="34C75042" w14:textId="77777777" w:rsidR="00940483" w:rsidRPr="003277C6" w:rsidRDefault="00940483" w:rsidP="00940483">
            <w:pPr>
              <w:cnfStyle w:val="000000100000" w:firstRow="0" w:lastRow="0" w:firstColumn="0" w:lastColumn="0" w:oddVBand="0" w:evenVBand="0" w:oddHBand="1" w:evenHBand="0" w:firstRowFirstColumn="0" w:firstRowLastColumn="0" w:lastRowFirstColumn="0" w:lastRowLastColumn="0"/>
              <w:rPr>
                <w:sz w:val="18"/>
                <w:szCs w:val="18"/>
                <w:rPrChange w:id="5722" w:author="Aishwarya Balan" w:date="2019-03-04T11:52:00Z">
                  <w:rPr/>
                </w:rPrChange>
              </w:rPr>
            </w:pPr>
            <w:r w:rsidRPr="003277C6">
              <w:rPr>
                <w:color w:val="000000"/>
                <w:sz w:val="18"/>
                <w:szCs w:val="18"/>
                <w:lang w:eastAsia="en-US"/>
                <w:rPrChange w:id="5723" w:author="Aishwarya Balan" w:date="2019-03-04T11:52:00Z">
                  <w:rPr>
                    <w:color w:val="000000"/>
                    <w:sz w:val="22"/>
                    <w:szCs w:val="22"/>
                    <w:lang w:eastAsia="en-US"/>
                  </w:rPr>
                </w:rPrChange>
              </w:rPr>
              <w:t>As sent in the Credit check request</w:t>
            </w:r>
          </w:p>
        </w:tc>
      </w:tr>
      <w:tr w:rsidR="00940483" w:rsidRPr="003277C6" w14:paraId="1BF6D347" w14:textId="77777777" w:rsidTr="00940483">
        <w:trPr>
          <w:trHeight w:val="300"/>
        </w:trPr>
        <w:tc>
          <w:tcPr>
            <w:cnfStyle w:val="001000000000" w:firstRow="0" w:lastRow="0" w:firstColumn="1" w:lastColumn="0" w:oddVBand="0" w:evenVBand="0" w:oddHBand="0" w:evenHBand="0" w:firstRowFirstColumn="0" w:firstRowLastColumn="0" w:lastRowFirstColumn="0" w:lastRowLastColumn="0"/>
            <w:tcW w:w="3740" w:type="dxa"/>
            <w:hideMark/>
          </w:tcPr>
          <w:p w14:paraId="1A1310B4" w14:textId="77777777" w:rsidR="00940483" w:rsidRPr="003277C6" w:rsidRDefault="00940483" w:rsidP="00940483">
            <w:pPr>
              <w:rPr>
                <w:color w:val="000000"/>
                <w:sz w:val="18"/>
                <w:szCs w:val="18"/>
                <w:lang w:eastAsia="en-US"/>
                <w:rPrChange w:id="5724" w:author="Aishwarya Balan" w:date="2019-03-04T11:52:00Z">
                  <w:rPr>
                    <w:color w:val="000000"/>
                    <w:sz w:val="22"/>
                    <w:szCs w:val="22"/>
                    <w:lang w:eastAsia="en-US"/>
                  </w:rPr>
                </w:rPrChange>
              </w:rPr>
            </w:pPr>
            <w:r w:rsidRPr="003277C6">
              <w:rPr>
                <w:color w:val="000000"/>
                <w:sz w:val="18"/>
                <w:szCs w:val="18"/>
                <w:lang w:eastAsia="en-US"/>
                <w:rPrChange w:id="5725" w:author="Aishwarya Balan" w:date="2019-03-04T11:52:00Z">
                  <w:rPr>
                    <w:color w:val="000000"/>
                    <w:sz w:val="22"/>
                    <w:szCs w:val="22"/>
                    <w:lang w:eastAsia="en-US"/>
                  </w:rPr>
                </w:rPrChange>
              </w:rPr>
              <w:t xml:space="preserve">Amount </w:t>
            </w:r>
          </w:p>
        </w:tc>
        <w:tc>
          <w:tcPr>
            <w:tcW w:w="1540" w:type="dxa"/>
            <w:noWrap/>
            <w:hideMark/>
          </w:tcPr>
          <w:p w14:paraId="687480E9" w14:textId="77777777" w:rsidR="00940483" w:rsidRPr="003277C6" w:rsidRDefault="00940483" w:rsidP="00940483">
            <w:pPr>
              <w:cnfStyle w:val="000000000000" w:firstRow="0" w:lastRow="0" w:firstColumn="0" w:lastColumn="0" w:oddVBand="0" w:evenVBand="0" w:oddHBand="0" w:evenHBand="0" w:firstRowFirstColumn="0" w:firstRowLastColumn="0" w:lastRowFirstColumn="0" w:lastRowLastColumn="0"/>
              <w:rPr>
                <w:color w:val="000000"/>
                <w:sz w:val="18"/>
                <w:szCs w:val="18"/>
                <w:lang w:eastAsia="en-US"/>
                <w:rPrChange w:id="5726" w:author="Aishwarya Balan" w:date="2019-03-04T11:52:00Z">
                  <w:rPr>
                    <w:color w:val="000000"/>
                    <w:sz w:val="22"/>
                    <w:szCs w:val="22"/>
                    <w:lang w:eastAsia="en-US"/>
                  </w:rPr>
                </w:rPrChange>
              </w:rPr>
            </w:pPr>
            <w:r w:rsidRPr="003277C6">
              <w:rPr>
                <w:color w:val="000000"/>
                <w:sz w:val="18"/>
                <w:szCs w:val="18"/>
                <w:lang w:eastAsia="en-US"/>
                <w:rPrChange w:id="5727" w:author="Aishwarya Balan" w:date="2019-03-04T11:52:00Z">
                  <w:rPr>
                    <w:color w:val="000000"/>
                    <w:sz w:val="22"/>
                    <w:szCs w:val="22"/>
                    <w:lang w:eastAsia="en-US"/>
                  </w:rPr>
                </w:rPrChange>
              </w:rPr>
              <w:t>Number</w:t>
            </w:r>
          </w:p>
        </w:tc>
        <w:tc>
          <w:tcPr>
            <w:tcW w:w="4320" w:type="dxa"/>
            <w:hideMark/>
          </w:tcPr>
          <w:p w14:paraId="58825B56" w14:textId="77777777" w:rsidR="00940483" w:rsidRPr="003277C6" w:rsidRDefault="00940483" w:rsidP="00940483">
            <w:pPr>
              <w:cnfStyle w:val="000000000000" w:firstRow="0" w:lastRow="0" w:firstColumn="0" w:lastColumn="0" w:oddVBand="0" w:evenVBand="0" w:oddHBand="0" w:evenHBand="0" w:firstRowFirstColumn="0" w:firstRowLastColumn="0" w:lastRowFirstColumn="0" w:lastRowLastColumn="0"/>
              <w:rPr>
                <w:sz w:val="18"/>
                <w:szCs w:val="18"/>
                <w:rPrChange w:id="5728" w:author="Aishwarya Balan" w:date="2019-03-04T11:52:00Z">
                  <w:rPr/>
                </w:rPrChange>
              </w:rPr>
            </w:pPr>
            <w:r w:rsidRPr="003277C6">
              <w:rPr>
                <w:color w:val="000000"/>
                <w:sz w:val="18"/>
                <w:szCs w:val="18"/>
                <w:lang w:eastAsia="en-US"/>
                <w:rPrChange w:id="5729" w:author="Aishwarya Balan" w:date="2019-03-04T11:52:00Z">
                  <w:rPr>
                    <w:color w:val="000000"/>
                    <w:sz w:val="22"/>
                    <w:szCs w:val="22"/>
                    <w:lang w:eastAsia="en-US"/>
                  </w:rPr>
                </w:rPrChange>
              </w:rPr>
              <w:t>As sent in the Credit check request</w:t>
            </w:r>
          </w:p>
        </w:tc>
      </w:tr>
      <w:tr w:rsidR="00940483" w:rsidRPr="003277C6" w14:paraId="425E2244" w14:textId="77777777" w:rsidTr="0094048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740" w:type="dxa"/>
            <w:hideMark/>
          </w:tcPr>
          <w:p w14:paraId="671406E2" w14:textId="77777777" w:rsidR="00940483" w:rsidRPr="003277C6" w:rsidRDefault="00940483" w:rsidP="00940483">
            <w:pPr>
              <w:rPr>
                <w:color w:val="000000"/>
                <w:sz w:val="18"/>
                <w:szCs w:val="18"/>
                <w:lang w:eastAsia="en-US"/>
                <w:rPrChange w:id="5730" w:author="Aishwarya Balan" w:date="2019-03-04T11:52:00Z">
                  <w:rPr>
                    <w:color w:val="000000"/>
                    <w:sz w:val="22"/>
                    <w:szCs w:val="22"/>
                    <w:lang w:eastAsia="en-US"/>
                  </w:rPr>
                </w:rPrChange>
              </w:rPr>
            </w:pPr>
            <w:r w:rsidRPr="003277C6">
              <w:rPr>
                <w:color w:val="000000"/>
                <w:sz w:val="18"/>
                <w:szCs w:val="18"/>
                <w:lang w:eastAsia="en-US"/>
                <w:rPrChange w:id="5731" w:author="Aishwarya Balan" w:date="2019-03-04T11:52:00Z">
                  <w:rPr>
                    <w:color w:val="000000"/>
                    <w:sz w:val="22"/>
                    <w:szCs w:val="22"/>
                    <w:lang w:eastAsia="en-US"/>
                  </w:rPr>
                </w:rPrChange>
              </w:rPr>
              <w:t>Currency</w:t>
            </w:r>
          </w:p>
        </w:tc>
        <w:tc>
          <w:tcPr>
            <w:tcW w:w="1540" w:type="dxa"/>
            <w:noWrap/>
            <w:hideMark/>
          </w:tcPr>
          <w:p w14:paraId="0658FFDF" w14:textId="77777777" w:rsidR="00940483" w:rsidRPr="003277C6" w:rsidRDefault="00940483" w:rsidP="00940483">
            <w:pPr>
              <w:cnfStyle w:val="000000100000" w:firstRow="0" w:lastRow="0" w:firstColumn="0" w:lastColumn="0" w:oddVBand="0" w:evenVBand="0" w:oddHBand="1" w:evenHBand="0" w:firstRowFirstColumn="0" w:firstRowLastColumn="0" w:lastRowFirstColumn="0" w:lastRowLastColumn="0"/>
              <w:rPr>
                <w:color w:val="000000"/>
                <w:sz w:val="18"/>
                <w:szCs w:val="18"/>
                <w:lang w:eastAsia="en-US"/>
                <w:rPrChange w:id="5732" w:author="Aishwarya Balan" w:date="2019-03-04T11:52:00Z">
                  <w:rPr>
                    <w:color w:val="000000"/>
                    <w:sz w:val="22"/>
                    <w:szCs w:val="22"/>
                    <w:lang w:eastAsia="en-US"/>
                  </w:rPr>
                </w:rPrChange>
              </w:rPr>
            </w:pPr>
            <w:r w:rsidRPr="003277C6">
              <w:rPr>
                <w:color w:val="000000"/>
                <w:sz w:val="18"/>
                <w:szCs w:val="18"/>
                <w:lang w:eastAsia="en-US"/>
                <w:rPrChange w:id="5733" w:author="Aishwarya Balan" w:date="2019-03-04T11:52:00Z">
                  <w:rPr>
                    <w:color w:val="000000"/>
                    <w:sz w:val="22"/>
                    <w:szCs w:val="22"/>
                    <w:lang w:eastAsia="en-US"/>
                  </w:rPr>
                </w:rPrChange>
              </w:rPr>
              <w:t>String</w:t>
            </w:r>
          </w:p>
        </w:tc>
        <w:tc>
          <w:tcPr>
            <w:tcW w:w="4320" w:type="dxa"/>
            <w:hideMark/>
          </w:tcPr>
          <w:p w14:paraId="1F5CB37A" w14:textId="77777777" w:rsidR="00940483" w:rsidRPr="003277C6" w:rsidRDefault="00940483" w:rsidP="00940483">
            <w:pPr>
              <w:cnfStyle w:val="000000100000" w:firstRow="0" w:lastRow="0" w:firstColumn="0" w:lastColumn="0" w:oddVBand="0" w:evenVBand="0" w:oddHBand="1" w:evenHBand="0" w:firstRowFirstColumn="0" w:firstRowLastColumn="0" w:lastRowFirstColumn="0" w:lastRowLastColumn="0"/>
              <w:rPr>
                <w:sz w:val="18"/>
                <w:szCs w:val="18"/>
                <w:rPrChange w:id="5734" w:author="Aishwarya Balan" w:date="2019-03-04T11:52:00Z">
                  <w:rPr/>
                </w:rPrChange>
              </w:rPr>
            </w:pPr>
            <w:r w:rsidRPr="003277C6">
              <w:rPr>
                <w:color w:val="000000"/>
                <w:sz w:val="18"/>
                <w:szCs w:val="18"/>
                <w:lang w:eastAsia="en-US"/>
                <w:rPrChange w:id="5735" w:author="Aishwarya Balan" w:date="2019-03-04T11:52:00Z">
                  <w:rPr>
                    <w:color w:val="000000"/>
                    <w:sz w:val="22"/>
                    <w:szCs w:val="22"/>
                    <w:lang w:eastAsia="en-US"/>
                  </w:rPr>
                </w:rPrChange>
              </w:rPr>
              <w:t>As sent in the Credit check request</w:t>
            </w:r>
          </w:p>
        </w:tc>
      </w:tr>
      <w:tr w:rsidR="00940483" w:rsidRPr="003277C6" w14:paraId="61960239" w14:textId="77777777" w:rsidTr="00940483">
        <w:trPr>
          <w:trHeight w:val="300"/>
        </w:trPr>
        <w:tc>
          <w:tcPr>
            <w:cnfStyle w:val="001000000000" w:firstRow="0" w:lastRow="0" w:firstColumn="1" w:lastColumn="0" w:oddVBand="0" w:evenVBand="0" w:oddHBand="0" w:evenHBand="0" w:firstRowFirstColumn="0" w:firstRowLastColumn="0" w:lastRowFirstColumn="0" w:lastRowLastColumn="0"/>
            <w:tcW w:w="3740" w:type="dxa"/>
            <w:hideMark/>
          </w:tcPr>
          <w:p w14:paraId="30556777" w14:textId="77777777" w:rsidR="00940483" w:rsidRPr="003277C6" w:rsidRDefault="00940483" w:rsidP="00940483">
            <w:pPr>
              <w:rPr>
                <w:color w:val="000000"/>
                <w:sz w:val="18"/>
                <w:szCs w:val="18"/>
                <w:lang w:eastAsia="en-US"/>
                <w:rPrChange w:id="5736" w:author="Aishwarya Balan" w:date="2019-03-04T11:52:00Z">
                  <w:rPr>
                    <w:color w:val="000000"/>
                    <w:sz w:val="22"/>
                    <w:szCs w:val="22"/>
                    <w:lang w:eastAsia="en-US"/>
                  </w:rPr>
                </w:rPrChange>
              </w:rPr>
            </w:pPr>
            <w:r w:rsidRPr="003277C6">
              <w:rPr>
                <w:color w:val="000000"/>
                <w:sz w:val="18"/>
                <w:szCs w:val="18"/>
                <w:lang w:eastAsia="en-US"/>
                <w:rPrChange w:id="5737" w:author="Aishwarya Balan" w:date="2019-03-04T11:52:00Z">
                  <w:rPr>
                    <w:color w:val="000000"/>
                    <w:sz w:val="22"/>
                    <w:szCs w:val="22"/>
                    <w:lang w:eastAsia="en-US"/>
                  </w:rPr>
                </w:rPrChange>
              </w:rPr>
              <w:t>Shipment Date</w:t>
            </w:r>
          </w:p>
        </w:tc>
        <w:tc>
          <w:tcPr>
            <w:tcW w:w="1540" w:type="dxa"/>
            <w:noWrap/>
            <w:hideMark/>
          </w:tcPr>
          <w:p w14:paraId="576F1520" w14:textId="77777777" w:rsidR="00940483" w:rsidRPr="003277C6" w:rsidRDefault="00940483" w:rsidP="00940483">
            <w:pPr>
              <w:cnfStyle w:val="000000000000" w:firstRow="0" w:lastRow="0" w:firstColumn="0" w:lastColumn="0" w:oddVBand="0" w:evenVBand="0" w:oddHBand="0" w:evenHBand="0" w:firstRowFirstColumn="0" w:firstRowLastColumn="0" w:lastRowFirstColumn="0" w:lastRowLastColumn="0"/>
              <w:rPr>
                <w:color w:val="000000"/>
                <w:sz w:val="18"/>
                <w:szCs w:val="18"/>
                <w:lang w:eastAsia="en-US"/>
                <w:rPrChange w:id="5738" w:author="Aishwarya Balan" w:date="2019-03-04T11:52:00Z">
                  <w:rPr>
                    <w:color w:val="000000"/>
                    <w:sz w:val="22"/>
                    <w:szCs w:val="22"/>
                    <w:lang w:eastAsia="en-US"/>
                  </w:rPr>
                </w:rPrChange>
              </w:rPr>
            </w:pPr>
            <w:r w:rsidRPr="003277C6">
              <w:rPr>
                <w:color w:val="000000"/>
                <w:sz w:val="18"/>
                <w:szCs w:val="18"/>
                <w:lang w:eastAsia="en-US"/>
                <w:rPrChange w:id="5739" w:author="Aishwarya Balan" w:date="2019-03-04T11:52:00Z">
                  <w:rPr>
                    <w:color w:val="000000"/>
                    <w:sz w:val="22"/>
                    <w:szCs w:val="22"/>
                    <w:lang w:eastAsia="en-US"/>
                  </w:rPr>
                </w:rPrChange>
              </w:rPr>
              <w:t>Date</w:t>
            </w:r>
          </w:p>
        </w:tc>
        <w:tc>
          <w:tcPr>
            <w:tcW w:w="4320" w:type="dxa"/>
            <w:hideMark/>
          </w:tcPr>
          <w:p w14:paraId="5B8A3EBF" w14:textId="77777777" w:rsidR="00940483" w:rsidRPr="003277C6" w:rsidRDefault="00940483" w:rsidP="00940483">
            <w:pPr>
              <w:cnfStyle w:val="000000000000" w:firstRow="0" w:lastRow="0" w:firstColumn="0" w:lastColumn="0" w:oddVBand="0" w:evenVBand="0" w:oddHBand="0" w:evenHBand="0" w:firstRowFirstColumn="0" w:firstRowLastColumn="0" w:lastRowFirstColumn="0" w:lastRowLastColumn="0"/>
              <w:rPr>
                <w:sz w:val="18"/>
                <w:szCs w:val="18"/>
                <w:rPrChange w:id="5740" w:author="Aishwarya Balan" w:date="2019-03-04T11:52:00Z">
                  <w:rPr/>
                </w:rPrChange>
              </w:rPr>
            </w:pPr>
            <w:r w:rsidRPr="003277C6">
              <w:rPr>
                <w:color w:val="000000"/>
                <w:sz w:val="18"/>
                <w:szCs w:val="18"/>
                <w:lang w:eastAsia="en-US"/>
                <w:rPrChange w:id="5741" w:author="Aishwarya Balan" w:date="2019-03-04T11:52:00Z">
                  <w:rPr>
                    <w:color w:val="000000"/>
                    <w:sz w:val="22"/>
                    <w:szCs w:val="22"/>
                    <w:lang w:eastAsia="en-US"/>
                  </w:rPr>
                </w:rPrChange>
              </w:rPr>
              <w:t>As sent in the Credit check request</w:t>
            </w:r>
          </w:p>
        </w:tc>
      </w:tr>
      <w:tr w:rsidR="00940483" w:rsidRPr="003277C6" w14:paraId="22DBA9D0" w14:textId="77777777" w:rsidTr="0094048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740" w:type="dxa"/>
            <w:hideMark/>
          </w:tcPr>
          <w:p w14:paraId="52E02091" w14:textId="77777777" w:rsidR="00940483" w:rsidRPr="003277C6" w:rsidRDefault="00940483" w:rsidP="00940483">
            <w:pPr>
              <w:rPr>
                <w:color w:val="000000"/>
                <w:sz w:val="18"/>
                <w:szCs w:val="18"/>
                <w:lang w:eastAsia="en-US"/>
                <w:rPrChange w:id="5742" w:author="Aishwarya Balan" w:date="2019-03-04T11:52:00Z">
                  <w:rPr>
                    <w:color w:val="000000"/>
                    <w:sz w:val="22"/>
                    <w:szCs w:val="22"/>
                    <w:lang w:eastAsia="en-US"/>
                  </w:rPr>
                </w:rPrChange>
              </w:rPr>
            </w:pPr>
            <w:r w:rsidRPr="003277C6">
              <w:rPr>
                <w:color w:val="000000"/>
                <w:sz w:val="18"/>
                <w:szCs w:val="18"/>
                <w:lang w:eastAsia="en-US"/>
                <w:rPrChange w:id="5743" w:author="Aishwarya Balan" w:date="2019-03-04T11:52:00Z">
                  <w:rPr>
                    <w:color w:val="000000"/>
                    <w:sz w:val="22"/>
                    <w:szCs w:val="22"/>
                    <w:lang w:eastAsia="en-US"/>
                  </w:rPr>
                </w:rPrChange>
              </w:rPr>
              <w:t>Credit Risk Check</w:t>
            </w:r>
          </w:p>
        </w:tc>
        <w:tc>
          <w:tcPr>
            <w:tcW w:w="1540" w:type="dxa"/>
            <w:noWrap/>
            <w:hideMark/>
          </w:tcPr>
          <w:p w14:paraId="7B4E4F09" w14:textId="77777777" w:rsidR="00940483" w:rsidRPr="003277C6" w:rsidRDefault="00940483" w:rsidP="00940483">
            <w:pPr>
              <w:cnfStyle w:val="000000100000" w:firstRow="0" w:lastRow="0" w:firstColumn="0" w:lastColumn="0" w:oddVBand="0" w:evenVBand="0" w:oddHBand="1" w:evenHBand="0" w:firstRowFirstColumn="0" w:firstRowLastColumn="0" w:lastRowFirstColumn="0" w:lastRowLastColumn="0"/>
              <w:rPr>
                <w:color w:val="000000"/>
                <w:sz w:val="18"/>
                <w:szCs w:val="18"/>
                <w:lang w:eastAsia="en-US"/>
                <w:rPrChange w:id="5744" w:author="Aishwarya Balan" w:date="2019-03-04T11:52:00Z">
                  <w:rPr>
                    <w:color w:val="000000"/>
                    <w:sz w:val="22"/>
                    <w:szCs w:val="22"/>
                    <w:lang w:eastAsia="en-US"/>
                  </w:rPr>
                </w:rPrChange>
              </w:rPr>
            </w:pPr>
            <w:r w:rsidRPr="003277C6">
              <w:rPr>
                <w:color w:val="000000"/>
                <w:sz w:val="18"/>
                <w:szCs w:val="18"/>
                <w:lang w:eastAsia="en-US"/>
                <w:rPrChange w:id="5745" w:author="Aishwarya Balan" w:date="2019-03-04T11:52:00Z">
                  <w:rPr>
                    <w:color w:val="000000"/>
                    <w:sz w:val="22"/>
                    <w:szCs w:val="22"/>
                    <w:lang w:eastAsia="en-US"/>
                  </w:rPr>
                </w:rPrChange>
              </w:rPr>
              <w:t>String</w:t>
            </w:r>
          </w:p>
        </w:tc>
        <w:tc>
          <w:tcPr>
            <w:tcW w:w="4320" w:type="dxa"/>
            <w:hideMark/>
          </w:tcPr>
          <w:p w14:paraId="063B0FD9" w14:textId="77777777" w:rsidR="00940483" w:rsidRPr="003277C6" w:rsidRDefault="00940483" w:rsidP="00940483">
            <w:pPr>
              <w:cnfStyle w:val="000000100000" w:firstRow="0" w:lastRow="0" w:firstColumn="0" w:lastColumn="0" w:oddVBand="0" w:evenVBand="0" w:oddHBand="1" w:evenHBand="0" w:firstRowFirstColumn="0" w:firstRowLastColumn="0" w:lastRowFirstColumn="0" w:lastRowLastColumn="0"/>
              <w:rPr>
                <w:color w:val="000000"/>
                <w:sz w:val="18"/>
                <w:szCs w:val="18"/>
                <w:lang w:eastAsia="en-US"/>
                <w:rPrChange w:id="5746" w:author="Aishwarya Balan" w:date="2019-03-04T11:52:00Z">
                  <w:rPr>
                    <w:color w:val="000000"/>
                    <w:sz w:val="22"/>
                    <w:szCs w:val="22"/>
                    <w:lang w:eastAsia="en-US"/>
                  </w:rPr>
                </w:rPrChange>
              </w:rPr>
            </w:pPr>
            <w:r w:rsidRPr="003277C6">
              <w:rPr>
                <w:color w:val="000000"/>
                <w:sz w:val="18"/>
                <w:szCs w:val="18"/>
                <w:lang w:eastAsia="en-US"/>
                <w:rPrChange w:id="5747" w:author="Aishwarya Balan" w:date="2019-03-04T11:52:00Z">
                  <w:rPr>
                    <w:color w:val="000000"/>
                    <w:sz w:val="22"/>
                    <w:szCs w:val="22"/>
                    <w:lang w:eastAsia="en-US"/>
                  </w:rPr>
                </w:rPrChange>
              </w:rPr>
              <w:t>Success or Fail</w:t>
            </w:r>
          </w:p>
        </w:tc>
      </w:tr>
      <w:tr w:rsidR="00940483" w:rsidRPr="003277C6" w14:paraId="6C671FD0" w14:textId="77777777" w:rsidTr="00940483">
        <w:trPr>
          <w:trHeight w:val="300"/>
        </w:trPr>
        <w:tc>
          <w:tcPr>
            <w:cnfStyle w:val="001000000000" w:firstRow="0" w:lastRow="0" w:firstColumn="1" w:lastColumn="0" w:oddVBand="0" w:evenVBand="0" w:oddHBand="0" w:evenHBand="0" w:firstRowFirstColumn="0" w:firstRowLastColumn="0" w:lastRowFirstColumn="0" w:lastRowLastColumn="0"/>
            <w:tcW w:w="3740" w:type="dxa"/>
            <w:hideMark/>
          </w:tcPr>
          <w:p w14:paraId="600E49F5" w14:textId="77777777" w:rsidR="00940483" w:rsidRPr="003277C6" w:rsidRDefault="00940483" w:rsidP="00940483">
            <w:pPr>
              <w:rPr>
                <w:color w:val="000000"/>
                <w:sz w:val="18"/>
                <w:szCs w:val="18"/>
                <w:lang w:eastAsia="en-US"/>
                <w:rPrChange w:id="5748" w:author="Aishwarya Balan" w:date="2019-03-04T11:52:00Z">
                  <w:rPr>
                    <w:color w:val="000000"/>
                    <w:sz w:val="22"/>
                    <w:szCs w:val="22"/>
                    <w:lang w:eastAsia="en-US"/>
                  </w:rPr>
                </w:rPrChange>
              </w:rPr>
            </w:pPr>
            <w:r w:rsidRPr="003277C6">
              <w:rPr>
                <w:color w:val="000000"/>
                <w:sz w:val="18"/>
                <w:szCs w:val="18"/>
                <w:lang w:eastAsia="en-US"/>
                <w:rPrChange w:id="5749" w:author="Aishwarya Balan" w:date="2019-03-04T11:52:00Z">
                  <w:rPr>
                    <w:color w:val="000000"/>
                    <w:sz w:val="22"/>
                    <w:szCs w:val="22"/>
                    <w:lang w:eastAsia="en-US"/>
                  </w:rPr>
                </w:rPrChange>
              </w:rPr>
              <w:t>Message</w:t>
            </w:r>
          </w:p>
        </w:tc>
        <w:tc>
          <w:tcPr>
            <w:tcW w:w="1540" w:type="dxa"/>
            <w:noWrap/>
            <w:hideMark/>
          </w:tcPr>
          <w:p w14:paraId="1F381B17" w14:textId="77777777" w:rsidR="00940483" w:rsidRPr="003277C6" w:rsidRDefault="00940483" w:rsidP="00940483">
            <w:pPr>
              <w:cnfStyle w:val="000000000000" w:firstRow="0" w:lastRow="0" w:firstColumn="0" w:lastColumn="0" w:oddVBand="0" w:evenVBand="0" w:oddHBand="0" w:evenHBand="0" w:firstRowFirstColumn="0" w:firstRowLastColumn="0" w:lastRowFirstColumn="0" w:lastRowLastColumn="0"/>
              <w:rPr>
                <w:color w:val="000000"/>
                <w:sz w:val="18"/>
                <w:szCs w:val="18"/>
                <w:lang w:eastAsia="en-US"/>
                <w:rPrChange w:id="5750" w:author="Aishwarya Balan" w:date="2019-03-04T11:52:00Z">
                  <w:rPr>
                    <w:color w:val="000000"/>
                    <w:sz w:val="22"/>
                    <w:szCs w:val="22"/>
                    <w:lang w:eastAsia="en-US"/>
                  </w:rPr>
                </w:rPrChange>
              </w:rPr>
            </w:pPr>
            <w:r w:rsidRPr="003277C6">
              <w:rPr>
                <w:color w:val="000000"/>
                <w:sz w:val="18"/>
                <w:szCs w:val="18"/>
                <w:lang w:eastAsia="en-US"/>
                <w:rPrChange w:id="5751" w:author="Aishwarya Balan" w:date="2019-03-04T11:52:00Z">
                  <w:rPr>
                    <w:color w:val="000000"/>
                    <w:sz w:val="22"/>
                    <w:szCs w:val="22"/>
                    <w:lang w:eastAsia="en-US"/>
                  </w:rPr>
                </w:rPrChange>
              </w:rPr>
              <w:t>String</w:t>
            </w:r>
          </w:p>
        </w:tc>
        <w:tc>
          <w:tcPr>
            <w:tcW w:w="4320" w:type="dxa"/>
            <w:hideMark/>
          </w:tcPr>
          <w:p w14:paraId="46740816" w14:textId="77777777" w:rsidR="00940483" w:rsidRPr="003277C6" w:rsidRDefault="00940483" w:rsidP="00940483">
            <w:pPr>
              <w:cnfStyle w:val="000000000000" w:firstRow="0" w:lastRow="0" w:firstColumn="0" w:lastColumn="0" w:oddVBand="0" w:evenVBand="0" w:oddHBand="0" w:evenHBand="0" w:firstRowFirstColumn="0" w:firstRowLastColumn="0" w:lastRowFirstColumn="0" w:lastRowLastColumn="0"/>
              <w:rPr>
                <w:color w:val="000000"/>
                <w:sz w:val="18"/>
                <w:szCs w:val="18"/>
                <w:lang w:eastAsia="en-US"/>
                <w:rPrChange w:id="5752" w:author="Aishwarya Balan" w:date="2019-03-04T11:52:00Z">
                  <w:rPr>
                    <w:color w:val="000000"/>
                    <w:sz w:val="22"/>
                    <w:szCs w:val="22"/>
                    <w:lang w:eastAsia="en-US"/>
                  </w:rPr>
                </w:rPrChange>
              </w:rPr>
            </w:pPr>
            <w:r w:rsidRPr="003277C6">
              <w:rPr>
                <w:color w:val="000000"/>
                <w:sz w:val="18"/>
                <w:szCs w:val="18"/>
                <w:lang w:eastAsia="en-US"/>
                <w:rPrChange w:id="5753" w:author="Aishwarya Balan" w:date="2019-03-04T11:52:00Z">
                  <w:rPr>
                    <w:color w:val="000000"/>
                    <w:sz w:val="22"/>
                    <w:szCs w:val="22"/>
                    <w:lang w:eastAsia="en-US"/>
                  </w:rPr>
                </w:rPrChange>
              </w:rPr>
              <w:t> </w:t>
            </w:r>
          </w:p>
        </w:tc>
      </w:tr>
      <w:tr w:rsidR="00940483" w:rsidRPr="003277C6" w14:paraId="477E08EF" w14:textId="77777777" w:rsidTr="0094048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740" w:type="dxa"/>
            <w:hideMark/>
          </w:tcPr>
          <w:p w14:paraId="4B3C5703" w14:textId="77777777" w:rsidR="00940483" w:rsidRPr="003277C6" w:rsidRDefault="00940483" w:rsidP="00940483">
            <w:pPr>
              <w:rPr>
                <w:color w:val="000000"/>
                <w:sz w:val="18"/>
                <w:szCs w:val="18"/>
                <w:lang w:eastAsia="en-US"/>
                <w:rPrChange w:id="5754" w:author="Aishwarya Balan" w:date="2019-03-04T11:52:00Z">
                  <w:rPr>
                    <w:color w:val="000000"/>
                    <w:sz w:val="22"/>
                    <w:szCs w:val="22"/>
                    <w:lang w:eastAsia="en-US"/>
                  </w:rPr>
                </w:rPrChange>
              </w:rPr>
            </w:pPr>
            <w:r w:rsidRPr="003277C6">
              <w:rPr>
                <w:color w:val="000000"/>
                <w:sz w:val="18"/>
                <w:szCs w:val="18"/>
                <w:lang w:eastAsia="en-US"/>
                <w:rPrChange w:id="5755" w:author="Aishwarya Balan" w:date="2019-03-04T11:52:00Z">
                  <w:rPr>
                    <w:color w:val="000000"/>
                    <w:sz w:val="22"/>
                    <w:szCs w:val="22"/>
                    <w:lang w:eastAsia="en-US"/>
                  </w:rPr>
                </w:rPrChange>
              </w:rPr>
              <w:t>Limit Ref. No.</w:t>
            </w:r>
          </w:p>
        </w:tc>
        <w:tc>
          <w:tcPr>
            <w:tcW w:w="1540" w:type="dxa"/>
            <w:noWrap/>
            <w:hideMark/>
          </w:tcPr>
          <w:p w14:paraId="64E2F005" w14:textId="77777777" w:rsidR="00940483" w:rsidRPr="003277C6" w:rsidRDefault="00940483" w:rsidP="00940483">
            <w:pPr>
              <w:cnfStyle w:val="000000100000" w:firstRow="0" w:lastRow="0" w:firstColumn="0" w:lastColumn="0" w:oddVBand="0" w:evenVBand="0" w:oddHBand="1" w:evenHBand="0" w:firstRowFirstColumn="0" w:firstRowLastColumn="0" w:lastRowFirstColumn="0" w:lastRowLastColumn="0"/>
              <w:rPr>
                <w:color w:val="000000"/>
                <w:sz w:val="18"/>
                <w:szCs w:val="18"/>
                <w:lang w:eastAsia="en-US"/>
                <w:rPrChange w:id="5756" w:author="Aishwarya Balan" w:date="2019-03-04T11:52:00Z">
                  <w:rPr>
                    <w:color w:val="000000"/>
                    <w:sz w:val="22"/>
                    <w:szCs w:val="22"/>
                    <w:lang w:eastAsia="en-US"/>
                  </w:rPr>
                </w:rPrChange>
              </w:rPr>
            </w:pPr>
            <w:r w:rsidRPr="003277C6">
              <w:rPr>
                <w:color w:val="000000"/>
                <w:sz w:val="18"/>
                <w:szCs w:val="18"/>
                <w:lang w:eastAsia="en-US"/>
                <w:rPrChange w:id="5757" w:author="Aishwarya Balan" w:date="2019-03-04T11:52:00Z">
                  <w:rPr>
                    <w:color w:val="000000"/>
                    <w:sz w:val="22"/>
                    <w:szCs w:val="22"/>
                    <w:lang w:eastAsia="en-US"/>
                  </w:rPr>
                </w:rPrChange>
              </w:rPr>
              <w:t>String</w:t>
            </w:r>
          </w:p>
        </w:tc>
        <w:tc>
          <w:tcPr>
            <w:tcW w:w="4320" w:type="dxa"/>
            <w:hideMark/>
          </w:tcPr>
          <w:p w14:paraId="711ED92A" w14:textId="77777777" w:rsidR="00940483" w:rsidRPr="003277C6" w:rsidRDefault="00940483" w:rsidP="00940483">
            <w:pPr>
              <w:cnfStyle w:val="000000100000" w:firstRow="0" w:lastRow="0" w:firstColumn="0" w:lastColumn="0" w:oddVBand="0" w:evenVBand="0" w:oddHBand="1" w:evenHBand="0" w:firstRowFirstColumn="0" w:firstRowLastColumn="0" w:lastRowFirstColumn="0" w:lastRowLastColumn="0"/>
              <w:rPr>
                <w:color w:val="000000"/>
                <w:sz w:val="18"/>
                <w:szCs w:val="18"/>
                <w:lang w:eastAsia="en-US"/>
                <w:rPrChange w:id="5758" w:author="Aishwarya Balan" w:date="2019-03-04T11:52:00Z">
                  <w:rPr>
                    <w:color w:val="000000"/>
                    <w:sz w:val="22"/>
                    <w:szCs w:val="22"/>
                    <w:lang w:eastAsia="en-US"/>
                  </w:rPr>
                </w:rPrChange>
              </w:rPr>
            </w:pPr>
            <w:r w:rsidRPr="003277C6">
              <w:rPr>
                <w:color w:val="000000"/>
                <w:sz w:val="18"/>
                <w:szCs w:val="18"/>
                <w:lang w:eastAsia="en-US"/>
                <w:rPrChange w:id="5759" w:author="Aishwarya Balan" w:date="2019-03-04T11:52:00Z">
                  <w:rPr>
                    <w:color w:val="000000"/>
                    <w:sz w:val="22"/>
                    <w:szCs w:val="22"/>
                    <w:lang w:eastAsia="en-US"/>
                  </w:rPr>
                </w:rPrChange>
              </w:rPr>
              <w:t>Own Risk Limit generated ref. no.</w:t>
            </w:r>
          </w:p>
        </w:tc>
      </w:tr>
      <w:tr w:rsidR="00940483" w:rsidRPr="003277C6" w14:paraId="79206F5E" w14:textId="77777777" w:rsidTr="00940483">
        <w:trPr>
          <w:trHeight w:val="300"/>
        </w:trPr>
        <w:tc>
          <w:tcPr>
            <w:cnfStyle w:val="001000000000" w:firstRow="0" w:lastRow="0" w:firstColumn="1" w:lastColumn="0" w:oddVBand="0" w:evenVBand="0" w:oddHBand="0" w:evenHBand="0" w:firstRowFirstColumn="0" w:firstRowLastColumn="0" w:lastRowFirstColumn="0" w:lastRowLastColumn="0"/>
            <w:tcW w:w="3740" w:type="dxa"/>
            <w:hideMark/>
          </w:tcPr>
          <w:p w14:paraId="49298939" w14:textId="77777777" w:rsidR="00940483" w:rsidRPr="003277C6" w:rsidRDefault="00940483" w:rsidP="00940483">
            <w:pPr>
              <w:rPr>
                <w:color w:val="000000"/>
                <w:sz w:val="18"/>
                <w:szCs w:val="18"/>
                <w:lang w:eastAsia="en-US"/>
                <w:rPrChange w:id="5760" w:author="Aishwarya Balan" w:date="2019-03-04T11:52:00Z">
                  <w:rPr>
                    <w:color w:val="000000"/>
                    <w:sz w:val="22"/>
                    <w:szCs w:val="22"/>
                    <w:lang w:eastAsia="en-US"/>
                  </w:rPr>
                </w:rPrChange>
              </w:rPr>
            </w:pPr>
            <w:r w:rsidRPr="003277C6">
              <w:rPr>
                <w:color w:val="000000"/>
                <w:sz w:val="18"/>
                <w:szCs w:val="18"/>
                <w:lang w:eastAsia="en-US"/>
                <w:rPrChange w:id="5761" w:author="Aishwarya Balan" w:date="2019-03-04T11:52:00Z">
                  <w:rPr>
                    <w:color w:val="000000"/>
                    <w:sz w:val="22"/>
                    <w:szCs w:val="22"/>
                    <w:lang w:eastAsia="en-US"/>
                  </w:rPr>
                </w:rPrChange>
              </w:rPr>
              <w:t>Amount</w:t>
            </w:r>
          </w:p>
        </w:tc>
        <w:tc>
          <w:tcPr>
            <w:tcW w:w="1540" w:type="dxa"/>
            <w:noWrap/>
            <w:hideMark/>
          </w:tcPr>
          <w:p w14:paraId="598225B9" w14:textId="77777777" w:rsidR="00940483" w:rsidRPr="003277C6" w:rsidRDefault="00940483" w:rsidP="00940483">
            <w:pPr>
              <w:cnfStyle w:val="000000000000" w:firstRow="0" w:lastRow="0" w:firstColumn="0" w:lastColumn="0" w:oddVBand="0" w:evenVBand="0" w:oddHBand="0" w:evenHBand="0" w:firstRowFirstColumn="0" w:firstRowLastColumn="0" w:lastRowFirstColumn="0" w:lastRowLastColumn="0"/>
              <w:rPr>
                <w:color w:val="000000"/>
                <w:sz w:val="18"/>
                <w:szCs w:val="18"/>
                <w:lang w:eastAsia="en-US"/>
                <w:rPrChange w:id="5762" w:author="Aishwarya Balan" w:date="2019-03-04T11:52:00Z">
                  <w:rPr>
                    <w:color w:val="000000"/>
                    <w:sz w:val="22"/>
                    <w:szCs w:val="22"/>
                    <w:lang w:eastAsia="en-US"/>
                  </w:rPr>
                </w:rPrChange>
              </w:rPr>
            </w:pPr>
            <w:r w:rsidRPr="003277C6">
              <w:rPr>
                <w:color w:val="000000"/>
                <w:sz w:val="18"/>
                <w:szCs w:val="18"/>
                <w:lang w:eastAsia="en-US"/>
                <w:rPrChange w:id="5763" w:author="Aishwarya Balan" w:date="2019-03-04T11:52:00Z">
                  <w:rPr>
                    <w:color w:val="000000"/>
                    <w:sz w:val="22"/>
                    <w:szCs w:val="22"/>
                    <w:lang w:eastAsia="en-US"/>
                  </w:rPr>
                </w:rPrChange>
              </w:rPr>
              <w:t>Number</w:t>
            </w:r>
          </w:p>
        </w:tc>
        <w:tc>
          <w:tcPr>
            <w:tcW w:w="4320" w:type="dxa"/>
            <w:hideMark/>
          </w:tcPr>
          <w:p w14:paraId="70EE1820" w14:textId="77777777" w:rsidR="00940483" w:rsidRPr="003277C6" w:rsidRDefault="00940483" w:rsidP="00940483">
            <w:pPr>
              <w:cnfStyle w:val="000000000000" w:firstRow="0" w:lastRow="0" w:firstColumn="0" w:lastColumn="0" w:oddVBand="0" w:evenVBand="0" w:oddHBand="0" w:evenHBand="0" w:firstRowFirstColumn="0" w:firstRowLastColumn="0" w:lastRowFirstColumn="0" w:lastRowLastColumn="0"/>
              <w:rPr>
                <w:color w:val="000000"/>
                <w:sz w:val="18"/>
                <w:szCs w:val="18"/>
                <w:lang w:eastAsia="en-US"/>
                <w:rPrChange w:id="5764" w:author="Aishwarya Balan" w:date="2019-03-04T11:52:00Z">
                  <w:rPr>
                    <w:color w:val="000000"/>
                    <w:sz w:val="22"/>
                    <w:szCs w:val="22"/>
                    <w:lang w:eastAsia="en-US"/>
                  </w:rPr>
                </w:rPrChange>
              </w:rPr>
            </w:pPr>
            <w:r w:rsidRPr="003277C6">
              <w:rPr>
                <w:color w:val="000000"/>
                <w:sz w:val="18"/>
                <w:szCs w:val="18"/>
                <w:lang w:eastAsia="en-US"/>
                <w:rPrChange w:id="5765" w:author="Aishwarya Balan" w:date="2019-03-04T11:52:00Z">
                  <w:rPr>
                    <w:color w:val="000000"/>
                    <w:sz w:val="22"/>
                    <w:szCs w:val="22"/>
                    <w:lang w:eastAsia="en-US"/>
                  </w:rPr>
                </w:rPrChange>
              </w:rPr>
              <w:t>Own Risk Limit Amount</w:t>
            </w:r>
          </w:p>
        </w:tc>
      </w:tr>
    </w:tbl>
    <w:p w14:paraId="6C5D7124" w14:textId="77777777" w:rsidR="00940483" w:rsidRPr="003277C6" w:rsidRDefault="00940483" w:rsidP="009B1100">
      <w:pPr>
        <w:pStyle w:val="BodyText"/>
        <w:rPr>
          <w:sz w:val="18"/>
          <w:rPrChange w:id="5766" w:author="Aishwarya Balan" w:date="2019-03-04T11:52:00Z">
            <w:rPr/>
          </w:rPrChange>
        </w:rPr>
      </w:pPr>
    </w:p>
    <w:p w14:paraId="57CA65FE" w14:textId="77777777" w:rsidR="00940483" w:rsidRPr="003277C6" w:rsidRDefault="00940483" w:rsidP="00940483">
      <w:pPr>
        <w:pStyle w:val="Heading5"/>
        <w:rPr>
          <w:sz w:val="18"/>
          <w:szCs w:val="18"/>
          <w:rPrChange w:id="5767" w:author="Aishwarya Balan" w:date="2019-03-04T11:52:00Z">
            <w:rPr/>
          </w:rPrChange>
        </w:rPr>
      </w:pPr>
      <w:r w:rsidRPr="003277C6">
        <w:rPr>
          <w:sz w:val="18"/>
          <w:szCs w:val="18"/>
          <w:rPrChange w:id="5768" w:author="Aishwarya Balan" w:date="2019-03-04T11:52:00Z">
            <w:rPr/>
          </w:rPrChange>
        </w:rPr>
        <w:t>Sample Data:</w:t>
      </w:r>
    </w:p>
    <w:tbl>
      <w:tblPr>
        <w:tblW w:w="4817" w:type="pct"/>
        <w:tblInd w:w="85" w:type="dxa"/>
        <w:tblLook w:val="04A0" w:firstRow="1" w:lastRow="0" w:firstColumn="1" w:lastColumn="0" w:noHBand="0" w:noVBand="1"/>
      </w:tblPr>
      <w:tblGrid>
        <w:gridCol w:w="1146"/>
        <w:gridCol w:w="963"/>
        <w:gridCol w:w="1116"/>
        <w:gridCol w:w="900"/>
        <w:gridCol w:w="3075"/>
        <w:gridCol w:w="1183"/>
        <w:gridCol w:w="958"/>
      </w:tblGrid>
      <w:tr w:rsidR="00940483" w:rsidRPr="003277C6" w14:paraId="175DD9CA" w14:textId="77777777" w:rsidTr="00940483">
        <w:trPr>
          <w:trHeight w:val="600"/>
        </w:trPr>
        <w:tc>
          <w:tcPr>
            <w:tcW w:w="613" w:type="pct"/>
            <w:tcBorders>
              <w:top w:val="single" w:sz="4" w:space="0" w:color="auto"/>
              <w:left w:val="single" w:sz="4" w:space="0" w:color="auto"/>
              <w:bottom w:val="single" w:sz="4" w:space="0" w:color="auto"/>
              <w:right w:val="single" w:sz="4" w:space="0" w:color="auto"/>
            </w:tcBorders>
            <w:shd w:val="clear" w:color="000000" w:fill="8EA9DB"/>
            <w:hideMark/>
          </w:tcPr>
          <w:p w14:paraId="0AB79B1E" w14:textId="77777777" w:rsidR="00940483" w:rsidRPr="003277C6" w:rsidRDefault="00940483" w:rsidP="00940483">
            <w:pPr>
              <w:rPr>
                <w:b/>
                <w:bCs/>
                <w:color w:val="000000"/>
                <w:sz w:val="18"/>
                <w:szCs w:val="18"/>
                <w:lang w:eastAsia="en-US"/>
                <w:rPrChange w:id="5769" w:author="Aishwarya Balan" w:date="2019-03-04T11:52:00Z">
                  <w:rPr>
                    <w:b/>
                    <w:bCs/>
                    <w:color w:val="000000"/>
                    <w:sz w:val="22"/>
                    <w:szCs w:val="22"/>
                    <w:lang w:eastAsia="en-US"/>
                  </w:rPr>
                </w:rPrChange>
              </w:rPr>
            </w:pPr>
            <w:r w:rsidRPr="003277C6">
              <w:rPr>
                <w:b/>
                <w:bCs/>
                <w:color w:val="000000"/>
                <w:sz w:val="18"/>
                <w:szCs w:val="18"/>
                <w:lang w:eastAsia="en-US"/>
                <w:rPrChange w:id="5770" w:author="Aishwarya Balan" w:date="2019-03-04T11:52:00Z">
                  <w:rPr>
                    <w:b/>
                    <w:bCs/>
                    <w:color w:val="000000"/>
                    <w:sz w:val="22"/>
                    <w:szCs w:val="22"/>
                    <w:lang w:eastAsia="en-US"/>
                  </w:rPr>
                </w:rPrChange>
              </w:rPr>
              <w:t>Request Ref. No.</w:t>
            </w:r>
          </w:p>
        </w:tc>
        <w:tc>
          <w:tcPr>
            <w:tcW w:w="515" w:type="pct"/>
            <w:tcBorders>
              <w:top w:val="single" w:sz="4" w:space="0" w:color="auto"/>
              <w:left w:val="nil"/>
              <w:bottom w:val="single" w:sz="4" w:space="0" w:color="auto"/>
              <w:right w:val="single" w:sz="4" w:space="0" w:color="auto"/>
            </w:tcBorders>
            <w:shd w:val="clear" w:color="000000" w:fill="8EA9DB"/>
            <w:hideMark/>
          </w:tcPr>
          <w:p w14:paraId="40C67935" w14:textId="77777777" w:rsidR="00940483" w:rsidRPr="003277C6" w:rsidRDefault="00940483" w:rsidP="00940483">
            <w:pPr>
              <w:rPr>
                <w:b/>
                <w:bCs/>
                <w:color w:val="000000"/>
                <w:sz w:val="18"/>
                <w:szCs w:val="18"/>
                <w:lang w:eastAsia="en-US"/>
                <w:rPrChange w:id="5771" w:author="Aishwarya Balan" w:date="2019-03-04T11:52:00Z">
                  <w:rPr>
                    <w:b/>
                    <w:bCs/>
                    <w:color w:val="000000"/>
                    <w:sz w:val="22"/>
                    <w:szCs w:val="22"/>
                    <w:lang w:eastAsia="en-US"/>
                  </w:rPr>
                </w:rPrChange>
              </w:rPr>
            </w:pPr>
            <w:r w:rsidRPr="003277C6">
              <w:rPr>
                <w:b/>
                <w:bCs/>
                <w:color w:val="000000"/>
                <w:sz w:val="18"/>
                <w:szCs w:val="18"/>
                <w:lang w:eastAsia="en-US"/>
                <w:rPrChange w:id="5772" w:author="Aishwarya Balan" w:date="2019-03-04T11:52:00Z">
                  <w:rPr>
                    <w:b/>
                    <w:bCs/>
                    <w:color w:val="000000"/>
                    <w:sz w:val="22"/>
                    <w:szCs w:val="22"/>
                    <w:lang w:eastAsia="en-US"/>
                  </w:rPr>
                </w:rPrChange>
              </w:rPr>
              <w:t>Request Ref. Item No.</w:t>
            </w:r>
          </w:p>
        </w:tc>
        <w:tc>
          <w:tcPr>
            <w:tcW w:w="597" w:type="pct"/>
            <w:tcBorders>
              <w:top w:val="single" w:sz="4" w:space="0" w:color="auto"/>
              <w:left w:val="nil"/>
              <w:bottom w:val="single" w:sz="4" w:space="0" w:color="auto"/>
              <w:right w:val="single" w:sz="4" w:space="0" w:color="auto"/>
            </w:tcBorders>
            <w:shd w:val="clear" w:color="000000" w:fill="8EA9DB"/>
          </w:tcPr>
          <w:p w14:paraId="1924BFA5" w14:textId="77777777" w:rsidR="00940483" w:rsidRPr="003277C6" w:rsidRDefault="00940483" w:rsidP="00940483">
            <w:pPr>
              <w:rPr>
                <w:b/>
                <w:bCs/>
                <w:color w:val="000000"/>
                <w:sz w:val="18"/>
                <w:szCs w:val="18"/>
                <w:lang w:eastAsia="en-US"/>
                <w:rPrChange w:id="5773" w:author="Aishwarya Balan" w:date="2019-03-04T11:52:00Z">
                  <w:rPr>
                    <w:b/>
                    <w:bCs/>
                    <w:color w:val="000000"/>
                    <w:sz w:val="22"/>
                    <w:szCs w:val="22"/>
                    <w:lang w:eastAsia="en-US"/>
                  </w:rPr>
                </w:rPrChange>
              </w:rPr>
            </w:pPr>
            <w:r w:rsidRPr="003277C6">
              <w:rPr>
                <w:b/>
                <w:bCs/>
                <w:color w:val="000000"/>
                <w:sz w:val="18"/>
                <w:szCs w:val="18"/>
                <w:lang w:eastAsia="en-US"/>
                <w:rPrChange w:id="5774" w:author="Aishwarya Balan" w:date="2019-03-04T11:52:00Z">
                  <w:rPr>
                    <w:b/>
                    <w:bCs/>
                    <w:color w:val="000000"/>
                    <w:sz w:val="22"/>
                    <w:szCs w:val="22"/>
                    <w:lang w:eastAsia="en-US"/>
                  </w:rPr>
                </w:rPrChange>
              </w:rPr>
              <w:t>………..</w:t>
            </w:r>
          </w:p>
        </w:tc>
        <w:tc>
          <w:tcPr>
            <w:tcW w:w="482" w:type="pct"/>
            <w:tcBorders>
              <w:top w:val="single" w:sz="4" w:space="0" w:color="auto"/>
              <w:left w:val="nil"/>
              <w:bottom w:val="single" w:sz="4" w:space="0" w:color="auto"/>
              <w:right w:val="single" w:sz="4" w:space="0" w:color="auto"/>
            </w:tcBorders>
            <w:shd w:val="clear" w:color="000000" w:fill="8EA9DB"/>
            <w:hideMark/>
          </w:tcPr>
          <w:p w14:paraId="31D8EB2B" w14:textId="77777777" w:rsidR="00940483" w:rsidRPr="003277C6" w:rsidRDefault="00940483" w:rsidP="00940483">
            <w:pPr>
              <w:rPr>
                <w:b/>
                <w:bCs/>
                <w:color w:val="000000"/>
                <w:sz w:val="18"/>
                <w:szCs w:val="18"/>
                <w:lang w:eastAsia="en-US"/>
                <w:rPrChange w:id="5775" w:author="Aishwarya Balan" w:date="2019-03-04T11:52:00Z">
                  <w:rPr>
                    <w:b/>
                    <w:bCs/>
                    <w:color w:val="000000"/>
                    <w:sz w:val="22"/>
                    <w:szCs w:val="22"/>
                    <w:lang w:eastAsia="en-US"/>
                  </w:rPr>
                </w:rPrChange>
              </w:rPr>
            </w:pPr>
            <w:r w:rsidRPr="003277C6">
              <w:rPr>
                <w:b/>
                <w:bCs/>
                <w:color w:val="000000"/>
                <w:sz w:val="18"/>
                <w:szCs w:val="18"/>
                <w:lang w:eastAsia="en-US"/>
                <w:rPrChange w:id="5776" w:author="Aishwarya Balan" w:date="2019-03-04T11:52:00Z">
                  <w:rPr>
                    <w:b/>
                    <w:bCs/>
                    <w:color w:val="000000"/>
                    <w:sz w:val="22"/>
                    <w:szCs w:val="22"/>
                    <w:lang w:eastAsia="en-US"/>
                  </w:rPr>
                </w:rPrChange>
              </w:rPr>
              <w:t>Credit Risk Check</w:t>
            </w:r>
          </w:p>
        </w:tc>
        <w:tc>
          <w:tcPr>
            <w:tcW w:w="1646" w:type="pct"/>
            <w:tcBorders>
              <w:top w:val="single" w:sz="4" w:space="0" w:color="auto"/>
              <w:left w:val="nil"/>
              <w:bottom w:val="single" w:sz="4" w:space="0" w:color="auto"/>
              <w:right w:val="single" w:sz="4" w:space="0" w:color="auto"/>
            </w:tcBorders>
            <w:shd w:val="clear" w:color="000000" w:fill="8EA9DB"/>
            <w:hideMark/>
          </w:tcPr>
          <w:p w14:paraId="69C29C5F" w14:textId="77777777" w:rsidR="00940483" w:rsidRPr="003277C6" w:rsidRDefault="00940483" w:rsidP="00940483">
            <w:pPr>
              <w:rPr>
                <w:b/>
                <w:bCs/>
                <w:color w:val="000000"/>
                <w:sz w:val="18"/>
                <w:szCs w:val="18"/>
                <w:lang w:eastAsia="en-US"/>
                <w:rPrChange w:id="5777" w:author="Aishwarya Balan" w:date="2019-03-04T11:52:00Z">
                  <w:rPr>
                    <w:b/>
                    <w:bCs/>
                    <w:color w:val="000000"/>
                    <w:sz w:val="22"/>
                    <w:szCs w:val="22"/>
                    <w:lang w:eastAsia="en-US"/>
                  </w:rPr>
                </w:rPrChange>
              </w:rPr>
            </w:pPr>
            <w:r w:rsidRPr="003277C6">
              <w:rPr>
                <w:b/>
                <w:bCs/>
                <w:color w:val="000000"/>
                <w:sz w:val="18"/>
                <w:szCs w:val="18"/>
                <w:lang w:eastAsia="en-US"/>
                <w:rPrChange w:id="5778" w:author="Aishwarya Balan" w:date="2019-03-04T11:52:00Z">
                  <w:rPr>
                    <w:b/>
                    <w:bCs/>
                    <w:color w:val="000000"/>
                    <w:sz w:val="22"/>
                    <w:szCs w:val="22"/>
                    <w:lang w:eastAsia="en-US"/>
                  </w:rPr>
                </w:rPrChange>
              </w:rPr>
              <w:t>Message</w:t>
            </w:r>
          </w:p>
        </w:tc>
        <w:tc>
          <w:tcPr>
            <w:tcW w:w="633" w:type="pct"/>
            <w:tcBorders>
              <w:top w:val="single" w:sz="4" w:space="0" w:color="auto"/>
              <w:left w:val="nil"/>
              <w:bottom w:val="single" w:sz="4" w:space="0" w:color="auto"/>
              <w:right w:val="single" w:sz="4" w:space="0" w:color="auto"/>
            </w:tcBorders>
            <w:shd w:val="clear" w:color="000000" w:fill="8EA9DB"/>
            <w:hideMark/>
          </w:tcPr>
          <w:p w14:paraId="69F5DADA" w14:textId="77777777" w:rsidR="00940483" w:rsidRPr="003277C6" w:rsidRDefault="00940483" w:rsidP="00940483">
            <w:pPr>
              <w:rPr>
                <w:b/>
                <w:bCs/>
                <w:color w:val="000000"/>
                <w:sz w:val="18"/>
                <w:szCs w:val="18"/>
                <w:lang w:eastAsia="en-US"/>
                <w:rPrChange w:id="5779" w:author="Aishwarya Balan" w:date="2019-03-04T11:52:00Z">
                  <w:rPr>
                    <w:b/>
                    <w:bCs/>
                    <w:color w:val="000000"/>
                    <w:sz w:val="22"/>
                    <w:szCs w:val="22"/>
                    <w:lang w:eastAsia="en-US"/>
                  </w:rPr>
                </w:rPrChange>
              </w:rPr>
            </w:pPr>
            <w:r w:rsidRPr="003277C6">
              <w:rPr>
                <w:b/>
                <w:bCs/>
                <w:color w:val="000000"/>
                <w:sz w:val="18"/>
                <w:szCs w:val="18"/>
                <w:lang w:eastAsia="en-US"/>
                <w:rPrChange w:id="5780" w:author="Aishwarya Balan" w:date="2019-03-04T11:52:00Z">
                  <w:rPr>
                    <w:b/>
                    <w:bCs/>
                    <w:color w:val="000000"/>
                    <w:sz w:val="22"/>
                    <w:szCs w:val="22"/>
                    <w:lang w:eastAsia="en-US"/>
                  </w:rPr>
                </w:rPrChange>
              </w:rPr>
              <w:t>Limit Ref. No.</w:t>
            </w:r>
          </w:p>
        </w:tc>
        <w:tc>
          <w:tcPr>
            <w:tcW w:w="513" w:type="pct"/>
            <w:tcBorders>
              <w:top w:val="single" w:sz="4" w:space="0" w:color="auto"/>
              <w:left w:val="nil"/>
              <w:bottom w:val="single" w:sz="4" w:space="0" w:color="auto"/>
              <w:right w:val="single" w:sz="4" w:space="0" w:color="auto"/>
            </w:tcBorders>
            <w:shd w:val="clear" w:color="000000" w:fill="8EA9DB"/>
            <w:hideMark/>
          </w:tcPr>
          <w:p w14:paraId="17D9BE15" w14:textId="77777777" w:rsidR="00940483" w:rsidRPr="003277C6" w:rsidRDefault="00940483" w:rsidP="00940483">
            <w:pPr>
              <w:rPr>
                <w:b/>
                <w:bCs/>
                <w:color w:val="000000"/>
                <w:sz w:val="18"/>
                <w:szCs w:val="18"/>
                <w:lang w:eastAsia="en-US"/>
                <w:rPrChange w:id="5781" w:author="Aishwarya Balan" w:date="2019-03-04T11:52:00Z">
                  <w:rPr>
                    <w:b/>
                    <w:bCs/>
                    <w:color w:val="000000"/>
                    <w:sz w:val="22"/>
                    <w:szCs w:val="22"/>
                    <w:lang w:eastAsia="en-US"/>
                  </w:rPr>
                </w:rPrChange>
              </w:rPr>
            </w:pPr>
            <w:r w:rsidRPr="003277C6">
              <w:rPr>
                <w:b/>
                <w:bCs/>
                <w:color w:val="000000"/>
                <w:sz w:val="18"/>
                <w:szCs w:val="18"/>
                <w:lang w:eastAsia="en-US"/>
                <w:rPrChange w:id="5782" w:author="Aishwarya Balan" w:date="2019-03-04T11:52:00Z">
                  <w:rPr>
                    <w:b/>
                    <w:bCs/>
                    <w:color w:val="000000"/>
                    <w:sz w:val="22"/>
                    <w:szCs w:val="22"/>
                    <w:lang w:eastAsia="en-US"/>
                  </w:rPr>
                </w:rPrChange>
              </w:rPr>
              <w:t>Amount</w:t>
            </w:r>
          </w:p>
        </w:tc>
      </w:tr>
      <w:tr w:rsidR="00940483" w:rsidRPr="003277C6" w14:paraId="67F220C2" w14:textId="77777777" w:rsidTr="00940483">
        <w:trPr>
          <w:trHeight w:val="300"/>
        </w:trPr>
        <w:tc>
          <w:tcPr>
            <w:tcW w:w="613" w:type="pct"/>
            <w:tcBorders>
              <w:top w:val="nil"/>
              <w:left w:val="single" w:sz="4" w:space="0" w:color="auto"/>
              <w:bottom w:val="single" w:sz="4" w:space="0" w:color="auto"/>
              <w:right w:val="single" w:sz="4" w:space="0" w:color="auto"/>
            </w:tcBorders>
            <w:shd w:val="clear" w:color="auto" w:fill="auto"/>
            <w:noWrap/>
            <w:hideMark/>
          </w:tcPr>
          <w:p w14:paraId="0678C9AB" w14:textId="77777777" w:rsidR="00940483" w:rsidRPr="003277C6" w:rsidRDefault="00940483" w:rsidP="00940483">
            <w:pPr>
              <w:rPr>
                <w:color w:val="000000"/>
                <w:sz w:val="18"/>
                <w:szCs w:val="18"/>
                <w:lang w:eastAsia="en-US"/>
                <w:rPrChange w:id="5783" w:author="Aishwarya Balan" w:date="2019-03-04T11:52:00Z">
                  <w:rPr>
                    <w:color w:val="000000"/>
                    <w:sz w:val="22"/>
                    <w:szCs w:val="22"/>
                    <w:lang w:eastAsia="en-US"/>
                  </w:rPr>
                </w:rPrChange>
              </w:rPr>
            </w:pPr>
            <w:r w:rsidRPr="003277C6">
              <w:rPr>
                <w:color w:val="000000"/>
                <w:sz w:val="18"/>
                <w:szCs w:val="18"/>
                <w:lang w:eastAsia="en-US"/>
                <w:rPrChange w:id="5784" w:author="Aishwarya Balan" w:date="2019-03-04T11:52:00Z">
                  <w:rPr>
                    <w:color w:val="000000"/>
                    <w:sz w:val="22"/>
                    <w:szCs w:val="22"/>
                    <w:lang w:eastAsia="en-US"/>
                  </w:rPr>
                </w:rPrChange>
              </w:rPr>
              <w:t>CRC-REF-1</w:t>
            </w:r>
          </w:p>
        </w:tc>
        <w:tc>
          <w:tcPr>
            <w:tcW w:w="515" w:type="pct"/>
            <w:tcBorders>
              <w:top w:val="nil"/>
              <w:left w:val="nil"/>
              <w:bottom w:val="single" w:sz="4" w:space="0" w:color="auto"/>
              <w:right w:val="single" w:sz="4" w:space="0" w:color="auto"/>
            </w:tcBorders>
            <w:shd w:val="clear" w:color="auto" w:fill="auto"/>
            <w:noWrap/>
            <w:hideMark/>
          </w:tcPr>
          <w:p w14:paraId="62DD49D6" w14:textId="77777777" w:rsidR="00940483" w:rsidRPr="003277C6" w:rsidRDefault="00940483" w:rsidP="00940483">
            <w:pPr>
              <w:jc w:val="right"/>
              <w:rPr>
                <w:color w:val="000000"/>
                <w:sz w:val="18"/>
                <w:szCs w:val="18"/>
                <w:lang w:eastAsia="en-US"/>
                <w:rPrChange w:id="5785" w:author="Aishwarya Balan" w:date="2019-03-04T11:52:00Z">
                  <w:rPr>
                    <w:color w:val="000000"/>
                    <w:sz w:val="22"/>
                    <w:szCs w:val="22"/>
                    <w:lang w:eastAsia="en-US"/>
                  </w:rPr>
                </w:rPrChange>
              </w:rPr>
            </w:pPr>
            <w:r w:rsidRPr="003277C6">
              <w:rPr>
                <w:color w:val="000000"/>
                <w:sz w:val="18"/>
                <w:szCs w:val="18"/>
                <w:lang w:eastAsia="en-US"/>
                <w:rPrChange w:id="5786" w:author="Aishwarya Balan" w:date="2019-03-04T11:52:00Z">
                  <w:rPr>
                    <w:color w:val="000000"/>
                    <w:sz w:val="22"/>
                    <w:szCs w:val="22"/>
                    <w:lang w:eastAsia="en-US"/>
                  </w:rPr>
                </w:rPrChange>
              </w:rPr>
              <w:t>1</w:t>
            </w:r>
          </w:p>
        </w:tc>
        <w:tc>
          <w:tcPr>
            <w:tcW w:w="597" w:type="pct"/>
            <w:tcBorders>
              <w:top w:val="nil"/>
              <w:left w:val="nil"/>
              <w:bottom w:val="single" w:sz="4" w:space="0" w:color="auto"/>
              <w:right w:val="single" w:sz="4" w:space="0" w:color="auto"/>
            </w:tcBorders>
            <w:shd w:val="clear" w:color="auto" w:fill="auto"/>
            <w:noWrap/>
          </w:tcPr>
          <w:p w14:paraId="5E6670BB" w14:textId="77777777" w:rsidR="00940483" w:rsidRPr="003277C6" w:rsidRDefault="00940483" w:rsidP="00940483">
            <w:pPr>
              <w:jc w:val="right"/>
              <w:rPr>
                <w:color w:val="000000"/>
                <w:sz w:val="18"/>
                <w:szCs w:val="18"/>
                <w:lang w:eastAsia="en-US"/>
                <w:rPrChange w:id="5787" w:author="Aishwarya Balan" w:date="2019-03-04T11:52:00Z">
                  <w:rPr>
                    <w:color w:val="000000"/>
                    <w:sz w:val="22"/>
                    <w:szCs w:val="22"/>
                    <w:lang w:eastAsia="en-US"/>
                  </w:rPr>
                </w:rPrChange>
              </w:rPr>
            </w:pPr>
          </w:p>
        </w:tc>
        <w:tc>
          <w:tcPr>
            <w:tcW w:w="482" w:type="pct"/>
            <w:tcBorders>
              <w:top w:val="nil"/>
              <w:left w:val="nil"/>
              <w:bottom w:val="single" w:sz="4" w:space="0" w:color="auto"/>
              <w:right w:val="single" w:sz="4" w:space="0" w:color="auto"/>
            </w:tcBorders>
            <w:shd w:val="clear" w:color="auto" w:fill="auto"/>
            <w:noWrap/>
            <w:hideMark/>
          </w:tcPr>
          <w:p w14:paraId="1AFF958B" w14:textId="77777777" w:rsidR="00940483" w:rsidRPr="003277C6" w:rsidRDefault="00940483" w:rsidP="00940483">
            <w:pPr>
              <w:rPr>
                <w:color w:val="000000"/>
                <w:sz w:val="18"/>
                <w:szCs w:val="18"/>
                <w:lang w:eastAsia="en-US"/>
                <w:rPrChange w:id="5788" w:author="Aishwarya Balan" w:date="2019-03-04T11:52:00Z">
                  <w:rPr>
                    <w:color w:val="000000"/>
                    <w:sz w:val="22"/>
                    <w:szCs w:val="22"/>
                    <w:lang w:eastAsia="en-US"/>
                  </w:rPr>
                </w:rPrChange>
              </w:rPr>
            </w:pPr>
            <w:r w:rsidRPr="003277C6">
              <w:rPr>
                <w:color w:val="000000"/>
                <w:sz w:val="18"/>
                <w:szCs w:val="18"/>
                <w:lang w:eastAsia="en-US"/>
                <w:rPrChange w:id="5789" w:author="Aishwarya Balan" w:date="2019-03-04T11:52:00Z">
                  <w:rPr>
                    <w:color w:val="000000"/>
                    <w:sz w:val="22"/>
                    <w:szCs w:val="22"/>
                    <w:lang w:eastAsia="en-US"/>
                  </w:rPr>
                </w:rPrChange>
              </w:rPr>
              <w:t>Success</w:t>
            </w:r>
          </w:p>
        </w:tc>
        <w:tc>
          <w:tcPr>
            <w:tcW w:w="1646" w:type="pct"/>
            <w:tcBorders>
              <w:top w:val="nil"/>
              <w:left w:val="nil"/>
              <w:bottom w:val="single" w:sz="4" w:space="0" w:color="auto"/>
              <w:right w:val="single" w:sz="4" w:space="0" w:color="auto"/>
            </w:tcBorders>
            <w:shd w:val="clear" w:color="auto" w:fill="auto"/>
            <w:hideMark/>
          </w:tcPr>
          <w:p w14:paraId="5A18C6A4" w14:textId="77777777" w:rsidR="00940483" w:rsidRPr="003277C6" w:rsidRDefault="00940483" w:rsidP="00940483">
            <w:pPr>
              <w:rPr>
                <w:color w:val="000000"/>
                <w:sz w:val="18"/>
                <w:szCs w:val="18"/>
                <w:lang w:eastAsia="en-US"/>
                <w:rPrChange w:id="5790" w:author="Aishwarya Balan" w:date="2019-03-04T11:52:00Z">
                  <w:rPr>
                    <w:color w:val="000000"/>
                    <w:sz w:val="22"/>
                    <w:szCs w:val="22"/>
                    <w:lang w:eastAsia="en-US"/>
                  </w:rPr>
                </w:rPrChange>
              </w:rPr>
            </w:pPr>
            <w:proofErr w:type="gramStart"/>
            <w:r w:rsidRPr="003277C6">
              <w:rPr>
                <w:color w:val="000000"/>
                <w:sz w:val="18"/>
                <w:szCs w:val="18"/>
                <w:lang w:eastAsia="en-US"/>
                <w:rPrChange w:id="5791" w:author="Aishwarya Balan" w:date="2019-03-04T11:52:00Z">
                  <w:rPr>
                    <w:color w:val="000000"/>
                    <w:sz w:val="22"/>
                    <w:szCs w:val="22"/>
                    <w:lang w:eastAsia="en-US"/>
                  </w:rPr>
                </w:rPrChange>
              </w:rPr>
              <w:t>Sufficient</w:t>
            </w:r>
            <w:proofErr w:type="gramEnd"/>
            <w:r w:rsidRPr="003277C6">
              <w:rPr>
                <w:color w:val="000000"/>
                <w:sz w:val="18"/>
                <w:szCs w:val="18"/>
                <w:lang w:eastAsia="en-US"/>
                <w:rPrChange w:id="5792" w:author="Aishwarya Balan" w:date="2019-03-04T11:52:00Z">
                  <w:rPr>
                    <w:color w:val="000000"/>
                    <w:sz w:val="22"/>
                    <w:szCs w:val="22"/>
                    <w:lang w:eastAsia="en-US"/>
                  </w:rPr>
                </w:rPrChange>
              </w:rPr>
              <w:t xml:space="preserve"> Credit available.</w:t>
            </w:r>
          </w:p>
        </w:tc>
        <w:tc>
          <w:tcPr>
            <w:tcW w:w="633" w:type="pct"/>
            <w:tcBorders>
              <w:top w:val="nil"/>
              <w:left w:val="nil"/>
              <w:bottom w:val="single" w:sz="4" w:space="0" w:color="auto"/>
              <w:right w:val="single" w:sz="4" w:space="0" w:color="auto"/>
            </w:tcBorders>
            <w:shd w:val="clear" w:color="auto" w:fill="auto"/>
            <w:noWrap/>
            <w:hideMark/>
          </w:tcPr>
          <w:p w14:paraId="038976EB" w14:textId="77777777" w:rsidR="00940483" w:rsidRPr="003277C6" w:rsidRDefault="00940483" w:rsidP="00940483">
            <w:pPr>
              <w:rPr>
                <w:color w:val="000000"/>
                <w:sz w:val="18"/>
                <w:szCs w:val="18"/>
                <w:lang w:eastAsia="en-US"/>
                <w:rPrChange w:id="5793" w:author="Aishwarya Balan" w:date="2019-03-04T11:52:00Z">
                  <w:rPr>
                    <w:color w:val="000000"/>
                    <w:sz w:val="22"/>
                    <w:szCs w:val="22"/>
                    <w:lang w:eastAsia="en-US"/>
                  </w:rPr>
                </w:rPrChange>
              </w:rPr>
            </w:pPr>
            <w:r w:rsidRPr="003277C6">
              <w:rPr>
                <w:color w:val="000000"/>
                <w:sz w:val="18"/>
                <w:szCs w:val="18"/>
                <w:lang w:eastAsia="en-US"/>
                <w:rPrChange w:id="5794" w:author="Aishwarya Balan" w:date="2019-03-04T11:52:00Z">
                  <w:rPr>
                    <w:color w:val="000000"/>
                    <w:sz w:val="22"/>
                    <w:szCs w:val="22"/>
                    <w:lang w:eastAsia="en-US"/>
                  </w:rPr>
                </w:rPrChange>
              </w:rPr>
              <w:t> </w:t>
            </w:r>
          </w:p>
        </w:tc>
        <w:tc>
          <w:tcPr>
            <w:tcW w:w="513" w:type="pct"/>
            <w:tcBorders>
              <w:top w:val="nil"/>
              <w:left w:val="nil"/>
              <w:bottom w:val="single" w:sz="4" w:space="0" w:color="auto"/>
              <w:right w:val="single" w:sz="4" w:space="0" w:color="auto"/>
            </w:tcBorders>
            <w:shd w:val="clear" w:color="auto" w:fill="auto"/>
            <w:noWrap/>
            <w:hideMark/>
          </w:tcPr>
          <w:p w14:paraId="4BA3DA14" w14:textId="77777777" w:rsidR="00940483" w:rsidRPr="003277C6" w:rsidRDefault="00940483" w:rsidP="00940483">
            <w:pPr>
              <w:rPr>
                <w:color w:val="000000"/>
                <w:sz w:val="18"/>
                <w:szCs w:val="18"/>
                <w:lang w:eastAsia="en-US"/>
                <w:rPrChange w:id="5795" w:author="Aishwarya Balan" w:date="2019-03-04T11:52:00Z">
                  <w:rPr>
                    <w:color w:val="000000"/>
                    <w:sz w:val="22"/>
                    <w:szCs w:val="22"/>
                    <w:lang w:eastAsia="en-US"/>
                  </w:rPr>
                </w:rPrChange>
              </w:rPr>
            </w:pPr>
            <w:r w:rsidRPr="003277C6">
              <w:rPr>
                <w:color w:val="000000"/>
                <w:sz w:val="18"/>
                <w:szCs w:val="18"/>
                <w:lang w:eastAsia="en-US"/>
                <w:rPrChange w:id="5796" w:author="Aishwarya Balan" w:date="2019-03-04T11:52:00Z">
                  <w:rPr>
                    <w:color w:val="000000"/>
                    <w:sz w:val="22"/>
                    <w:szCs w:val="22"/>
                    <w:lang w:eastAsia="en-US"/>
                  </w:rPr>
                </w:rPrChange>
              </w:rPr>
              <w:t> </w:t>
            </w:r>
          </w:p>
        </w:tc>
      </w:tr>
      <w:tr w:rsidR="00940483" w:rsidRPr="003277C6" w14:paraId="2F88AB38" w14:textId="77777777" w:rsidTr="00940483">
        <w:trPr>
          <w:trHeight w:val="900"/>
        </w:trPr>
        <w:tc>
          <w:tcPr>
            <w:tcW w:w="613" w:type="pct"/>
            <w:tcBorders>
              <w:top w:val="nil"/>
              <w:left w:val="single" w:sz="4" w:space="0" w:color="auto"/>
              <w:bottom w:val="single" w:sz="4" w:space="0" w:color="auto"/>
              <w:right w:val="single" w:sz="4" w:space="0" w:color="auto"/>
            </w:tcBorders>
            <w:shd w:val="clear" w:color="auto" w:fill="auto"/>
            <w:noWrap/>
            <w:hideMark/>
          </w:tcPr>
          <w:p w14:paraId="4EDF971B" w14:textId="77777777" w:rsidR="00940483" w:rsidRPr="003277C6" w:rsidRDefault="00940483" w:rsidP="00940483">
            <w:pPr>
              <w:rPr>
                <w:color w:val="000000"/>
                <w:sz w:val="18"/>
                <w:szCs w:val="18"/>
                <w:lang w:eastAsia="en-US"/>
                <w:rPrChange w:id="5797" w:author="Aishwarya Balan" w:date="2019-03-04T11:52:00Z">
                  <w:rPr>
                    <w:color w:val="000000"/>
                    <w:sz w:val="22"/>
                    <w:szCs w:val="22"/>
                    <w:lang w:eastAsia="en-US"/>
                  </w:rPr>
                </w:rPrChange>
              </w:rPr>
            </w:pPr>
            <w:r w:rsidRPr="003277C6">
              <w:rPr>
                <w:color w:val="000000"/>
                <w:sz w:val="18"/>
                <w:szCs w:val="18"/>
                <w:lang w:eastAsia="en-US"/>
                <w:rPrChange w:id="5798" w:author="Aishwarya Balan" w:date="2019-03-04T11:52:00Z">
                  <w:rPr>
                    <w:color w:val="000000"/>
                    <w:sz w:val="22"/>
                    <w:szCs w:val="22"/>
                    <w:lang w:eastAsia="en-US"/>
                  </w:rPr>
                </w:rPrChange>
              </w:rPr>
              <w:t>CRC-REF-2</w:t>
            </w:r>
          </w:p>
        </w:tc>
        <w:tc>
          <w:tcPr>
            <w:tcW w:w="515" w:type="pct"/>
            <w:tcBorders>
              <w:top w:val="nil"/>
              <w:left w:val="nil"/>
              <w:bottom w:val="single" w:sz="4" w:space="0" w:color="auto"/>
              <w:right w:val="single" w:sz="4" w:space="0" w:color="auto"/>
            </w:tcBorders>
            <w:shd w:val="clear" w:color="auto" w:fill="auto"/>
            <w:noWrap/>
            <w:hideMark/>
          </w:tcPr>
          <w:p w14:paraId="72B4BE79" w14:textId="77777777" w:rsidR="00940483" w:rsidRPr="003277C6" w:rsidRDefault="00940483" w:rsidP="00940483">
            <w:pPr>
              <w:jc w:val="right"/>
              <w:rPr>
                <w:color w:val="000000"/>
                <w:sz w:val="18"/>
                <w:szCs w:val="18"/>
                <w:lang w:eastAsia="en-US"/>
                <w:rPrChange w:id="5799" w:author="Aishwarya Balan" w:date="2019-03-04T11:52:00Z">
                  <w:rPr>
                    <w:color w:val="000000"/>
                    <w:sz w:val="22"/>
                    <w:szCs w:val="22"/>
                    <w:lang w:eastAsia="en-US"/>
                  </w:rPr>
                </w:rPrChange>
              </w:rPr>
            </w:pPr>
            <w:r w:rsidRPr="003277C6">
              <w:rPr>
                <w:color w:val="000000"/>
                <w:sz w:val="18"/>
                <w:szCs w:val="18"/>
                <w:lang w:eastAsia="en-US"/>
                <w:rPrChange w:id="5800" w:author="Aishwarya Balan" w:date="2019-03-04T11:52:00Z">
                  <w:rPr>
                    <w:color w:val="000000"/>
                    <w:sz w:val="22"/>
                    <w:szCs w:val="22"/>
                    <w:lang w:eastAsia="en-US"/>
                  </w:rPr>
                </w:rPrChange>
              </w:rPr>
              <w:t>1</w:t>
            </w:r>
          </w:p>
        </w:tc>
        <w:tc>
          <w:tcPr>
            <w:tcW w:w="597" w:type="pct"/>
            <w:tcBorders>
              <w:top w:val="nil"/>
              <w:left w:val="nil"/>
              <w:bottom w:val="single" w:sz="4" w:space="0" w:color="auto"/>
              <w:right w:val="single" w:sz="4" w:space="0" w:color="auto"/>
            </w:tcBorders>
            <w:shd w:val="clear" w:color="auto" w:fill="auto"/>
            <w:noWrap/>
          </w:tcPr>
          <w:p w14:paraId="1AFC15BB" w14:textId="77777777" w:rsidR="00940483" w:rsidRPr="003277C6" w:rsidRDefault="00940483" w:rsidP="00940483">
            <w:pPr>
              <w:jc w:val="right"/>
              <w:rPr>
                <w:color w:val="000000"/>
                <w:sz w:val="18"/>
                <w:szCs w:val="18"/>
                <w:lang w:eastAsia="en-US"/>
                <w:rPrChange w:id="5801" w:author="Aishwarya Balan" w:date="2019-03-04T11:52:00Z">
                  <w:rPr>
                    <w:color w:val="000000"/>
                    <w:sz w:val="22"/>
                    <w:szCs w:val="22"/>
                    <w:lang w:eastAsia="en-US"/>
                  </w:rPr>
                </w:rPrChange>
              </w:rPr>
            </w:pPr>
          </w:p>
        </w:tc>
        <w:tc>
          <w:tcPr>
            <w:tcW w:w="482" w:type="pct"/>
            <w:tcBorders>
              <w:top w:val="nil"/>
              <w:left w:val="nil"/>
              <w:bottom w:val="single" w:sz="4" w:space="0" w:color="auto"/>
              <w:right w:val="single" w:sz="4" w:space="0" w:color="auto"/>
            </w:tcBorders>
            <w:shd w:val="clear" w:color="auto" w:fill="auto"/>
            <w:noWrap/>
            <w:hideMark/>
          </w:tcPr>
          <w:p w14:paraId="53DA5E74" w14:textId="77777777" w:rsidR="00940483" w:rsidRPr="003277C6" w:rsidRDefault="00940483" w:rsidP="00940483">
            <w:pPr>
              <w:rPr>
                <w:color w:val="000000"/>
                <w:sz w:val="18"/>
                <w:szCs w:val="18"/>
                <w:lang w:eastAsia="en-US"/>
                <w:rPrChange w:id="5802" w:author="Aishwarya Balan" w:date="2019-03-04T11:52:00Z">
                  <w:rPr>
                    <w:color w:val="000000"/>
                    <w:sz w:val="22"/>
                    <w:szCs w:val="22"/>
                    <w:lang w:eastAsia="en-US"/>
                  </w:rPr>
                </w:rPrChange>
              </w:rPr>
            </w:pPr>
            <w:r w:rsidRPr="003277C6">
              <w:rPr>
                <w:color w:val="000000"/>
                <w:sz w:val="18"/>
                <w:szCs w:val="18"/>
                <w:lang w:eastAsia="en-US"/>
                <w:rPrChange w:id="5803" w:author="Aishwarya Balan" w:date="2019-03-04T11:52:00Z">
                  <w:rPr>
                    <w:color w:val="000000"/>
                    <w:sz w:val="22"/>
                    <w:szCs w:val="22"/>
                    <w:lang w:eastAsia="en-US"/>
                  </w:rPr>
                </w:rPrChange>
              </w:rPr>
              <w:t>Fail</w:t>
            </w:r>
          </w:p>
        </w:tc>
        <w:tc>
          <w:tcPr>
            <w:tcW w:w="1646" w:type="pct"/>
            <w:tcBorders>
              <w:top w:val="nil"/>
              <w:left w:val="nil"/>
              <w:bottom w:val="single" w:sz="4" w:space="0" w:color="auto"/>
              <w:right w:val="single" w:sz="4" w:space="0" w:color="auto"/>
            </w:tcBorders>
            <w:shd w:val="clear" w:color="auto" w:fill="auto"/>
            <w:hideMark/>
          </w:tcPr>
          <w:p w14:paraId="7B6678D4" w14:textId="77777777" w:rsidR="00940483" w:rsidRPr="003277C6" w:rsidRDefault="00940483" w:rsidP="00940483">
            <w:pPr>
              <w:rPr>
                <w:color w:val="000000"/>
                <w:sz w:val="18"/>
                <w:szCs w:val="18"/>
                <w:lang w:eastAsia="en-US"/>
                <w:rPrChange w:id="5804" w:author="Aishwarya Balan" w:date="2019-03-04T11:52:00Z">
                  <w:rPr>
                    <w:color w:val="000000"/>
                    <w:sz w:val="22"/>
                    <w:szCs w:val="22"/>
                    <w:lang w:eastAsia="en-US"/>
                  </w:rPr>
                </w:rPrChange>
              </w:rPr>
            </w:pPr>
            <w:r w:rsidRPr="003277C6">
              <w:rPr>
                <w:color w:val="000000"/>
                <w:sz w:val="18"/>
                <w:szCs w:val="18"/>
                <w:lang w:eastAsia="en-US"/>
                <w:rPrChange w:id="5805" w:author="Aishwarya Balan" w:date="2019-03-04T11:52:00Z">
                  <w:rPr>
                    <w:color w:val="000000"/>
                    <w:sz w:val="22"/>
                    <w:szCs w:val="22"/>
                    <w:lang w:eastAsia="en-US"/>
                  </w:rPr>
                </w:rPrChange>
              </w:rPr>
              <w:t>Insufficient Credit available. Kindly approve LM-REF-41 Own Risk Approval</w:t>
            </w:r>
          </w:p>
        </w:tc>
        <w:tc>
          <w:tcPr>
            <w:tcW w:w="633" w:type="pct"/>
            <w:tcBorders>
              <w:top w:val="nil"/>
              <w:left w:val="nil"/>
              <w:bottom w:val="single" w:sz="4" w:space="0" w:color="auto"/>
              <w:right w:val="single" w:sz="4" w:space="0" w:color="auto"/>
            </w:tcBorders>
            <w:shd w:val="clear" w:color="auto" w:fill="auto"/>
            <w:noWrap/>
            <w:hideMark/>
          </w:tcPr>
          <w:p w14:paraId="2536646A" w14:textId="77777777" w:rsidR="00940483" w:rsidRPr="003277C6" w:rsidRDefault="00940483" w:rsidP="00940483">
            <w:pPr>
              <w:rPr>
                <w:color w:val="000000"/>
                <w:sz w:val="18"/>
                <w:szCs w:val="18"/>
                <w:lang w:eastAsia="en-US"/>
                <w:rPrChange w:id="5806" w:author="Aishwarya Balan" w:date="2019-03-04T11:52:00Z">
                  <w:rPr>
                    <w:color w:val="000000"/>
                    <w:sz w:val="22"/>
                    <w:szCs w:val="22"/>
                    <w:lang w:eastAsia="en-US"/>
                  </w:rPr>
                </w:rPrChange>
              </w:rPr>
            </w:pPr>
            <w:r w:rsidRPr="003277C6">
              <w:rPr>
                <w:color w:val="000000"/>
                <w:sz w:val="18"/>
                <w:szCs w:val="18"/>
                <w:lang w:eastAsia="en-US"/>
                <w:rPrChange w:id="5807" w:author="Aishwarya Balan" w:date="2019-03-04T11:52:00Z">
                  <w:rPr>
                    <w:color w:val="000000"/>
                    <w:sz w:val="22"/>
                    <w:szCs w:val="22"/>
                    <w:lang w:eastAsia="en-US"/>
                  </w:rPr>
                </w:rPrChange>
              </w:rPr>
              <w:t>LM-REF-41</w:t>
            </w:r>
          </w:p>
        </w:tc>
        <w:tc>
          <w:tcPr>
            <w:tcW w:w="513" w:type="pct"/>
            <w:tcBorders>
              <w:top w:val="nil"/>
              <w:left w:val="nil"/>
              <w:bottom w:val="single" w:sz="4" w:space="0" w:color="auto"/>
              <w:right w:val="single" w:sz="4" w:space="0" w:color="auto"/>
            </w:tcBorders>
            <w:shd w:val="clear" w:color="auto" w:fill="auto"/>
            <w:noWrap/>
            <w:hideMark/>
          </w:tcPr>
          <w:p w14:paraId="32B6F2AD" w14:textId="77777777" w:rsidR="00940483" w:rsidRPr="003277C6" w:rsidRDefault="00940483" w:rsidP="00940483">
            <w:pPr>
              <w:jc w:val="right"/>
              <w:rPr>
                <w:color w:val="000000"/>
                <w:sz w:val="18"/>
                <w:szCs w:val="18"/>
                <w:lang w:eastAsia="en-US"/>
                <w:rPrChange w:id="5808" w:author="Aishwarya Balan" w:date="2019-03-04T11:52:00Z">
                  <w:rPr>
                    <w:color w:val="000000"/>
                    <w:sz w:val="22"/>
                    <w:szCs w:val="22"/>
                    <w:lang w:eastAsia="en-US"/>
                  </w:rPr>
                </w:rPrChange>
              </w:rPr>
            </w:pPr>
            <w:r w:rsidRPr="003277C6">
              <w:rPr>
                <w:color w:val="000000"/>
                <w:sz w:val="18"/>
                <w:szCs w:val="18"/>
                <w:lang w:eastAsia="en-US"/>
                <w:rPrChange w:id="5809" w:author="Aishwarya Balan" w:date="2019-03-04T11:52:00Z">
                  <w:rPr>
                    <w:color w:val="000000"/>
                    <w:sz w:val="22"/>
                    <w:szCs w:val="22"/>
                    <w:lang w:eastAsia="en-US"/>
                  </w:rPr>
                </w:rPrChange>
              </w:rPr>
              <w:t>10,000</w:t>
            </w:r>
          </w:p>
        </w:tc>
      </w:tr>
      <w:tr w:rsidR="00940483" w:rsidRPr="003277C6" w14:paraId="67A7E62A" w14:textId="77777777" w:rsidTr="00940483">
        <w:trPr>
          <w:trHeight w:val="300"/>
        </w:trPr>
        <w:tc>
          <w:tcPr>
            <w:tcW w:w="613" w:type="pct"/>
            <w:tcBorders>
              <w:top w:val="nil"/>
              <w:left w:val="single" w:sz="4" w:space="0" w:color="auto"/>
              <w:bottom w:val="single" w:sz="4" w:space="0" w:color="auto"/>
              <w:right w:val="single" w:sz="4" w:space="0" w:color="auto"/>
            </w:tcBorders>
            <w:shd w:val="clear" w:color="auto" w:fill="auto"/>
            <w:noWrap/>
            <w:hideMark/>
          </w:tcPr>
          <w:p w14:paraId="291D4B0D" w14:textId="77777777" w:rsidR="00940483" w:rsidRPr="003277C6" w:rsidRDefault="00940483" w:rsidP="00940483">
            <w:pPr>
              <w:rPr>
                <w:color w:val="000000"/>
                <w:sz w:val="18"/>
                <w:szCs w:val="18"/>
                <w:lang w:eastAsia="en-US"/>
                <w:rPrChange w:id="5810" w:author="Aishwarya Balan" w:date="2019-03-04T11:52:00Z">
                  <w:rPr>
                    <w:color w:val="000000"/>
                    <w:sz w:val="22"/>
                    <w:szCs w:val="22"/>
                    <w:lang w:eastAsia="en-US"/>
                  </w:rPr>
                </w:rPrChange>
              </w:rPr>
            </w:pPr>
            <w:r w:rsidRPr="003277C6">
              <w:rPr>
                <w:color w:val="000000"/>
                <w:sz w:val="18"/>
                <w:szCs w:val="18"/>
                <w:lang w:eastAsia="en-US"/>
                <w:rPrChange w:id="5811" w:author="Aishwarya Balan" w:date="2019-03-04T11:52:00Z">
                  <w:rPr>
                    <w:color w:val="000000"/>
                    <w:sz w:val="22"/>
                    <w:szCs w:val="22"/>
                    <w:lang w:eastAsia="en-US"/>
                  </w:rPr>
                </w:rPrChange>
              </w:rPr>
              <w:t>CRC-REF-3</w:t>
            </w:r>
          </w:p>
        </w:tc>
        <w:tc>
          <w:tcPr>
            <w:tcW w:w="515" w:type="pct"/>
            <w:tcBorders>
              <w:top w:val="nil"/>
              <w:left w:val="nil"/>
              <w:bottom w:val="single" w:sz="4" w:space="0" w:color="auto"/>
              <w:right w:val="single" w:sz="4" w:space="0" w:color="auto"/>
            </w:tcBorders>
            <w:shd w:val="clear" w:color="auto" w:fill="auto"/>
            <w:noWrap/>
            <w:hideMark/>
          </w:tcPr>
          <w:p w14:paraId="63D5050B" w14:textId="77777777" w:rsidR="00940483" w:rsidRPr="003277C6" w:rsidRDefault="00940483" w:rsidP="00940483">
            <w:pPr>
              <w:jc w:val="right"/>
              <w:rPr>
                <w:color w:val="000000"/>
                <w:sz w:val="18"/>
                <w:szCs w:val="18"/>
                <w:lang w:eastAsia="en-US"/>
                <w:rPrChange w:id="5812" w:author="Aishwarya Balan" w:date="2019-03-04T11:52:00Z">
                  <w:rPr>
                    <w:color w:val="000000"/>
                    <w:sz w:val="22"/>
                    <w:szCs w:val="22"/>
                    <w:lang w:eastAsia="en-US"/>
                  </w:rPr>
                </w:rPrChange>
              </w:rPr>
            </w:pPr>
            <w:r w:rsidRPr="003277C6">
              <w:rPr>
                <w:color w:val="000000"/>
                <w:sz w:val="18"/>
                <w:szCs w:val="18"/>
                <w:lang w:eastAsia="en-US"/>
                <w:rPrChange w:id="5813" w:author="Aishwarya Balan" w:date="2019-03-04T11:52:00Z">
                  <w:rPr>
                    <w:color w:val="000000"/>
                    <w:sz w:val="22"/>
                    <w:szCs w:val="22"/>
                    <w:lang w:eastAsia="en-US"/>
                  </w:rPr>
                </w:rPrChange>
              </w:rPr>
              <w:t>1</w:t>
            </w:r>
          </w:p>
        </w:tc>
        <w:tc>
          <w:tcPr>
            <w:tcW w:w="597" w:type="pct"/>
            <w:tcBorders>
              <w:top w:val="nil"/>
              <w:left w:val="nil"/>
              <w:bottom w:val="single" w:sz="4" w:space="0" w:color="auto"/>
              <w:right w:val="single" w:sz="4" w:space="0" w:color="auto"/>
            </w:tcBorders>
            <w:shd w:val="clear" w:color="auto" w:fill="auto"/>
            <w:noWrap/>
          </w:tcPr>
          <w:p w14:paraId="7E2F503B" w14:textId="77777777" w:rsidR="00940483" w:rsidRPr="003277C6" w:rsidRDefault="00940483" w:rsidP="00940483">
            <w:pPr>
              <w:jc w:val="right"/>
              <w:rPr>
                <w:color w:val="000000"/>
                <w:sz w:val="18"/>
                <w:szCs w:val="18"/>
                <w:lang w:eastAsia="en-US"/>
                <w:rPrChange w:id="5814" w:author="Aishwarya Balan" w:date="2019-03-04T11:52:00Z">
                  <w:rPr>
                    <w:color w:val="000000"/>
                    <w:sz w:val="22"/>
                    <w:szCs w:val="22"/>
                    <w:lang w:eastAsia="en-US"/>
                  </w:rPr>
                </w:rPrChange>
              </w:rPr>
            </w:pPr>
          </w:p>
        </w:tc>
        <w:tc>
          <w:tcPr>
            <w:tcW w:w="482" w:type="pct"/>
            <w:tcBorders>
              <w:top w:val="nil"/>
              <w:left w:val="nil"/>
              <w:bottom w:val="single" w:sz="4" w:space="0" w:color="auto"/>
              <w:right w:val="single" w:sz="4" w:space="0" w:color="auto"/>
            </w:tcBorders>
            <w:shd w:val="clear" w:color="auto" w:fill="auto"/>
            <w:noWrap/>
            <w:hideMark/>
          </w:tcPr>
          <w:p w14:paraId="7825F472" w14:textId="77777777" w:rsidR="00940483" w:rsidRPr="003277C6" w:rsidRDefault="00940483" w:rsidP="00940483">
            <w:pPr>
              <w:rPr>
                <w:color w:val="000000"/>
                <w:sz w:val="18"/>
                <w:szCs w:val="18"/>
                <w:lang w:eastAsia="en-US"/>
                <w:rPrChange w:id="5815" w:author="Aishwarya Balan" w:date="2019-03-04T11:52:00Z">
                  <w:rPr>
                    <w:color w:val="000000"/>
                    <w:sz w:val="22"/>
                    <w:szCs w:val="22"/>
                    <w:lang w:eastAsia="en-US"/>
                  </w:rPr>
                </w:rPrChange>
              </w:rPr>
            </w:pPr>
            <w:r w:rsidRPr="003277C6">
              <w:rPr>
                <w:color w:val="000000"/>
                <w:sz w:val="18"/>
                <w:szCs w:val="18"/>
                <w:lang w:eastAsia="en-US"/>
                <w:rPrChange w:id="5816" w:author="Aishwarya Balan" w:date="2019-03-04T11:52:00Z">
                  <w:rPr>
                    <w:color w:val="000000"/>
                    <w:sz w:val="22"/>
                    <w:szCs w:val="22"/>
                    <w:lang w:eastAsia="en-US"/>
                  </w:rPr>
                </w:rPrChange>
              </w:rPr>
              <w:t>Success</w:t>
            </w:r>
          </w:p>
        </w:tc>
        <w:tc>
          <w:tcPr>
            <w:tcW w:w="1646" w:type="pct"/>
            <w:tcBorders>
              <w:top w:val="nil"/>
              <w:left w:val="nil"/>
              <w:bottom w:val="single" w:sz="4" w:space="0" w:color="auto"/>
              <w:right w:val="single" w:sz="4" w:space="0" w:color="auto"/>
            </w:tcBorders>
            <w:shd w:val="clear" w:color="auto" w:fill="auto"/>
            <w:hideMark/>
          </w:tcPr>
          <w:p w14:paraId="631FB3EC" w14:textId="77777777" w:rsidR="00940483" w:rsidRPr="003277C6" w:rsidRDefault="00940483" w:rsidP="00940483">
            <w:pPr>
              <w:rPr>
                <w:color w:val="000000"/>
                <w:sz w:val="18"/>
                <w:szCs w:val="18"/>
                <w:lang w:eastAsia="en-US"/>
                <w:rPrChange w:id="5817" w:author="Aishwarya Balan" w:date="2019-03-04T11:52:00Z">
                  <w:rPr>
                    <w:color w:val="000000"/>
                    <w:sz w:val="22"/>
                    <w:szCs w:val="22"/>
                    <w:lang w:eastAsia="en-US"/>
                  </w:rPr>
                </w:rPrChange>
              </w:rPr>
            </w:pPr>
            <w:proofErr w:type="gramStart"/>
            <w:r w:rsidRPr="003277C6">
              <w:rPr>
                <w:color w:val="000000"/>
                <w:sz w:val="18"/>
                <w:szCs w:val="18"/>
                <w:lang w:eastAsia="en-US"/>
                <w:rPrChange w:id="5818" w:author="Aishwarya Balan" w:date="2019-03-04T11:52:00Z">
                  <w:rPr>
                    <w:color w:val="000000"/>
                    <w:sz w:val="22"/>
                    <w:szCs w:val="22"/>
                    <w:lang w:eastAsia="en-US"/>
                  </w:rPr>
                </w:rPrChange>
              </w:rPr>
              <w:t>Sufficient</w:t>
            </w:r>
            <w:proofErr w:type="gramEnd"/>
            <w:r w:rsidRPr="003277C6">
              <w:rPr>
                <w:color w:val="000000"/>
                <w:sz w:val="18"/>
                <w:szCs w:val="18"/>
                <w:lang w:eastAsia="en-US"/>
                <w:rPrChange w:id="5819" w:author="Aishwarya Balan" w:date="2019-03-04T11:52:00Z">
                  <w:rPr>
                    <w:color w:val="000000"/>
                    <w:sz w:val="22"/>
                    <w:szCs w:val="22"/>
                    <w:lang w:eastAsia="en-US"/>
                  </w:rPr>
                </w:rPrChange>
              </w:rPr>
              <w:t xml:space="preserve"> Credit available.</w:t>
            </w:r>
          </w:p>
        </w:tc>
        <w:tc>
          <w:tcPr>
            <w:tcW w:w="633" w:type="pct"/>
            <w:tcBorders>
              <w:top w:val="nil"/>
              <w:left w:val="nil"/>
              <w:bottom w:val="single" w:sz="4" w:space="0" w:color="auto"/>
              <w:right w:val="single" w:sz="4" w:space="0" w:color="auto"/>
            </w:tcBorders>
            <w:shd w:val="clear" w:color="auto" w:fill="auto"/>
            <w:noWrap/>
            <w:hideMark/>
          </w:tcPr>
          <w:p w14:paraId="52463DF9" w14:textId="77777777" w:rsidR="00940483" w:rsidRPr="003277C6" w:rsidRDefault="00940483" w:rsidP="00940483">
            <w:pPr>
              <w:rPr>
                <w:color w:val="000000"/>
                <w:sz w:val="18"/>
                <w:szCs w:val="18"/>
                <w:lang w:eastAsia="en-US"/>
                <w:rPrChange w:id="5820" w:author="Aishwarya Balan" w:date="2019-03-04T11:52:00Z">
                  <w:rPr>
                    <w:color w:val="000000"/>
                    <w:sz w:val="22"/>
                    <w:szCs w:val="22"/>
                    <w:lang w:eastAsia="en-US"/>
                  </w:rPr>
                </w:rPrChange>
              </w:rPr>
            </w:pPr>
            <w:r w:rsidRPr="003277C6">
              <w:rPr>
                <w:color w:val="000000"/>
                <w:sz w:val="18"/>
                <w:szCs w:val="18"/>
                <w:lang w:eastAsia="en-US"/>
                <w:rPrChange w:id="5821" w:author="Aishwarya Balan" w:date="2019-03-04T11:52:00Z">
                  <w:rPr>
                    <w:color w:val="000000"/>
                    <w:sz w:val="22"/>
                    <w:szCs w:val="22"/>
                    <w:lang w:eastAsia="en-US"/>
                  </w:rPr>
                </w:rPrChange>
              </w:rPr>
              <w:t> </w:t>
            </w:r>
          </w:p>
        </w:tc>
        <w:tc>
          <w:tcPr>
            <w:tcW w:w="513" w:type="pct"/>
            <w:tcBorders>
              <w:top w:val="nil"/>
              <w:left w:val="nil"/>
              <w:bottom w:val="single" w:sz="4" w:space="0" w:color="auto"/>
              <w:right w:val="single" w:sz="4" w:space="0" w:color="auto"/>
            </w:tcBorders>
            <w:shd w:val="clear" w:color="auto" w:fill="auto"/>
            <w:noWrap/>
            <w:hideMark/>
          </w:tcPr>
          <w:p w14:paraId="6BC4601B" w14:textId="77777777" w:rsidR="00940483" w:rsidRPr="003277C6" w:rsidRDefault="00940483" w:rsidP="00940483">
            <w:pPr>
              <w:rPr>
                <w:color w:val="000000"/>
                <w:sz w:val="18"/>
                <w:szCs w:val="18"/>
                <w:lang w:eastAsia="en-US"/>
                <w:rPrChange w:id="5822" w:author="Aishwarya Balan" w:date="2019-03-04T11:52:00Z">
                  <w:rPr>
                    <w:color w:val="000000"/>
                    <w:sz w:val="22"/>
                    <w:szCs w:val="22"/>
                    <w:lang w:eastAsia="en-US"/>
                  </w:rPr>
                </w:rPrChange>
              </w:rPr>
            </w:pPr>
            <w:r w:rsidRPr="003277C6">
              <w:rPr>
                <w:color w:val="000000"/>
                <w:sz w:val="18"/>
                <w:szCs w:val="18"/>
                <w:lang w:eastAsia="en-US"/>
                <w:rPrChange w:id="5823" w:author="Aishwarya Balan" w:date="2019-03-04T11:52:00Z">
                  <w:rPr>
                    <w:color w:val="000000"/>
                    <w:sz w:val="22"/>
                    <w:szCs w:val="22"/>
                    <w:lang w:eastAsia="en-US"/>
                  </w:rPr>
                </w:rPrChange>
              </w:rPr>
              <w:t> </w:t>
            </w:r>
          </w:p>
        </w:tc>
      </w:tr>
      <w:tr w:rsidR="00940483" w:rsidRPr="003277C6" w14:paraId="16956302" w14:textId="77777777" w:rsidTr="00940483">
        <w:trPr>
          <w:trHeight w:val="300"/>
        </w:trPr>
        <w:tc>
          <w:tcPr>
            <w:tcW w:w="613" w:type="pct"/>
            <w:tcBorders>
              <w:top w:val="nil"/>
              <w:left w:val="single" w:sz="4" w:space="0" w:color="auto"/>
              <w:bottom w:val="single" w:sz="4" w:space="0" w:color="auto"/>
              <w:right w:val="single" w:sz="4" w:space="0" w:color="auto"/>
            </w:tcBorders>
            <w:shd w:val="clear" w:color="auto" w:fill="auto"/>
            <w:noWrap/>
            <w:hideMark/>
          </w:tcPr>
          <w:p w14:paraId="2F35CAED" w14:textId="77777777" w:rsidR="00940483" w:rsidRPr="003277C6" w:rsidRDefault="00940483" w:rsidP="00940483">
            <w:pPr>
              <w:rPr>
                <w:color w:val="000000"/>
                <w:sz w:val="18"/>
                <w:szCs w:val="18"/>
                <w:lang w:eastAsia="en-US"/>
                <w:rPrChange w:id="5824" w:author="Aishwarya Balan" w:date="2019-03-04T11:52:00Z">
                  <w:rPr>
                    <w:color w:val="000000"/>
                    <w:sz w:val="22"/>
                    <w:szCs w:val="22"/>
                    <w:lang w:eastAsia="en-US"/>
                  </w:rPr>
                </w:rPrChange>
              </w:rPr>
            </w:pPr>
            <w:r w:rsidRPr="003277C6">
              <w:rPr>
                <w:color w:val="000000"/>
                <w:sz w:val="18"/>
                <w:szCs w:val="18"/>
                <w:lang w:eastAsia="en-US"/>
                <w:rPrChange w:id="5825" w:author="Aishwarya Balan" w:date="2019-03-04T11:52:00Z">
                  <w:rPr>
                    <w:color w:val="000000"/>
                    <w:sz w:val="22"/>
                    <w:szCs w:val="22"/>
                    <w:lang w:eastAsia="en-US"/>
                  </w:rPr>
                </w:rPrChange>
              </w:rPr>
              <w:t>CRC-REF-4</w:t>
            </w:r>
          </w:p>
        </w:tc>
        <w:tc>
          <w:tcPr>
            <w:tcW w:w="515" w:type="pct"/>
            <w:tcBorders>
              <w:top w:val="nil"/>
              <w:left w:val="nil"/>
              <w:bottom w:val="single" w:sz="4" w:space="0" w:color="auto"/>
              <w:right w:val="single" w:sz="4" w:space="0" w:color="auto"/>
            </w:tcBorders>
            <w:shd w:val="clear" w:color="auto" w:fill="auto"/>
            <w:noWrap/>
            <w:hideMark/>
          </w:tcPr>
          <w:p w14:paraId="3DB6AEA1" w14:textId="77777777" w:rsidR="00940483" w:rsidRPr="003277C6" w:rsidRDefault="00940483" w:rsidP="00940483">
            <w:pPr>
              <w:jc w:val="right"/>
              <w:rPr>
                <w:color w:val="000000"/>
                <w:sz w:val="18"/>
                <w:szCs w:val="18"/>
                <w:lang w:eastAsia="en-US"/>
                <w:rPrChange w:id="5826" w:author="Aishwarya Balan" w:date="2019-03-04T11:52:00Z">
                  <w:rPr>
                    <w:color w:val="000000"/>
                    <w:sz w:val="22"/>
                    <w:szCs w:val="22"/>
                    <w:lang w:eastAsia="en-US"/>
                  </w:rPr>
                </w:rPrChange>
              </w:rPr>
            </w:pPr>
            <w:r w:rsidRPr="003277C6">
              <w:rPr>
                <w:color w:val="000000"/>
                <w:sz w:val="18"/>
                <w:szCs w:val="18"/>
                <w:lang w:eastAsia="en-US"/>
                <w:rPrChange w:id="5827" w:author="Aishwarya Balan" w:date="2019-03-04T11:52:00Z">
                  <w:rPr>
                    <w:color w:val="000000"/>
                    <w:sz w:val="22"/>
                    <w:szCs w:val="22"/>
                    <w:lang w:eastAsia="en-US"/>
                  </w:rPr>
                </w:rPrChange>
              </w:rPr>
              <w:t>1</w:t>
            </w:r>
          </w:p>
        </w:tc>
        <w:tc>
          <w:tcPr>
            <w:tcW w:w="597" w:type="pct"/>
            <w:tcBorders>
              <w:top w:val="nil"/>
              <w:left w:val="nil"/>
              <w:bottom w:val="single" w:sz="4" w:space="0" w:color="auto"/>
              <w:right w:val="single" w:sz="4" w:space="0" w:color="auto"/>
            </w:tcBorders>
            <w:shd w:val="clear" w:color="auto" w:fill="auto"/>
            <w:noWrap/>
          </w:tcPr>
          <w:p w14:paraId="245629BC" w14:textId="77777777" w:rsidR="00940483" w:rsidRPr="003277C6" w:rsidRDefault="00940483" w:rsidP="00940483">
            <w:pPr>
              <w:jc w:val="right"/>
              <w:rPr>
                <w:color w:val="000000"/>
                <w:sz w:val="18"/>
                <w:szCs w:val="18"/>
                <w:lang w:eastAsia="en-US"/>
                <w:rPrChange w:id="5828" w:author="Aishwarya Balan" w:date="2019-03-04T11:52:00Z">
                  <w:rPr>
                    <w:color w:val="000000"/>
                    <w:sz w:val="22"/>
                    <w:szCs w:val="22"/>
                    <w:lang w:eastAsia="en-US"/>
                  </w:rPr>
                </w:rPrChange>
              </w:rPr>
            </w:pPr>
          </w:p>
        </w:tc>
        <w:tc>
          <w:tcPr>
            <w:tcW w:w="482" w:type="pct"/>
            <w:tcBorders>
              <w:top w:val="nil"/>
              <w:left w:val="nil"/>
              <w:bottom w:val="single" w:sz="4" w:space="0" w:color="auto"/>
              <w:right w:val="single" w:sz="4" w:space="0" w:color="auto"/>
            </w:tcBorders>
            <w:shd w:val="clear" w:color="auto" w:fill="auto"/>
            <w:noWrap/>
            <w:hideMark/>
          </w:tcPr>
          <w:p w14:paraId="188BE392" w14:textId="77777777" w:rsidR="00940483" w:rsidRPr="003277C6" w:rsidRDefault="00940483" w:rsidP="00940483">
            <w:pPr>
              <w:rPr>
                <w:color w:val="000000"/>
                <w:sz w:val="18"/>
                <w:szCs w:val="18"/>
                <w:lang w:eastAsia="en-US"/>
                <w:rPrChange w:id="5829" w:author="Aishwarya Balan" w:date="2019-03-04T11:52:00Z">
                  <w:rPr>
                    <w:color w:val="000000"/>
                    <w:sz w:val="22"/>
                    <w:szCs w:val="22"/>
                    <w:lang w:eastAsia="en-US"/>
                  </w:rPr>
                </w:rPrChange>
              </w:rPr>
            </w:pPr>
            <w:r w:rsidRPr="003277C6">
              <w:rPr>
                <w:color w:val="000000"/>
                <w:sz w:val="18"/>
                <w:szCs w:val="18"/>
                <w:lang w:eastAsia="en-US"/>
                <w:rPrChange w:id="5830" w:author="Aishwarya Balan" w:date="2019-03-04T11:52:00Z">
                  <w:rPr>
                    <w:color w:val="000000"/>
                    <w:sz w:val="22"/>
                    <w:szCs w:val="22"/>
                    <w:lang w:eastAsia="en-US"/>
                  </w:rPr>
                </w:rPrChange>
              </w:rPr>
              <w:t>Success</w:t>
            </w:r>
          </w:p>
        </w:tc>
        <w:tc>
          <w:tcPr>
            <w:tcW w:w="1646" w:type="pct"/>
            <w:tcBorders>
              <w:top w:val="nil"/>
              <w:left w:val="nil"/>
              <w:bottom w:val="single" w:sz="4" w:space="0" w:color="auto"/>
              <w:right w:val="single" w:sz="4" w:space="0" w:color="auto"/>
            </w:tcBorders>
            <w:shd w:val="clear" w:color="auto" w:fill="auto"/>
            <w:hideMark/>
          </w:tcPr>
          <w:p w14:paraId="49A61C73" w14:textId="77777777" w:rsidR="00940483" w:rsidRPr="003277C6" w:rsidRDefault="00940483" w:rsidP="00940483">
            <w:pPr>
              <w:rPr>
                <w:color w:val="000000"/>
                <w:sz w:val="18"/>
                <w:szCs w:val="18"/>
                <w:lang w:eastAsia="en-US"/>
                <w:rPrChange w:id="5831" w:author="Aishwarya Balan" w:date="2019-03-04T11:52:00Z">
                  <w:rPr>
                    <w:color w:val="000000"/>
                    <w:sz w:val="22"/>
                    <w:szCs w:val="22"/>
                    <w:lang w:eastAsia="en-US"/>
                  </w:rPr>
                </w:rPrChange>
              </w:rPr>
            </w:pPr>
            <w:proofErr w:type="gramStart"/>
            <w:r w:rsidRPr="003277C6">
              <w:rPr>
                <w:color w:val="000000"/>
                <w:sz w:val="18"/>
                <w:szCs w:val="18"/>
                <w:lang w:eastAsia="en-US"/>
                <w:rPrChange w:id="5832" w:author="Aishwarya Balan" w:date="2019-03-04T11:52:00Z">
                  <w:rPr>
                    <w:color w:val="000000"/>
                    <w:sz w:val="22"/>
                    <w:szCs w:val="22"/>
                    <w:lang w:eastAsia="en-US"/>
                  </w:rPr>
                </w:rPrChange>
              </w:rPr>
              <w:t>Sufficient</w:t>
            </w:r>
            <w:proofErr w:type="gramEnd"/>
            <w:r w:rsidRPr="003277C6">
              <w:rPr>
                <w:color w:val="000000"/>
                <w:sz w:val="18"/>
                <w:szCs w:val="18"/>
                <w:lang w:eastAsia="en-US"/>
                <w:rPrChange w:id="5833" w:author="Aishwarya Balan" w:date="2019-03-04T11:52:00Z">
                  <w:rPr>
                    <w:color w:val="000000"/>
                    <w:sz w:val="22"/>
                    <w:szCs w:val="22"/>
                    <w:lang w:eastAsia="en-US"/>
                  </w:rPr>
                </w:rPrChange>
              </w:rPr>
              <w:t xml:space="preserve"> Credit available.</w:t>
            </w:r>
          </w:p>
        </w:tc>
        <w:tc>
          <w:tcPr>
            <w:tcW w:w="633" w:type="pct"/>
            <w:tcBorders>
              <w:top w:val="nil"/>
              <w:left w:val="nil"/>
              <w:bottom w:val="single" w:sz="4" w:space="0" w:color="auto"/>
              <w:right w:val="single" w:sz="4" w:space="0" w:color="auto"/>
            </w:tcBorders>
            <w:shd w:val="clear" w:color="auto" w:fill="auto"/>
            <w:noWrap/>
            <w:hideMark/>
          </w:tcPr>
          <w:p w14:paraId="049E3B67" w14:textId="77777777" w:rsidR="00940483" w:rsidRPr="003277C6" w:rsidRDefault="00940483" w:rsidP="00940483">
            <w:pPr>
              <w:rPr>
                <w:color w:val="000000"/>
                <w:sz w:val="18"/>
                <w:szCs w:val="18"/>
                <w:lang w:eastAsia="en-US"/>
                <w:rPrChange w:id="5834" w:author="Aishwarya Balan" w:date="2019-03-04T11:52:00Z">
                  <w:rPr>
                    <w:color w:val="000000"/>
                    <w:sz w:val="22"/>
                    <w:szCs w:val="22"/>
                    <w:lang w:eastAsia="en-US"/>
                  </w:rPr>
                </w:rPrChange>
              </w:rPr>
            </w:pPr>
            <w:r w:rsidRPr="003277C6">
              <w:rPr>
                <w:color w:val="000000"/>
                <w:sz w:val="18"/>
                <w:szCs w:val="18"/>
                <w:lang w:eastAsia="en-US"/>
                <w:rPrChange w:id="5835" w:author="Aishwarya Balan" w:date="2019-03-04T11:52:00Z">
                  <w:rPr>
                    <w:color w:val="000000"/>
                    <w:sz w:val="22"/>
                    <w:szCs w:val="22"/>
                    <w:lang w:eastAsia="en-US"/>
                  </w:rPr>
                </w:rPrChange>
              </w:rPr>
              <w:t> </w:t>
            </w:r>
          </w:p>
        </w:tc>
        <w:tc>
          <w:tcPr>
            <w:tcW w:w="513" w:type="pct"/>
            <w:tcBorders>
              <w:top w:val="nil"/>
              <w:left w:val="nil"/>
              <w:bottom w:val="single" w:sz="4" w:space="0" w:color="auto"/>
              <w:right w:val="single" w:sz="4" w:space="0" w:color="auto"/>
            </w:tcBorders>
            <w:shd w:val="clear" w:color="auto" w:fill="auto"/>
            <w:noWrap/>
            <w:hideMark/>
          </w:tcPr>
          <w:p w14:paraId="455986CE" w14:textId="77777777" w:rsidR="00940483" w:rsidRPr="003277C6" w:rsidRDefault="00940483" w:rsidP="00940483">
            <w:pPr>
              <w:rPr>
                <w:color w:val="000000"/>
                <w:sz w:val="18"/>
                <w:szCs w:val="18"/>
                <w:lang w:eastAsia="en-US"/>
                <w:rPrChange w:id="5836" w:author="Aishwarya Balan" w:date="2019-03-04T11:52:00Z">
                  <w:rPr>
                    <w:color w:val="000000"/>
                    <w:sz w:val="22"/>
                    <w:szCs w:val="22"/>
                    <w:lang w:eastAsia="en-US"/>
                  </w:rPr>
                </w:rPrChange>
              </w:rPr>
            </w:pPr>
            <w:r w:rsidRPr="003277C6">
              <w:rPr>
                <w:color w:val="000000"/>
                <w:sz w:val="18"/>
                <w:szCs w:val="18"/>
                <w:lang w:eastAsia="en-US"/>
                <w:rPrChange w:id="5837" w:author="Aishwarya Balan" w:date="2019-03-04T11:52:00Z">
                  <w:rPr>
                    <w:color w:val="000000"/>
                    <w:sz w:val="22"/>
                    <w:szCs w:val="22"/>
                    <w:lang w:eastAsia="en-US"/>
                  </w:rPr>
                </w:rPrChange>
              </w:rPr>
              <w:t> </w:t>
            </w:r>
          </w:p>
        </w:tc>
      </w:tr>
      <w:tr w:rsidR="00940483" w:rsidRPr="003277C6" w14:paraId="2BFF5322" w14:textId="77777777" w:rsidTr="00940483">
        <w:trPr>
          <w:trHeight w:val="300"/>
        </w:trPr>
        <w:tc>
          <w:tcPr>
            <w:tcW w:w="613" w:type="pct"/>
            <w:tcBorders>
              <w:top w:val="nil"/>
              <w:left w:val="single" w:sz="4" w:space="0" w:color="auto"/>
              <w:bottom w:val="single" w:sz="4" w:space="0" w:color="auto"/>
              <w:right w:val="single" w:sz="4" w:space="0" w:color="auto"/>
            </w:tcBorders>
            <w:shd w:val="clear" w:color="auto" w:fill="auto"/>
            <w:noWrap/>
            <w:hideMark/>
          </w:tcPr>
          <w:p w14:paraId="7C03F2DA" w14:textId="77777777" w:rsidR="00940483" w:rsidRPr="003277C6" w:rsidRDefault="00940483" w:rsidP="00940483">
            <w:pPr>
              <w:rPr>
                <w:color w:val="000000"/>
                <w:sz w:val="18"/>
                <w:szCs w:val="18"/>
                <w:lang w:eastAsia="en-US"/>
                <w:rPrChange w:id="5838" w:author="Aishwarya Balan" w:date="2019-03-04T11:52:00Z">
                  <w:rPr>
                    <w:color w:val="000000"/>
                    <w:sz w:val="22"/>
                    <w:szCs w:val="22"/>
                    <w:lang w:eastAsia="en-US"/>
                  </w:rPr>
                </w:rPrChange>
              </w:rPr>
            </w:pPr>
            <w:r w:rsidRPr="003277C6">
              <w:rPr>
                <w:color w:val="000000"/>
                <w:sz w:val="18"/>
                <w:szCs w:val="18"/>
                <w:lang w:eastAsia="en-US"/>
                <w:rPrChange w:id="5839" w:author="Aishwarya Balan" w:date="2019-03-04T11:52:00Z">
                  <w:rPr>
                    <w:color w:val="000000"/>
                    <w:sz w:val="22"/>
                    <w:szCs w:val="22"/>
                    <w:lang w:eastAsia="en-US"/>
                  </w:rPr>
                </w:rPrChange>
              </w:rPr>
              <w:t>CRC-REF-5</w:t>
            </w:r>
          </w:p>
        </w:tc>
        <w:tc>
          <w:tcPr>
            <w:tcW w:w="515" w:type="pct"/>
            <w:tcBorders>
              <w:top w:val="nil"/>
              <w:left w:val="nil"/>
              <w:bottom w:val="single" w:sz="4" w:space="0" w:color="auto"/>
              <w:right w:val="single" w:sz="4" w:space="0" w:color="auto"/>
            </w:tcBorders>
            <w:shd w:val="clear" w:color="auto" w:fill="auto"/>
            <w:noWrap/>
            <w:hideMark/>
          </w:tcPr>
          <w:p w14:paraId="3E889F10" w14:textId="77777777" w:rsidR="00940483" w:rsidRPr="003277C6" w:rsidRDefault="00940483" w:rsidP="00940483">
            <w:pPr>
              <w:jc w:val="right"/>
              <w:rPr>
                <w:color w:val="000000"/>
                <w:sz w:val="18"/>
                <w:szCs w:val="18"/>
                <w:lang w:eastAsia="en-US"/>
                <w:rPrChange w:id="5840" w:author="Aishwarya Balan" w:date="2019-03-04T11:52:00Z">
                  <w:rPr>
                    <w:color w:val="000000"/>
                    <w:sz w:val="22"/>
                    <w:szCs w:val="22"/>
                    <w:lang w:eastAsia="en-US"/>
                  </w:rPr>
                </w:rPrChange>
              </w:rPr>
            </w:pPr>
            <w:r w:rsidRPr="003277C6">
              <w:rPr>
                <w:color w:val="000000"/>
                <w:sz w:val="18"/>
                <w:szCs w:val="18"/>
                <w:lang w:eastAsia="en-US"/>
                <w:rPrChange w:id="5841" w:author="Aishwarya Balan" w:date="2019-03-04T11:52:00Z">
                  <w:rPr>
                    <w:color w:val="000000"/>
                    <w:sz w:val="22"/>
                    <w:szCs w:val="22"/>
                    <w:lang w:eastAsia="en-US"/>
                  </w:rPr>
                </w:rPrChange>
              </w:rPr>
              <w:t>1</w:t>
            </w:r>
          </w:p>
        </w:tc>
        <w:tc>
          <w:tcPr>
            <w:tcW w:w="597" w:type="pct"/>
            <w:tcBorders>
              <w:top w:val="nil"/>
              <w:left w:val="nil"/>
              <w:bottom w:val="single" w:sz="4" w:space="0" w:color="auto"/>
              <w:right w:val="single" w:sz="4" w:space="0" w:color="auto"/>
            </w:tcBorders>
            <w:shd w:val="clear" w:color="auto" w:fill="auto"/>
            <w:noWrap/>
          </w:tcPr>
          <w:p w14:paraId="1A4B0B0C" w14:textId="77777777" w:rsidR="00940483" w:rsidRPr="003277C6" w:rsidRDefault="00940483" w:rsidP="00940483">
            <w:pPr>
              <w:jc w:val="right"/>
              <w:rPr>
                <w:color w:val="000000"/>
                <w:sz w:val="18"/>
                <w:szCs w:val="18"/>
                <w:lang w:eastAsia="en-US"/>
                <w:rPrChange w:id="5842" w:author="Aishwarya Balan" w:date="2019-03-04T11:52:00Z">
                  <w:rPr>
                    <w:color w:val="000000"/>
                    <w:sz w:val="22"/>
                    <w:szCs w:val="22"/>
                    <w:lang w:eastAsia="en-US"/>
                  </w:rPr>
                </w:rPrChange>
              </w:rPr>
            </w:pPr>
          </w:p>
        </w:tc>
        <w:tc>
          <w:tcPr>
            <w:tcW w:w="482" w:type="pct"/>
            <w:tcBorders>
              <w:top w:val="nil"/>
              <w:left w:val="nil"/>
              <w:bottom w:val="single" w:sz="4" w:space="0" w:color="auto"/>
              <w:right w:val="single" w:sz="4" w:space="0" w:color="auto"/>
            </w:tcBorders>
            <w:shd w:val="clear" w:color="auto" w:fill="auto"/>
            <w:noWrap/>
            <w:hideMark/>
          </w:tcPr>
          <w:p w14:paraId="4BF383DB" w14:textId="77777777" w:rsidR="00940483" w:rsidRPr="003277C6" w:rsidRDefault="00940483" w:rsidP="00940483">
            <w:pPr>
              <w:rPr>
                <w:color w:val="000000"/>
                <w:sz w:val="18"/>
                <w:szCs w:val="18"/>
                <w:lang w:eastAsia="en-US"/>
                <w:rPrChange w:id="5843" w:author="Aishwarya Balan" w:date="2019-03-04T11:52:00Z">
                  <w:rPr>
                    <w:color w:val="000000"/>
                    <w:sz w:val="22"/>
                    <w:szCs w:val="22"/>
                    <w:lang w:eastAsia="en-US"/>
                  </w:rPr>
                </w:rPrChange>
              </w:rPr>
            </w:pPr>
            <w:r w:rsidRPr="003277C6">
              <w:rPr>
                <w:color w:val="000000"/>
                <w:sz w:val="18"/>
                <w:szCs w:val="18"/>
                <w:lang w:eastAsia="en-US"/>
                <w:rPrChange w:id="5844" w:author="Aishwarya Balan" w:date="2019-03-04T11:52:00Z">
                  <w:rPr>
                    <w:color w:val="000000"/>
                    <w:sz w:val="22"/>
                    <w:szCs w:val="22"/>
                    <w:lang w:eastAsia="en-US"/>
                  </w:rPr>
                </w:rPrChange>
              </w:rPr>
              <w:t>Success</w:t>
            </w:r>
          </w:p>
        </w:tc>
        <w:tc>
          <w:tcPr>
            <w:tcW w:w="1646" w:type="pct"/>
            <w:tcBorders>
              <w:top w:val="nil"/>
              <w:left w:val="nil"/>
              <w:bottom w:val="single" w:sz="4" w:space="0" w:color="auto"/>
              <w:right w:val="single" w:sz="4" w:space="0" w:color="auto"/>
            </w:tcBorders>
            <w:shd w:val="clear" w:color="auto" w:fill="auto"/>
            <w:hideMark/>
          </w:tcPr>
          <w:p w14:paraId="581640C0" w14:textId="77777777" w:rsidR="00940483" w:rsidRPr="003277C6" w:rsidRDefault="00940483" w:rsidP="00940483">
            <w:pPr>
              <w:rPr>
                <w:color w:val="000000"/>
                <w:sz w:val="18"/>
                <w:szCs w:val="18"/>
                <w:lang w:eastAsia="en-US"/>
                <w:rPrChange w:id="5845" w:author="Aishwarya Balan" w:date="2019-03-04T11:52:00Z">
                  <w:rPr>
                    <w:color w:val="000000"/>
                    <w:sz w:val="22"/>
                    <w:szCs w:val="22"/>
                    <w:lang w:eastAsia="en-US"/>
                  </w:rPr>
                </w:rPrChange>
              </w:rPr>
            </w:pPr>
            <w:proofErr w:type="gramStart"/>
            <w:r w:rsidRPr="003277C6">
              <w:rPr>
                <w:color w:val="000000"/>
                <w:sz w:val="18"/>
                <w:szCs w:val="18"/>
                <w:lang w:eastAsia="en-US"/>
                <w:rPrChange w:id="5846" w:author="Aishwarya Balan" w:date="2019-03-04T11:52:00Z">
                  <w:rPr>
                    <w:color w:val="000000"/>
                    <w:sz w:val="22"/>
                    <w:szCs w:val="22"/>
                    <w:lang w:eastAsia="en-US"/>
                  </w:rPr>
                </w:rPrChange>
              </w:rPr>
              <w:t>Sufficient</w:t>
            </w:r>
            <w:proofErr w:type="gramEnd"/>
            <w:r w:rsidRPr="003277C6">
              <w:rPr>
                <w:color w:val="000000"/>
                <w:sz w:val="18"/>
                <w:szCs w:val="18"/>
                <w:lang w:eastAsia="en-US"/>
                <w:rPrChange w:id="5847" w:author="Aishwarya Balan" w:date="2019-03-04T11:52:00Z">
                  <w:rPr>
                    <w:color w:val="000000"/>
                    <w:sz w:val="22"/>
                    <w:szCs w:val="22"/>
                    <w:lang w:eastAsia="en-US"/>
                  </w:rPr>
                </w:rPrChange>
              </w:rPr>
              <w:t xml:space="preserve"> Credit available.</w:t>
            </w:r>
          </w:p>
        </w:tc>
        <w:tc>
          <w:tcPr>
            <w:tcW w:w="633" w:type="pct"/>
            <w:tcBorders>
              <w:top w:val="nil"/>
              <w:left w:val="nil"/>
              <w:bottom w:val="single" w:sz="4" w:space="0" w:color="auto"/>
              <w:right w:val="single" w:sz="4" w:space="0" w:color="auto"/>
            </w:tcBorders>
            <w:shd w:val="clear" w:color="auto" w:fill="auto"/>
            <w:noWrap/>
            <w:hideMark/>
          </w:tcPr>
          <w:p w14:paraId="68BED792" w14:textId="77777777" w:rsidR="00940483" w:rsidRPr="003277C6" w:rsidRDefault="00940483" w:rsidP="00940483">
            <w:pPr>
              <w:rPr>
                <w:color w:val="000000"/>
                <w:sz w:val="18"/>
                <w:szCs w:val="18"/>
                <w:lang w:eastAsia="en-US"/>
                <w:rPrChange w:id="5848" w:author="Aishwarya Balan" w:date="2019-03-04T11:52:00Z">
                  <w:rPr>
                    <w:color w:val="000000"/>
                    <w:sz w:val="22"/>
                    <w:szCs w:val="22"/>
                    <w:lang w:eastAsia="en-US"/>
                  </w:rPr>
                </w:rPrChange>
              </w:rPr>
            </w:pPr>
            <w:r w:rsidRPr="003277C6">
              <w:rPr>
                <w:color w:val="000000"/>
                <w:sz w:val="18"/>
                <w:szCs w:val="18"/>
                <w:lang w:eastAsia="en-US"/>
                <w:rPrChange w:id="5849" w:author="Aishwarya Balan" w:date="2019-03-04T11:52:00Z">
                  <w:rPr>
                    <w:color w:val="000000"/>
                    <w:sz w:val="22"/>
                    <w:szCs w:val="22"/>
                    <w:lang w:eastAsia="en-US"/>
                  </w:rPr>
                </w:rPrChange>
              </w:rPr>
              <w:t> </w:t>
            </w:r>
          </w:p>
        </w:tc>
        <w:tc>
          <w:tcPr>
            <w:tcW w:w="513" w:type="pct"/>
            <w:tcBorders>
              <w:top w:val="nil"/>
              <w:left w:val="nil"/>
              <w:bottom w:val="single" w:sz="4" w:space="0" w:color="auto"/>
              <w:right w:val="single" w:sz="4" w:space="0" w:color="auto"/>
            </w:tcBorders>
            <w:shd w:val="clear" w:color="auto" w:fill="auto"/>
            <w:noWrap/>
            <w:hideMark/>
          </w:tcPr>
          <w:p w14:paraId="7C60E35D" w14:textId="77777777" w:rsidR="00940483" w:rsidRPr="003277C6" w:rsidRDefault="00940483" w:rsidP="00940483">
            <w:pPr>
              <w:rPr>
                <w:color w:val="000000"/>
                <w:sz w:val="18"/>
                <w:szCs w:val="18"/>
                <w:lang w:eastAsia="en-US"/>
                <w:rPrChange w:id="5850" w:author="Aishwarya Balan" w:date="2019-03-04T11:52:00Z">
                  <w:rPr>
                    <w:color w:val="000000"/>
                    <w:sz w:val="22"/>
                    <w:szCs w:val="22"/>
                    <w:lang w:eastAsia="en-US"/>
                  </w:rPr>
                </w:rPrChange>
              </w:rPr>
            </w:pPr>
            <w:r w:rsidRPr="003277C6">
              <w:rPr>
                <w:color w:val="000000"/>
                <w:sz w:val="18"/>
                <w:szCs w:val="18"/>
                <w:lang w:eastAsia="en-US"/>
                <w:rPrChange w:id="5851" w:author="Aishwarya Balan" w:date="2019-03-04T11:52:00Z">
                  <w:rPr>
                    <w:color w:val="000000"/>
                    <w:sz w:val="22"/>
                    <w:szCs w:val="22"/>
                    <w:lang w:eastAsia="en-US"/>
                  </w:rPr>
                </w:rPrChange>
              </w:rPr>
              <w:t> </w:t>
            </w:r>
          </w:p>
        </w:tc>
      </w:tr>
      <w:tr w:rsidR="00940483" w:rsidRPr="003277C6" w14:paraId="7EDFA12D" w14:textId="77777777" w:rsidTr="00940483">
        <w:trPr>
          <w:trHeight w:val="300"/>
        </w:trPr>
        <w:tc>
          <w:tcPr>
            <w:tcW w:w="613" w:type="pct"/>
            <w:tcBorders>
              <w:top w:val="nil"/>
              <w:left w:val="single" w:sz="4" w:space="0" w:color="auto"/>
              <w:bottom w:val="single" w:sz="4" w:space="0" w:color="auto"/>
              <w:right w:val="single" w:sz="4" w:space="0" w:color="auto"/>
            </w:tcBorders>
            <w:shd w:val="clear" w:color="auto" w:fill="auto"/>
            <w:noWrap/>
            <w:hideMark/>
          </w:tcPr>
          <w:p w14:paraId="7D250C00" w14:textId="77777777" w:rsidR="00940483" w:rsidRPr="003277C6" w:rsidRDefault="00940483" w:rsidP="00940483">
            <w:pPr>
              <w:rPr>
                <w:color w:val="000000"/>
                <w:sz w:val="18"/>
                <w:szCs w:val="18"/>
                <w:lang w:eastAsia="en-US"/>
                <w:rPrChange w:id="5852" w:author="Aishwarya Balan" w:date="2019-03-04T11:52:00Z">
                  <w:rPr>
                    <w:color w:val="000000"/>
                    <w:sz w:val="22"/>
                    <w:szCs w:val="22"/>
                    <w:lang w:eastAsia="en-US"/>
                  </w:rPr>
                </w:rPrChange>
              </w:rPr>
            </w:pPr>
            <w:r w:rsidRPr="003277C6">
              <w:rPr>
                <w:color w:val="000000"/>
                <w:sz w:val="18"/>
                <w:szCs w:val="18"/>
                <w:lang w:eastAsia="en-US"/>
                <w:rPrChange w:id="5853" w:author="Aishwarya Balan" w:date="2019-03-04T11:52:00Z">
                  <w:rPr>
                    <w:color w:val="000000"/>
                    <w:sz w:val="22"/>
                    <w:szCs w:val="22"/>
                    <w:lang w:eastAsia="en-US"/>
                  </w:rPr>
                </w:rPrChange>
              </w:rPr>
              <w:t>CRC-REF-5</w:t>
            </w:r>
          </w:p>
        </w:tc>
        <w:tc>
          <w:tcPr>
            <w:tcW w:w="515" w:type="pct"/>
            <w:tcBorders>
              <w:top w:val="nil"/>
              <w:left w:val="nil"/>
              <w:bottom w:val="single" w:sz="4" w:space="0" w:color="auto"/>
              <w:right w:val="single" w:sz="4" w:space="0" w:color="auto"/>
            </w:tcBorders>
            <w:shd w:val="clear" w:color="auto" w:fill="auto"/>
            <w:noWrap/>
            <w:hideMark/>
          </w:tcPr>
          <w:p w14:paraId="114A553D" w14:textId="77777777" w:rsidR="00940483" w:rsidRPr="003277C6" w:rsidRDefault="00940483" w:rsidP="00940483">
            <w:pPr>
              <w:jc w:val="right"/>
              <w:rPr>
                <w:color w:val="000000"/>
                <w:sz w:val="18"/>
                <w:szCs w:val="18"/>
                <w:lang w:eastAsia="en-US"/>
                <w:rPrChange w:id="5854" w:author="Aishwarya Balan" w:date="2019-03-04T11:52:00Z">
                  <w:rPr>
                    <w:color w:val="000000"/>
                    <w:sz w:val="22"/>
                    <w:szCs w:val="22"/>
                    <w:lang w:eastAsia="en-US"/>
                  </w:rPr>
                </w:rPrChange>
              </w:rPr>
            </w:pPr>
            <w:r w:rsidRPr="003277C6">
              <w:rPr>
                <w:color w:val="000000"/>
                <w:sz w:val="18"/>
                <w:szCs w:val="18"/>
                <w:lang w:eastAsia="en-US"/>
                <w:rPrChange w:id="5855" w:author="Aishwarya Balan" w:date="2019-03-04T11:52:00Z">
                  <w:rPr>
                    <w:color w:val="000000"/>
                    <w:sz w:val="22"/>
                    <w:szCs w:val="22"/>
                    <w:lang w:eastAsia="en-US"/>
                  </w:rPr>
                </w:rPrChange>
              </w:rPr>
              <w:t>2</w:t>
            </w:r>
          </w:p>
        </w:tc>
        <w:tc>
          <w:tcPr>
            <w:tcW w:w="597" w:type="pct"/>
            <w:tcBorders>
              <w:top w:val="nil"/>
              <w:left w:val="nil"/>
              <w:bottom w:val="single" w:sz="4" w:space="0" w:color="auto"/>
              <w:right w:val="single" w:sz="4" w:space="0" w:color="auto"/>
            </w:tcBorders>
            <w:shd w:val="clear" w:color="auto" w:fill="auto"/>
            <w:noWrap/>
          </w:tcPr>
          <w:p w14:paraId="6BB4B4BD" w14:textId="77777777" w:rsidR="00940483" w:rsidRPr="003277C6" w:rsidRDefault="00940483" w:rsidP="00940483">
            <w:pPr>
              <w:jc w:val="right"/>
              <w:rPr>
                <w:color w:val="000000"/>
                <w:sz w:val="18"/>
                <w:szCs w:val="18"/>
                <w:lang w:eastAsia="en-US"/>
                <w:rPrChange w:id="5856" w:author="Aishwarya Balan" w:date="2019-03-04T11:52:00Z">
                  <w:rPr>
                    <w:color w:val="000000"/>
                    <w:sz w:val="22"/>
                    <w:szCs w:val="22"/>
                    <w:lang w:eastAsia="en-US"/>
                  </w:rPr>
                </w:rPrChange>
              </w:rPr>
            </w:pPr>
          </w:p>
        </w:tc>
        <w:tc>
          <w:tcPr>
            <w:tcW w:w="482" w:type="pct"/>
            <w:tcBorders>
              <w:top w:val="nil"/>
              <w:left w:val="nil"/>
              <w:bottom w:val="single" w:sz="4" w:space="0" w:color="auto"/>
              <w:right w:val="single" w:sz="4" w:space="0" w:color="auto"/>
            </w:tcBorders>
            <w:shd w:val="clear" w:color="auto" w:fill="auto"/>
            <w:noWrap/>
            <w:hideMark/>
          </w:tcPr>
          <w:p w14:paraId="0E869D9D" w14:textId="77777777" w:rsidR="00940483" w:rsidRPr="003277C6" w:rsidRDefault="00940483" w:rsidP="00940483">
            <w:pPr>
              <w:rPr>
                <w:color w:val="000000"/>
                <w:sz w:val="18"/>
                <w:szCs w:val="18"/>
                <w:lang w:eastAsia="en-US"/>
                <w:rPrChange w:id="5857" w:author="Aishwarya Balan" w:date="2019-03-04T11:52:00Z">
                  <w:rPr>
                    <w:color w:val="000000"/>
                    <w:sz w:val="22"/>
                    <w:szCs w:val="22"/>
                    <w:lang w:eastAsia="en-US"/>
                  </w:rPr>
                </w:rPrChange>
              </w:rPr>
            </w:pPr>
            <w:r w:rsidRPr="003277C6">
              <w:rPr>
                <w:color w:val="000000"/>
                <w:sz w:val="18"/>
                <w:szCs w:val="18"/>
                <w:lang w:eastAsia="en-US"/>
                <w:rPrChange w:id="5858" w:author="Aishwarya Balan" w:date="2019-03-04T11:52:00Z">
                  <w:rPr>
                    <w:color w:val="000000"/>
                    <w:sz w:val="22"/>
                    <w:szCs w:val="22"/>
                    <w:lang w:eastAsia="en-US"/>
                  </w:rPr>
                </w:rPrChange>
              </w:rPr>
              <w:t>Success</w:t>
            </w:r>
          </w:p>
        </w:tc>
        <w:tc>
          <w:tcPr>
            <w:tcW w:w="1646" w:type="pct"/>
            <w:tcBorders>
              <w:top w:val="nil"/>
              <w:left w:val="nil"/>
              <w:bottom w:val="single" w:sz="4" w:space="0" w:color="auto"/>
              <w:right w:val="single" w:sz="4" w:space="0" w:color="auto"/>
            </w:tcBorders>
            <w:shd w:val="clear" w:color="auto" w:fill="auto"/>
            <w:hideMark/>
          </w:tcPr>
          <w:p w14:paraId="5D5959B0" w14:textId="77777777" w:rsidR="00940483" w:rsidRPr="003277C6" w:rsidRDefault="00940483" w:rsidP="00940483">
            <w:pPr>
              <w:rPr>
                <w:color w:val="000000"/>
                <w:sz w:val="18"/>
                <w:szCs w:val="18"/>
                <w:lang w:eastAsia="en-US"/>
                <w:rPrChange w:id="5859" w:author="Aishwarya Balan" w:date="2019-03-04T11:52:00Z">
                  <w:rPr>
                    <w:color w:val="000000"/>
                    <w:sz w:val="22"/>
                    <w:szCs w:val="22"/>
                    <w:lang w:eastAsia="en-US"/>
                  </w:rPr>
                </w:rPrChange>
              </w:rPr>
            </w:pPr>
            <w:proofErr w:type="gramStart"/>
            <w:r w:rsidRPr="003277C6">
              <w:rPr>
                <w:color w:val="000000"/>
                <w:sz w:val="18"/>
                <w:szCs w:val="18"/>
                <w:lang w:eastAsia="en-US"/>
                <w:rPrChange w:id="5860" w:author="Aishwarya Balan" w:date="2019-03-04T11:52:00Z">
                  <w:rPr>
                    <w:color w:val="000000"/>
                    <w:sz w:val="22"/>
                    <w:szCs w:val="22"/>
                    <w:lang w:eastAsia="en-US"/>
                  </w:rPr>
                </w:rPrChange>
              </w:rPr>
              <w:t>Sufficient</w:t>
            </w:r>
            <w:proofErr w:type="gramEnd"/>
            <w:r w:rsidRPr="003277C6">
              <w:rPr>
                <w:color w:val="000000"/>
                <w:sz w:val="18"/>
                <w:szCs w:val="18"/>
                <w:lang w:eastAsia="en-US"/>
                <w:rPrChange w:id="5861" w:author="Aishwarya Balan" w:date="2019-03-04T11:52:00Z">
                  <w:rPr>
                    <w:color w:val="000000"/>
                    <w:sz w:val="22"/>
                    <w:szCs w:val="22"/>
                    <w:lang w:eastAsia="en-US"/>
                  </w:rPr>
                </w:rPrChange>
              </w:rPr>
              <w:t xml:space="preserve"> Credit available.</w:t>
            </w:r>
          </w:p>
        </w:tc>
        <w:tc>
          <w:tcPr>
            <w:tcW w:w="633" w:type="pct"/>
            <w:tcBorders>
              <w:top w:val="nil"/>
              <w:left w:val="nil"/>
              <w:bottom w:val="single" w:sz="4" w:space="0" w:color="auto"/>
              <w:right w:val="single" w:sz="4" w:space="0" w:color="auto"/>
            </w:tcBorders>
            <w:shd w:val="clear" w:color="auto" w:fill="auto"/>
            <w:noWrap/>
            <w:hideMark/>
          </w:tcPr>
          <w:p w14:paraId="47D2A3FB" w14:textId="77777777" w:rsidR="00940483" w:rsidRPr="003277C6" w:rsidRDefault="00940483" w:rsidP="00940483">
            <w:pPr>
              <w:rPr>
                <w:color w:val="000000"/>
                <w:sz w:val="18"/>
                <w:szCs w:val="18"/>
                <w:lang w:eastAsia="en-US"/>
                <w:rPrChange w:id="5862" w:author="Aishwarya Balan" w:date="2019-03-04T11:52:00Z">
                  <w:rPr>
                    <w:color w:val="000000"/>
                    <w:sz w:val="22"/>
                    <w:szCs w:val="22"/>
                    <w:lang w:eastAsia="en-US"/>
                  </w:rPr>
                </w:rPrChange>
              </w:rPr>
            </w:pPr>
            <w:r w:rsidRPr="003277C6">
              <w:rPr>
                <w:color w:val="000000"/>
                <w:sz w:val="18"/>
                <w:szCs w:val="18"/>
                <w:lang w:eastAsia="en-US"/>
                <w:rPrChange w:id="5863" w:author="Aishwarya Balan" w:date="2019-03-04T11:52:00Z">
                  <w:rPr>
                    <w:color w:val="000000"/>
                    <w:sz w:val="22"/>
                    <w:szCs w:val="22"/>
                    <w:lang w:eastAsia="en-US"/>
                  </w:rPr>
                </w:rPrChange>
              </w:rPr>
              <w:t> </w:t>
            </w:r>
          </w:p>
        </w:tc>
        <w:tc>
          <w:tcPr>
            <w:tcW w:w="513" w:type="pct"/>
            <w:tcBorders>
              <w:top w:val="nil"/>
              <w:left w:val="nil"/>
              <w:bottom w:val="single" w:sz="4" w:space="0" w:color="auto"/>
              <w:right w:val="single" w:sz="4" w:space="0" w:color="auto"/>
            </w:tcBorders>
            <w:shd w:val="clear" w:color="auto" w:fill="auto"/>
            <w:noWrap/>
            <w:hideMark/>
          </w:tcPr>
          <w:p w14:paraId="76E9B55D" w14:textId="77777777" w:rsidR="00940483" w:rsidRPr="003277C6" w:rsidRDefault="00940483" w:rsidP="00940483">
            <w:pPr>
              <w:rPr>
                <w:color w:val="000000"/>
                <w:sz w:val="18"/>
                <w:szCs w:val="18"/>
                <w:lang w:eastAsia="en-US"/>
                <w:rPrChange w:id="5864" w:author="Aishwarya Balan" w:date="2019-03-04T11:52:00Z">
                  <w:rPr>
                    <w:color w:val="000000"/>
                    <w:sz w:val="22"/>
                    <w:szCs w:val="22"/>
                    <w:lang w:eastAsia="en-US"/>
                  </w:rPr>
                </w:rPrChange>
              </w:rPr>
            </w:pPr>
            <w:r w:rsidRPr="003277C6">
              <w:rPr>
                <w:color w:val="000000"/>
                <w:sz w:val="18"/>
                <w:szCs w:val="18"/>
                <w:lang w:eastAsia="en-US"/>
                <w:rPrChange w:id="5865" w:author="Aishwarya Balan" w:date="2019-03-04T11:52:00Z">
                  <w:rPr>
                    <w:color w:val="000000"/>
                    <w:sz w:val="22"/>
                    <w:szCs w:val="22"/>
                    <w:lang w:eastAsia="en-US"/>
                  </w:rPr>
                </w:rPrChange>
              </w:rPr>
              <w:t> </w:t>
            </w:r>
          </w:p>
        </w:tc>
      </w:tr>
      <w:tr w:rsidR="00940483" w:rsidRPr="003277C6" w14:paraId="0AF95CBA" w14:textId="77777777" w:rsidTr="00940483">
        <w:trPr>
          <w:trHeight w:val="530"/>
        </w:trPr>
        <w:tc>
          <w:tcPr>
            <w:tcW w:w="613" w:type="pct"/>
            <w:tcBorders>
              <w:top w:val="nil"/>
              <w:left w:val="single" w:sz="4" w:space="0" w:color="auto"/>
              <w:bottom w:val="single" w:sz="4" w:space="0" w:color="auto"/>
              <w:right w:val="single" w:sz="4" w:space="0" w:color="auto"/>
            </w:tcBorders>
            <w:shd w:val="clear" w:color="auto" w:fill="auto"/>
            <w:noWrap/>
            <w:hideMark/>
          </w:tcPr>
          <w:p w14:paraId="643726DE" w14:textId="77777777" w:rsidR="00940483" w:rsidRPr="003277C6" w:rsidRDefault="00940483" w:rsidP="00940483">
            <w:pPr>
              <w:rPr>
                <w:color w:val="000000"/>
                <w:sz w:val="18"/>
                <w:szCs w:val="18"/>
                <w:lang w:eastAsia="en-US"/>
                <w:rPrChange w:id="5866" w:author="Aishwarya Balan" w:date="2019-03-04T11:52:00Z">
                  <w:rPr>
                    <w:color w:val="000000"/>
                    <w:sz w:val="22"/>
                    <w:szCs w:val="22"/>
                    <w:lang w:eastAsia="en-US"/>
                  </w:rPr>
                </w:rPrChange>
              </w:rPr>
            </w:pPr>
            <w:r w:rsidRPr="003277C6">
              <w:rPr>
                <w:color w:val="000000"/>
                <w:sz w:val="18"/>
                <w:szCs w:val="18"/>
                <w:lang w:eastAsia="en-US"/>
                <w:rPrChange w:id="5867" w:author="Aishwarya Balan" w:date="2019-03-04T11:52:00Z">
                  <w:rPr>
                    <w:color w:val="000000"/>
                    <w:sz w:val="22"/>
                    <w:szCs w:val="22"/>
                    <w:lang w:eastAsia="en-US"/>
                  </w:rPr>
                </w:rPrChange>
              </w:rPr>
              <w:t>CRC-REF-5</w:t>
            </w:r>
          </w:p>
        </w:tc>
        <w:tc>
          <w:tcPr>
            <w:tcW w:w="515" w:type="pct"/>
            <w:tcBorders>
              <w:top w:val="nil"/>
              <w:left w:val="nil"/>
              <w:bottom w:val="single" w:sz="4" w:space="0" w:color="auto"/>
              <w:right w:val="single" w:sz="4" w:space="0" w:color="auto"/>
            </w:tcBorders>
            <w:shd w:val="clear" w:color="auto" w:fill="auto"/>
            <w:noWrap/>
            <w:hideMark/>
          </w:tcPr>
          <w:p w14:paraId="32DB05AA" w14:textId="77777777" w:rsidR="00940483" w:rsidRPr="003277C6" w:rsidRDefault="00940483" w:rsidP="00940483">
            <w:pPr>
              <w:jc w:val="right"/>
              <w:rPr>
                <w:color w:val="000000"/>
                <w:sz w:val="18"/>
                <w:szCs w:val="18"/>
                <w:lang w:eastAsia="en-US"/>
                <w:rPrChange w:id="5868" w:author="Aishwarya Balan" w:date="2019-03-04T11:52:00Z">
                  <w:rPr>
                    <w:color w:val="000000"/>
                    <w:sz w:val="22"/>
                    <w:szCs w:val="22"/>
                    <w:lang w:eastAsia="en-US"/>
                  </w:rPr>
                </w:rPrChange>
              </w:rPr>
            </w:pPr>
            <w:r w:rsidRPr="003277C6">
              <w:rPr>
                <w:color w:val="000000"/>
                <w:sz w:val="18"/>
                <w:szCs w:val="18"/>
                <w:lang w:eastAsia="en-US"/>
                <w:rPrChange w:id="5869" w:author="Aishwarya Balan" w:date="2019-03-04T11:52:00Z">
                  <w:rPr>
                    <w:color w:val="000000"/>
                    <w:sz w:val="22"/>
                    <w:szCs w:val="22"/>
                    <w:lang w:eastAsia="en-US"/>
                  </w:rPr>
                </w:rPrChange>
              </w:rPr>
              <w:t>3</w:t>
            </w:r>
          </w:p>
        </w:tc>
        <w:tc>
          <w:tcPr>
            <w:tcW w:w="597" w:type="pct"/>
            <w:tcBorders>
              <w:top w:val="nil"/>
              <w:left w:val="nil"/>
              <w:bottom w:val="single" w:sz="4" w:space="0" w:color="auto"/>
              <w:right w:val="single" w:sz="4" w:space="0" w:color="auto"/>
            </w:tcBorders>
            <w:shd w:val="clear" w:color="auto" w:fill="auto"/>
            <w:noWrap/>
          </w:tcPr>
          <w:p w14:paraId="17751DA2" w14:textId="77777777" w:rsidR="00940483" w:rsidRPr="003277C6" w:rsidRDefault="00940483" w:rsidP="00940483">
            <w:pPr>
              <w:jc w:val="right"/>
              <w:rPr>
                <w:color w:val="000000"/>
                <w:sz w:val="18"/>
                <w:szCs w:val="18"/>
                <w:lang w:eastAsia="en-US"/>
                <w:rPrChange w:id="5870" w:author="Aishwarya Balan" w:date="2019-03-04T11:52:00Z">
                  <w:rPr>
                    <w:color w:val="000000"/>
                    <w:sz w:val="22"/>
                    <w:szCs w:val="22"/>
                    <w:lang w:eastAsia="en-US"/>
                  </w:rPr>
                </w:rPrChange>
              </w:rPr>
            </w:pPr>
          </w:p>
        </w:tc>
        <w:tc>
          <w:tcPr>
            <w:tcW w:w="482" w:type="pct"/>
            <w:tcBorders>
              <w:top w:val="nil"/>
              <w:left w:val="nil"/>
              <w:bottom w:val="single" w:sz="4" w:space="0" w:color="auto"/>
              <w:right w:val="single" w:sz="4" w:space="0" w:color="auto"/>
            </w:tcBorders>
            <w:shd w:val="clear" w:color="auto" w:fill="auto"/>
            <w:noWrap/>
            <w:hideMark/>
          </w:tcPr>
          <w:p w14:paraId="02FE7F49" w14:textId="77777777" w:rsidR="00940483" w:rsidRPr="003277C6" w:rsidRDefault="00940483" w:rsidP="00940483">
            <w:pPr>
              <w:rPr>
                <w:color w:val="000000"/>
                <w:sz w:val="18"/>
                <w:szCs w:val="18"/>
                <w:lang w:eastAsia="en-US"/>
                <w:rPrChange w:id="5871" w:author="Aishwarya Balan" w:date="2019-03-04T11:52:00Z">
                  <w:rPr>
                    <w:color w:val="000000"/>
                    <w:sz w:val="22"/>
                    <w:szCs w:val="22"/>
                    <w:lang w:eastAsia="en-US"/>
                  </w:rPr>
                </w:rPrChange>
              </w:rPr>
            </w:pPr>
            <w:r w:rsidRPr="003277C6">
              <w:rPr>
                <w:color w:val="000000"/>
                <w:sz w:val="18"/>
                <w:szCs w:val="18"/>
                <w:lang w:eastAsia="en-US"/>
                <w:rPrChange w:id="5872" w:author="Aishwarya Balan" w:date="2019-03-04T11:52:00Z">
                  <w:rPr>
                    <w:color w:val="000000"/>
                    <w:sz w:val="22"/>
                    <w:szCs w:val="22"/>
                    <w:lang w:eastAsia="en-US"/>
                  </w:rPr>
                </w:rPrChange>
              </w:rPr>
              <w:t>Fail</w:t>
            </w:r>
          </w:p>
        </w:tc>
        <w:tc>
          <w:tcPr>
            <w:tcW w:w="1646" w:type="pct"/>
            <w:tcBorders>
              <w:top w:val="nil"/>
              <w:left w:val="nil"/>
              <w:bottom w:val="single" w:sz="4" w:space="0" w:color="auto"/>
              <w:right w:val="single" w:sz="4" w:space="0" w:color="auto"/>
            </w:tcBorders>
            <w:shd w:val="clear" w:color="auto" w:fill="auto"/>
            <w:hideMark/>
          </w:tcPr>
          <w:p w14:paraId="7865C62B" w14:textId="77777777" w:rsidR="00940483" w:rsidRPr="003277C6" w:rsidRDefault="00940483" w:rsidP="00940483">
            <w:pPr>
              <w:rPr>
                <w:color w:val="000000"/>
                <w:sz w:val="18"/>
                <w:szCs w:val="18"/>
                <w:lang w:eastAsia="en-US"/>
                <w:rPrChange w:id="5873" w:author="Aishwarya Balan" w:date="2019-03-04T11:52:00Z">
                  <w:rPr>
                    <w:color w:val="000000"/>
                    <w:sz w:val="22"/>
                    <w:szCs w:val="22"/>
                    <w:lang w:eastAsia="en-US"/>
                  </w:rPr>
                </w:rPrChange>
              </w:rPr>
            </w:pPr>
            <w:r w:rsidRPr="003277C6">
              <w:rPr>
                <w:color w:val="000000"/>
                <w:sz w:val="18"/>
                <w:szCs w:val="18"/>
                <w:lang w:eastAsia="en-US"/>
                <w:rPrChange w:id="5874" w:author="Aishwarya Balan" w:date="2019-03-04T11:52:00Z">
                  <w:rPr>
                    <w:color w:val="000000"/>
                    <w:sz w:val="22"/>
                    <w:szCs w:val="22"/>
                    <w:lang w:eastAsia="en-US"/>
                  </w:rPr>
                </w:rPrChange>
              </w:rPr>
              <w:t>Insufficient Credit available. Cannot proceed with operation</w:t>
            </w:r>
          </w:p>
        </w:tc>
        <w:tc>
          <w:tcPr>
            <w:tcW w:w="633" w:type="pct"/>
            <w:tcBorders>
              <w:top w:val="nil"/>
              <w:left w:val="nil"/>
              <w:bottom w:val="single" w:sz="4" w:space="0" w:color="auto"/>
              <w:right w:val="single" w:sz="4" w:space="0" w:color="auto"/>
            </w:tcBorders>
            <w:shd w:val="clear" w:color="auto" w:fill="auto"/>
            <w:noWrap/>
            <w:hideMark/>
          </w:tcPr>
          <w:p w14:paraId="737057BB" w14:textId="77777777" w:rsidR="00940483" w:rsidRPr="003277C6" w:rsidRDefault="00940483" w:rsidP="00940483">
            <w:pPr>
              <w:rPr>
                <w:color w:val="000000"/>
                <w:sz w:val="18"/>
                <w:szCs w:val="18"/>
                <w:lang w:eastAsia="en-US"/>
                <w:rPrChange w:id="5875" w:author="Aishwarya Balan" w:date="2019-03-04T11:52:00Z">
                  <w:rPr>
                    <w:color w:val="000000"/>
                    <w:sz w:val="22"/>
                    <w:szCs w:val="22"/>
                    <w:lang w:eastAsia="en-US"/>
                  </w:rPr>
                </w:rPrChange>
              </w:rPr>
            </w:pPr>
            <w:r w:rsidRPr="003277C6">
              <w:rPr>
                <w:color w:val="000000"/>
                <w:sz w:val="18"/>
                <w:szCs w:val="18"/>
                <w:lang w:eastAsia="en-US"/>
                <w:rPrChange w:id="5876" w:author="Aishwarya Balan" w:date="2019-03-04T11:52:00Z">
                  <w:rPr>
                    <w:color w:val="000000"/>
                    <w:sz w:val="22"/>
                    <w:szCs w:val="22"/>
                    <w:lang w:eastAsia="en-US"/>
                  </w:rPr>
                </w:rPrChange>
              </w:rPr>
              <w:t> </w:t>
            </w:r>
          </w:p>
        </w:tc>
        <w:tc>
          <w:tcPr>
            <w:tcW w:w="513" w:type="pct"/>
            <w:tcBorders>
              <w:top w:val="nil"/>
              <w:left w:val="nil"/>
              <w:bottom w:val="single" w:sz="4" w:space="0" w:color="auto"/>
              <w:right w:val="single" w:sz="4" w:space="0" w:color="auto"/>
            </w:tcBorders>
            <w:shd w:val="clear" w:color="auto" w:fill="auto"/>
            <w:noWrap/>
            <w:hideMark/>
          </w:tcPr>
          <w:p w14:paraId="37E2984C" w14:textId="77777777" w:rsidR="00940483" w:rsidRPr="003277C6" w:rsidRDefault="00940483" w:rsidP="00940483">
            <w:pPr>
              <w:rPr>
                <w:color w:val="000000"/>
                <w:sz w:val="18"/>
                <w:szCs w:val="18"/>
                <w:lang w:eastAsia="en-US"/>
                <w:rPrChange w:id="5877" w:author="Aishwarya Balan" w:date="2019-03-04T11:52:00Z">
                  <w:rPr>
                    <w:color w:val="000000"/>
                    <w:sz w:val="22"/>
                    <w:szCs w:val="22"/>
                    <w:lang w:eastAsia="en-US"/>
                  </w:rPr>
                </w:rPrChange>
              </w:rPr>
            </w:pPr>
            <w:r w:rsidRPr="003277C6">
              <w:rPr>
                <w:color w:val="000000"/>
                <w:sz w:val="18"/>
                <w:szCs w:val="18"/>
                <w:lang w:eastAsia="en-US"/>
                <w:rPrChange w:id="5878" w:author="Aishwarya Balan" w:date="2019-03-04T11:52:00Z">
                  <w:rPr>
                    <w:color w:val="000000"/>
                    <w:sz w:val="22"/>
                    <w:szCs w:val="22"/>
                    <w:lang w:eastAsia="en-US"/>
                  </w:rPr>
                </w:rPrChange>
              </w:rPr>
              <w:t> </w:t>
            </w:r>
          </w:p>
        </w:tc>
      </w:tr>
      <w:tr w:rsidR="00940483" w:rsidRPr="003277C6" w14:paraId="2A44506A" w14:textId="77777777" w:rsidTr="00940483">
        <w:trPr>
          <w:trHeight w:val="300"/>
        </w:trPr>
        <w:tc>
          <w:tcPr>
            <w:tcW w:w="613" w:type="pct"/>
            <w:tcBorders>
              <w:top w:val="nil"/>
              <w:left w:val="single" w:sz="4" w:space="0" w:color="auto"/>
              <w:bottom w:val="single" w:sz="4" w:space="0" w:color="auto"/>
              <w:right w:val="single" w:sz="4" w:space="0" w:color="auto"/>
            </w:tcBorders>
            <w:shd w:val="clear" w:color="auto" w:fill="auto"/>
            <w:noWrap/>
            <w:hideMark/>
          </w:tcPr>
          <w:p w14:paraId="1B66F921" w14:textId="77777777" w:rsidR="00940483" w:rsidRPr="003277C6" w:rsidRDefault="00940483" w:rsidP="00940483">
            <w:pPr>
              <w:rPr>
                <w:color w:val="000000"/>
                <w:sz w:val="18"/>
                <w:szCs w:val="18"/>
                <w:lang w:eastAsia="en-US"/>
                <w:rPrChange w:id="5879" w:author="Aishwarya Balan" w:date="2019-03-04T11:52:00Z">
                  <w:rPr>
                    <w:color w:val="000000"/>
                    <w:sz w:val="22"/>
                    <w:szCs w:val="22"/>
                    <w:lang w:eastAsia="en-US"/>
                  </w:rPr>
                </w:rPrChange>
              </w:rPr>
            </w:pPr>
            <w:r w:rsidRPr="003277C6">
              <w:rPr>
                <w:color w:val="000000"/>
                <w:sz w:val="18"/>
                <w:szCs w:val="18"/>
                <w:lang w:eastAsia="en-US"/>
                <w:rPrChange w:id="5880" w:author="Aishwarya Balan" w:date="2019-03-04T11:52:00Z">
                  <w:rPr>
                    <w:color w:val="000000"/>
                    <w:sz w:val="22"/>
                    <w:szCs w:val="22"/>
                    <w:lang w:eastAsia="en-US"/>
                  </w:rPr>
                </w:rPrChange>
              </w:rPr>
              <w:t>CRC-REF-6</w:t>
            </w:r>
          </w:p>
        </w:tc>
        <w:tc>
          <w:tcPr>
            <w:tcW w:w="515" w:type="pct"/>
            <w:tcBorders>
              <w:top w:val="nil"/>
              <w:left w:val="nil"/>
              <w:bottom w:val="single" w:sz="4" w:space="0" w:color="auto"/>
              <w:right w:val="single" w:sz="4" w:space="0" w:color="auto"/>
            </w:tcBorders>
            <w:shd w:val="clear" w:color="auto" w:fill="auto"/>
            <w:noWrap/>
            <w:hideMark/>
          </w:tcPr>
          <w:p w14:paraId="58702B3F" w14:textId="77777777" w:rsidR="00940483" w:rsidRPr="003277C6" w:rsidRDefault="00940483" w:rsidP="00940483">
            <w:pPr>
              <w:jc w:val="right"/>
              <w:rPr>
                <w:color w:val="000000"/>
                <w:sz w:val="18"/>
                <w:szCs w:val="18"/>
                <w:lang w:eastAsia="en-US"/>
                <w:rPrChange w:id="5881" w:author="Aishwarya Balan" w:date="2019-03-04T11:52:00Z">
                  <w:rPr>
                    <w:color w:val="000000"/>
                    <w:sz w:val="22"/>
                    <w:szCs w:val="22"/>
                    <w:lang w:eastAsia="en-US"/>
                  </w:rPr>
                </w:rPrChange>
              </w:rPr>
            </w:pPr>
            <w:r w:rsidRPr="003277C6">
              <w:rPr>
                <w:color w:val="000000"/>
                <w:sz w:val="18"/>
                <w:szCs w:val="18"/>
                <w:lang w:eastAsia="en-US"/>
                <w:rPrChange w:id="5882" w:author="Aishwarya Balan" w:date="2019-03-04T11:52:00Z">
                  <w:rPr>
                    <w:color w:val="000000"/>
                    <w:sz w:val="22"/>
                    <w:szCs w:val="22"/>
                    <w:lang w:eastAsia="en-US"/>
                  </w:rPr>
                </w:rPrChange>
              </w:rPr>
              <w:t>1</w:t>
            </w:r>
          </w:p>
        </w:tc>
        <w:tc>
          <w:tcPr>
            <w:tcW w:w="597" w:type="pct"/>
            <w:tcBorders>
              <w:top w:val="nil"/>
              <w:left w:val="nil"/>
              <w:bottom w:val="single" w:sz="4" w:space="0" w:color="auto"/>
              <w:right w:val="single" w:sz="4" w:space="0" w:color="auto"/>
            </w:tcBorders>
            <w:shd w:val="clear" w:color="auto" w:fill="auto"/>
            <w:noWrap/>
          </w:tcPr>
          <w:p w14:paraId="6237FBEE" w14:textId="77777777" w:rsidR="00940483" w:rsidRPr="003277C6" w:rsidRDefault="00940483" w:rsidP="00940483">
            <w:pPr>
              <w:jc w:val="right"/>
              <w:rPr>
                <w:color w:val="000000"/>
                <w:sz w:val="18"/>
                <w:szCs w:val="18"/>
                <w:lang w:eastAsia="en-US"/>
                <w:rPrChange w:id="5883" w:author="Aishwarya Balan" w:date="2019-03-04T11:52:00Z">
                  <w:rPr>
                    <w:color w:val="000000"/>
                    <w:sz w:val="22"/>
                    <w:szCs w:val="22"/>
                    <w:lang w:eastAsia="en-US"/>
                  </w:rPr>
                </w:rPrChange>
              </w:rPr>
            </w:pPr>
          </w:p>
        </w:tc>
        <w:tc>
          <w:tcPr>
            <w:tcW w:w="482" w:type="pct"/>
            <w:tcBorders>
              <w:top w:val="nil"/>
              <w:left w:val="nil"/>
              <w:bottom w:val="single" w:sz="4" w:space="0" w:color="auto"/>
              <w:right w:val="single" w:sz="4" w:space="0" w:color="auto"/>
            </w:tcBorders>
            <w:shd w:val="clear" w:color="auto" w:fill="auto"/>
            <w:noWrap/>
            <w:hideMark/>
          </w:tcPr>
          <w:p w14:paraId="18C8D6D2" w14:textId="77777777" w:rsidR="00940483" w:rsidRPr="003277C6" w:rsidRDefault="00940483" w:rsidP="00940483">
            <w:pPr>
              <w:rPr>
                <w:color w:val="000000"/>
                <w:sz w:val="18"/>
                <w:szCs w:val="18"/>
                <w:lang w:eastAsia="en-US"/>
                <w:rPrChange w:id="5884" w:author="Aishwarya Balan" w:date="2019-03-04T11:52:00Z">
                  <w:rPr>
                    <w:color w:val="000000"/>
                    <w:sz w:val="22"/>
                    <w:szCs w:val="22"/>
                    <w:lang w:eastAsia="en-US"/>
                  </w:rPr>
                </w:rPrChange>
              </w:rPr>
            </w:pPr>
            <w:r w:rsidRPr="003277C6">
              <w:rPr>
                <w:color w:val="000000"/>
                <w:sz w:val="18"/>
                <w:szCs w:val="18"/>
                <w:lang w:eastAsia="en-US"/>
                <w:rPrChange w:id="5885" w:author="Aishwarya Balan" w:date="2019-03-04T11:52:00Z">
                  <w:rPr>
                    <w:color w:val="000000"/>
                    <w:sz w:val="22"/>
                    <w:szCs w:val="22"/>
                    <w:lang w:eastAsia="en-US"/>
                  </w:rPr>
                </w:rPrChange>
              </w:rPr>
              <w:t>Success</w:t>
            </w:r>
          </w:p>
        </w:tc>
        <w:tc>
          <w:tcPr>
            <w:tcW w:w="1646" w:type="pct"/>
            <w:tcBorders>
              <w:top w:val="nil"/>
              <w:left w:val="nil"/>
              <w:bottom w:val="single" w:sz="4" w:space="0" w:color="auto"/>
              <w:right w:val="single" w:sz="4" w:space="0" w:color="auto"/>
            </w:tcBorders>
            <w:shd w:val="clear" w:color="auto" w:fill="auto"/>
            <w:hideMark/>
          </w:tcPr>
          <w:p w14:paraId="6BE5E557" w14:textId="77777777" w:rsidR="00940483" w:rsidRPr="003277C6" w:rsidRDefault="00940483" w:rsidP="00940483">
            <w:pPr>
              <w:rPr>
                <w:color w:val="000000"/>
                <w:sz w:val="18"/>
                <w:szCs w:val="18"/>
                <w:lang w:eastAsia="en-US"/>
                <w:rPrChange w:id="5886" w:author="Aishwarya Balan" w:date="2019-03-04T11:52:00Z">
                  <w:rPr>
                    <w:color w:val="000000"/>
                    <w:sz w:val="22"/>
                    <w:szCs w:val="22"/>
                    <w:lang w:eastAsia="en-US"/>
                  </w:rPr>
                </w:rPrChange>
              </w:rPr>
            </w:pPr>
            <w:proofErr w:type="gramStart"/>
            <w:r w:rsidRPr="003277C6">
              <w:rPr>
                <w:color w:val="000000"/>
                <w:sz w:val="18"/>
                <w:szCs w:val="18"/>
                <w:lang w:eastAsia="en-US"/>
                <w:rPrChange w:id="5887" w:author="Aishwarya Balan" w:date="2019-03-04T11:52:00Z">
                  <w:rPr>
                    <w:color w:val="000000"/>
                    <w:sz w:val="22"/>
                    <w:szCs w:val="22"/>
                    <w:lang w:eastAsia="en-US"/>
                  </w:rPr>
                </w:rPrChange>
              </w:rPr>
              <w:t>Sufficient</w:t>
            </w:r>
            <w:proofErr w:type="gramEnd"/>
            <w:r w:rsidRPr="003277C6">
              <w:rPr>
                <w:color w:val="000000"/>
                <w:sz w:val="18"/>
                <w:szCs w:val="18"/>
                <w:lang w:eastAsia="en-US"/>
                <w:rPrChange w:id="5888" w:author="Aishwarya Balan" w:date="2019-03-04T11:52:00Z">
                  <w:rPr>
                    <w:color w:val="000000"/>
                    <w:sz w:val="22"/>
                    <w:szCs w:val="22"/>
                    <w:lang w:eastAsia="en-US"/>
                  </w:rPr>
                </w:rPrChange>
              </w:rPr>
              <w:t xml:space="preserve"> Credit available.</w:t>
            </w:r>
          </w:p>
        </w:tc>
        <w:tc>
          <w:tcPr>
            <w:tcW w:w="633" w:type="pct"/>
            <w:tcBorders>
              <w:top w:val="nil"/>
              <w:left w:val="nil"/>
              <w:bottom w:val="single" w:sz="4" w:space="0" w:color="auto"/>
              <w:right w:val="single" w:sz="4" w:space="0" w:color="auto"/>
            </w:tcBorders>
            <w:shd w:val="clear" w:color="auto" w:fill="auto"/>
            <w:noWrap/>
            <w:hideMark/>
          </w:tcPr>
          <w:p w14:paraId="6D9C3D81" w14:textId="77777777" w:rsidR="00940483" w:rsidRPr="003277C6" w:rsidRDefault="00940483" w:rsidP="00940483">
            <w:pPr>
              <w:rPr>
                <w:color w:val="000000"/>
                <w:sz w:val="18"/>
                <w:szCs w:val="18"/>
                <w:lang w:eastAsia="en-US"/>
                <w:rPrChange w:id="5889" w:author="Aishwarya Balan" w:date="2019-03-04T11:52:00Z">
                  <w:rPr>
                    <w:color w:val="000000"/>
                    <w:sz w:val="22"/>
                    <w:szCs w:val="22"/>
                    <w:lang w:eastAsia="en-US"/>
                  </w:rPr>
                </w:rPrChange>
              </w:rPr>
            </w:pPr>
            <w:r w:rsidRPr="003277C6">
              <w:rPr>
                <w:color w:val="000000"/>
                <w:sz w:val="18"/>
                <w:szCs w:val="18"/>
                <w:lang w:eastAsia="en-US"/>
                <w:rPrChange w:id="5890" w:author="Aishwarya Balan" w:date="2019-03-04T11:52:00Z">
                  <w:rPr>
                    <w:color w:val="000000"/>
                    <w:sz w:val="22"/>
                    <w:szCs w:val="22"/>
                    <w:lang w:eastAsia="en-US"/>
                  </w:rPr>
                </w:rPrChange>
              </w:rPr>
              <w:t> </w:t>
            </w:r>
          </w:p>
        </w:tc>
        <w:tc>
          <w:tcPr>
            <w:tcW w:w="513" w:type="pct"/>
            <w:tcBorders>
              <w:top w:val="nil"/>
              <w:left w:val="nil"/>
              <w:bottom w:val="single" w:sz="4" w:space="0" w:color="auto"/>
              <w:right w:val="single" w:sz="4" w:space="0" w:color="auto"/>
            </w:tcBorders>
            <w:shd w:val="clear" w:color="auto" w:fill="auto"/>
            <w:noWrap/>
            <w:hideMark/>
          </w:tcPr>
          <w:p w14:paraId="1DF0644B" w14:textId="77777777" w:rsidR="00940483" w:rsidRPr="003277C6" w:rsidRDefault="00940483" w:rsidP="00940483">
            <w:pPr>
              <w:rPr>
                <w:color w:val="000000"/>
                <w:sz w:val="18"/>
                <w:szCs w:val="18"/>
                <w:lang w:eastAsia="en-US"/>
                <w:rPrChange w:id="5891" w:author="Aishwarya Balan" w:date="2019-03-04T11:52:00Z">
                  <w:rPr>
                    <w:color w:val="000000"/>
                    <w:sz w:val="22"/>
                    <w:szCs w:val="22"/>
                    <w:lang w:eastAsia="en-US"/>
                  </w:rPr>
                </w:rPrChange>
              </w:rPr>
            </w:pPr>
            <w:r w:rsidRPr="003277C6">
              <w:rPr>
                <w:color w:val="000000"/>
                <w:sz w:val="18"/>
                <w:szCs w:val="18"/>
                <w:lang w:eastAsia="en-US"/>
                <w:rPrChange w:id="5892" w:author="Aishwarya Balan" w:date="2019-03-04T11:52:00Z">
                  <w:rPr>
                    <w:color w:val="000000"/>
                    <w:sz w:val="22"/>
                    <w:szCs w:val="22"/>
                    <w:lang w:eastAsia="en-US"/>
                  </w:rPr>
                </w:rPrChange>
              </w:rPr>
              <w:t> </w:t>
            </w:r>
          </w:p>
        </w:tc>
      </w:tr>
      <w:tr w:rsidR="00940483" w:rsidRPr="003277C6" w14:paraId="23B0953F" w14:textId="77777777" w:rsidTr="00940483">
        <w:trPr>
          <w:trHeight w:val="575"/>
        </w:trPr>
        <w:tc>
          <w:tcPr>
            <w:tcW w:w="613" w:type="pct"/>
            <w:tcBorders>
              <w:top w:val="nil"/>
              <w:left w:val="single" w:sz="4" w:space="0" w:color="auto"/>
              <w:bottom w:val="single" w:sz="4" w:space="0" w:color="auto"/>
              <w:right w:val="single" w:sz="4" w:space="0" w:color="auto"/>
            </w:tcBorders>
            <w:shd w:val="clear" w:color="auto" w:fill="auto"/>
            <w:noWrap/>
            <w:hideMark/>
          </w:tcPr>
          <w:p w14:paraId="19CDAAB5" w14:textId="77777777" w:rsidR="00940483" w:rsidRPr="003277C6" w:rsidRDefault="00940483" w:rsidP="00940483">
            <w:pPr>
              <w:rPr>
                <w:color w:val="000000"/>
                <w:sz w:val="18"/>
                <w:szCs w:val="18"/>
                <w:lang w:eastAsia="en-US"/>
                <w:rPrChange w:id="5893" w:author="Aishwarya Balan" w:date="2019-03-04T11:52:00Z">
                  <w:rPr>
                    <w:color w:val="000000"/>
                    <w:sz w:val="22"/>
                    <w:szCs w:val="22"/>
                    <w:lang w:eastAsia="en-US"/>
                  </w:rPr>
                </w:rPrChange>
              </w:rPr>
            </w:pPr>
            <w:r w:rsidRPr="003277C6">
              <w:rPr>
                <w:color w:val="000000"/>
                <w:sz w:val="18"/>
                <w:szCs w:val="18"/>
                <w:lang w:eastAsia="en-US"/>
                <w:rPrChange w:id="5894" w:author="Aishwarya Balan" w:date="2019-03-04T11:52:00Z">
                  <w:rPr>
                    <w:color w:val="000000"/>
                    <w:sz w:val="22"/>
                    <w:szCs w:val="22"/>
                    <w:lang w:eastAsia="en-US"/>
                  </w:rPr>
                </w:rPrChange>
              </w:rPr>
              <w:t>CRC-REF-6</w:t>
            </w:r>
          </w:p>
        </w:tc>
        <w:tc>
          <w:tcPr>
            <w:tcW w:w="515" w:type="pct"/>
            <w:tcBorders>
              <w:top w:val="nil"/>
              <w:left w:val="nil"/>
              <w:bottom w:val="single" w:sz="4" w:space="0" w:color="auto"/>
              <w:right w:val="single" w:sz="4" w:space="0" w:color="auto"/>
            </w:tcBorders>
            <w:shd w:val="clear" w:color="auto" w:fill="auto"/>
            <w:noWrap/>
            <w:hideMark/>
          </w:tcPr>
          <w:p w14:paraId="021A9E13" w14:textId="77777777" w:rsidR="00940483" w:rsidRPr="003277C6" w:rsidRDefault="00940483" w:rsidP="00940483">
            <w:pPr>
              <w:jc w:val="right"/>
              <w:rPr>
                <w:color w:val="000000"/>
                <w:sz w:val="18"/>
                <w:szCs w:val="18"/>
                <w:lang w:eastAsia="en-US"/>
                <w:rPrChange w:id="5895" w:author="Aishwarya Balan" w:date="2019-03-04T11:52:00Z">
                  <w:rPr>
                    <w:color w:val="000000"/>
                    <w:sz w:val="22"/>
                    <w:szCs w:val="22"/>
                    <w:lang w:eastAsia="en-US"/>
                  </w:rPr>
                </w:rPrChange>
              </w:rPr>
            </w:pPr>
            <w:r w:rsidRPr="003277C6">
              <w:rPr>
                <w:color w:val="000000"/>
                <w:sz w:val="18"/>
                <w:szCs w:val="18"/>
                <w:lang w:eastAsia="en-US"/>
                <w:rPrChange w:id="5896" w:author="Aishwarya Balan" w:date="2019-03-04T11:52:00Z">
                  <w:rPr>
                    <w:color w:val="000000"/>
                    <w:sz w:val="22"/>
                    <w:szCs w:val="22"/>
                    <w:lang w:eastAsia="en-US"/>
                  </w:rPr>
                </w:rPrChange>
              </w:rPr>
              <w:t>2</w:t>
            </w:r>
          </w:p>
        </w:tc>
        <w:tc>
          <w:tcPr>
            <w:tcW w:w="597" w:type="pct"/>
            <w:tcBorders>
              <w:top w:val="nil"/>
              <w:left w:val="nil"/>
              <w:bottom w:val="single" w:sz="4" w:space="0" w:color="auto"/>
              <w:right w:val="single" w:sz="4" w:space="0" w:color="auto"/>
            </w:tcBorders>
            <w:shd w:val="clear" w:color="auto" w:fill="auto"/>
            <w:noWrap/>
          </w:tcPr>
          <w:p w14:paraId="522EFAD8" w14:textId="77777777" w:rsidR="00940483" w:rsidRPr="003277C6" w:rsidRDefault="00940483" w:rsidP="00940483">
            <w:pPr>
              <w:jc w:val="right"/>
              <w:rPr>
                <w:color w:val="000000"/>
                <w:sz w:val="18"/>
                <w:szCs w:val="18"/>
                <w:lang w:eastAsia="en-US"/>
                <w:rPrChange w:id="5897" w:author="Aishwarya Balan" w:date="2019-03-04T11:52:00Z">
                  <w:rPr>
                    <w:color w:val="000000"/>
                    <w:sz w:val="22"/>
                    <w:szCs w:val="22"/>
                    <w:lang w:eastAsia="en-US"/>
                  </w:rPr>
                </w:rPrChange>
              </w:rPr>
            </w:pPr>
          </w:p>
        </w:tc>
        <w:tc>
          <w:tcPr>
            <w:tcW w:w="482" w:type="pct"/>
            <w:tcBorders>
              <w:top w:val="nil"/>
              <w:left w:val="nil"/>
              <w:bottom w:val="single" w:sz="4" w:space="0" w:color="auto"/>
              <w:right w:val="single" w:sz="4" w:space="0" w:color="auto"/>
            </w:tcBorders>
            <w:shd w:val="clear" w:color="auto" w:fill="auto"/>
            <w:noWrap/>
            <w:hideMark/>
          </w:tcPr>
          <w:p w14:paraId="6F5A164C" w14:textId="77777777" w:rsidR="00940483" w:rsidRPr="003277C6" w:rsidRDefault="00940483" w:rsidP="00940483">
            <w:pPr>
              <w:rPr>
                <w:color w:val="000000"/>
                <w:sz w:val="18"/>
                <w:szCs w:val="18"/>
                <w:lang w:eastAsia="en-US"/>
                <w:rPrChange w:id="5898" w:author="Aishwarya Balan" w:date="2019-03-04T11:52:00Z">
                  <w:rPr>
                    <w:color w:val="000000"/>
                    <w:sz w:val="22"/>
                    <w:szCs w:val="22"/>
                    <w:lang w:eastAsia="en-US"/>
                  </w:rPr>
                </w:rPrChange>
              </w:rPr>
            </w:pPr>
            <w:r w:rsidRPr="003277C6">
              <w:rPr>
                <w:color w:val="000000"/>
                <w:sz w:val="18"/>
                <w:szCs w:val="18"/>
                <w:lang w:eastAsia="en-US"/>
                <w:rPrChange w:id="5899" w:author="Aishwarya Balan" w:date="2019-03-04T11:52:00Z">
                  <w:rPr>
                    <w:color w:val="000000"/>
                    <w:sz w:val="22"/>
                    <w:szCs w:val="22"/>
                    <w:lang w:eastAsia="en-US"/>
                  </w:rPr>
                </w:rPrChange>
              </w:rPr>
              <w:t>Fail</w:t>
            </w:r>
          </w:p>
        </w:tc>
        <w:tc>
          <w:tcPr>
            <w:tcW w:w="1646" w:type="pct"/>
            <w:tcBorders>
              <w:top w:val="nil"/>
              <w:left w:val="nil"/>
              <w:bottom w:val="single" w:sz="4" w:space="0" w:color="auto"/>
              <w:right w:val="single" w:sz="4" w:space="0" w:color="auto"/>
            </w:tcBorders>
            <w:shd w:val="clear" w:color="auto" w:fill="auto"/>
            <w:hideMark/>
          </w:tcPr>
          <w:p w14:paraId="6E164CAE" w14:textId="77777777" w:rsidR="00940483" w:rsidRPr="003277C6" w:rsidRDefault="00940483" w:rsidP="00940483">
            <w:pPr>
              <w:rPr>
                <w:color w:val="000000"/>
                <w:sz w:val="18"/>
                <w:szCs w:val="18"/>
                <w:lang w:eastAsia="en-US"/>
                <w:rPrChange w:id="5900" w:author="Aishwarya Balan" w:date="2019-03-04T11:52:00Z">
                  <w:rPr>
                    <w:color w:val="000000"/>
                    <w:sz w:val="22"/>
                    <w:szCs w:val="22"/>
                    <w:lang w:eastAsia="en-US"/>
                  </w:rPr>
                </w:rPrChange>
              </w:rPr>
            </w:pPr>
            <w:r w:rsidRPr="003277C6">
              <w:rPr>
                <w:color w:val="000000"/>
                <w:sz w:val="18"/>
                <w:szCs w:val="18"/>
                <w:lang w:eastAsia="en-US"/>
                <w:rPrChange w:id="5901" w:author="Aishwarya Balan" w:date="2019-03-04T11:52:00Z">
                  <w:rPr>
                    <w:color w:val="000000"/>
                    <w:sz w:val="22"/>
                    <w:szCs w:val="22"/>
                    <w:lang w:eastAsia="en-US"/>
                  </w:rPr>
                </w:rPrChange>
              </w:rPr>
              <w:t>Insufficient Credit available. Cannot proceed with operation</w:t>
            </w:r>
          </w:p>
        </w:tc>
        <w:tc>
          <w:tcPr>
            <w:tcW w:w="633" w:type="pct"/>
            <w:tcBorders>
              <w:top w:val="nil"/>
              <w:left w:val="nil"/>
              <w:bottom w:val="single" w:sz="4" w:space="0" w:color="auto"/>
              <w:right w:val="single" w:sz="4" w:space="0" w:color="auto"/>
            </w:tcBorders>
            <w:shd w:val="clear" w:color="auto" w:fill="auto"/>
            <w:noWrap/>
            <w:hideMark/>
          </w:tcPr>
          <w:p w14:paraId="68889EC7" w14:textId="77777777" w:rsidR="00940483" w:rsidRPr="003277C6" w:rsidRDefault="00940483" w:rsidP="00940483">
            <w:pPr>
              <w:rPr>
                <w:color w:val="000000"/>
                <w:sz w:val="18"/>
                <w:szCs w:val="18"/>
                <w:lang w:eastAsia="en-US"/>
                <w:rPrChange w:id="5902" w:author="Aishwarya Balan" w:date="2019-03-04T11:52:00Z">
                  <w:rPr>
                    <w:color w:val="000000"/>
                    <w:sz w:val="22"/>
                    <w:szCs w:val="22"/>
                    <w:lang w:eastAsia="en-US"/>
                  </w:rPr>
                </w:rPrChange>
              </w:rPr>
            </w:pPr>
            <w:r w:rsidRPr="003277C6">
              <w:rPr>
                <w:color w:val="000000"/>
                <w:sz w:val="18"/>
                <w:szCs w:val="18"/>
                <w:lang w:eastAsia="en-US"/>
                <w:rPrChange w:id="5903" w:author="Aishwarya Balan" w:date="2019-03-04T11:52:00Z">
                  <w:rPr>
                    <w:color w:val="000000"/>
                    <w:sz w:val="22"/>
                    <w:szCs w:val="22"/>
                    <w:lang w:eastAsia="en-US"/>
                  </w:rPr>
                </w:rPrChange>
              </w:rPr>
              <w:t> </w:t>
            </w:r>
          </w:p>
        </w:tc>
        <w:tc>
          <w:tcPr>
            <w:tcW w:w="513" w:type="pct"/>
            <w:tcBorders>
              <w:top w:val="nil"/>
              <w:left w:val="nil"/>
              <w:bottom w:val="single" w:sz="4" w:space="0" w:color="auto"/>
              <w:right w:val="single" w:sz="4" w:space="0" w:color="auto"/>
            </w:tcBorders>
            <w:shd w:val="clear" w:color="auto" w:fill="auto"/>
            <w:noWrap/>
            <w:hideMark/>
          </w:tcPr>
          <w:p w14:paraId="5C4023F7" w14:textId="77777777" w:rsidR="00940483" w:rsidRPr="003277C6" w:rsidRDefault="00940483" w:rsidP="00940483">
            <w:pPr>
              <w:rPr>
                <w:color w:val="000000"/>
                <w:sz w:val="18"/>
                <w:szCs w:val="18"/>
                <w:lang w:eastAsia="en-US"/>
                <w:rPrChange w:id="5904" w:author="Aishwarya Balan" w:date="2019-03-04T11:52:00Z">
                  <w:rPr>
                    <w:color w:val="000000"/>
                    <w:sz w:val="22"/>
                    <w:szCs w:val="22"/>
                    <w:lang w:eastAsia="en-US"/>
                  </w:rPr>
                </w:rPrChange>
              </w:rPr>
            </w:pPr>
            <w:r w:rsidRPr="003277C6">
              <w:rPr>
                <w:color w:val="000000"/>
                <w:sz w:val="18"/>
                <w:szCs w:val="18"/>
                <w:lang w:eastAsia="en-US"/>
                <w:rPrChange w:id="5905" w:author="Aishwarya Balan" w:date="2019-03-04T11:52:00Z">
                  <w:rPr>
                    <w:color w:val="000000"/>
                    <w:sz w:val="22"/>
                    <w:szCs w:val="22"/>
                    <w:lang w:eastAsia="en-US"/>
                  </w:rPr>
                </w:rPrChange>
              </w:rPr>
              <w:t> </w:t>
            </w:r>
          </w:p>
        </w:tc>
      </w:tr>
      <w:tr w:rsidR="00940483" w:rsidRPr="003277C6" w14:paraId="0D797881" w14:textId="77777777" w:rsidTr="00940483">
        <w:trPr>
          <w:trHeight w:val="647"/>
        </w:trPr>
        <w:tc>
          <w:tcPr>
            <w:tcW w:w="613" w:type="pct"/>
            <w:tcBorders>
              <w:top w:val="nil"/>
              <w:left w:val="single" w:sz="4" w:space="0" w:color="auto"/>
              <w:bottom w:val="single" w:sz="4" w:space="0" w:color="auto"/>
              <w:right w:val="single" w:sz="4" w:space="0" w:color="auto"/>
            </w:tcBorders>
            <w:shd w:val="clear" w:color="auto" w:fill="auto"/>
            <w:noWrap/>
            <w:hideMark/>
          </w:tcPr>
          <w:p w14:paraId="485A558C" w14:textId="77777777" w:rsidR="00940483" w:rsidRPr="003277C6" w:rsidRDefault="00940483" w:rsidP="00940483">
            <w:pPr>
              <w:rPr>
                <w:color w:val="000000"/>
                <w:sz w:val="18"/>
                <w:szCs w:val="18"/>
                <w:lang w:eastAsia="en-US"/>
                <w:rPrChange w:id="5906" w:author="Aishwarya Balan" w:date="2019-03-04T11:52:00Z">
                  <w:rPr>
                    <w:color w:val="000000"/>
                    <w:sz w:val="22"/>
                    <w:szCs w:val="22"/>
                    <w:lang w:eastAsia="en-US"/>
                  </w:rPr>
                </w:rPrChange>
              </w:rPr>
            </w:pPr>
            <w:r w:rsidRPr="003277C6">
              <w:rPr>
                <w:color w:val="000000"/>
                <w:sz w:val="18"/>
                <w:szCs w:val="18"/>
                <w:lang w:eastAsia="en-US"/>
                <w:rPrChange w:id="5907" w:author="Aishwarya Balan" w:date="2019-03-04T11:52:00Z">
                  <w:rPr>
                    <w:color w:val="000000"/>
                    <w:sz w:val="22"/>
                    <w:szCs w:val="22"/>
                    <w:lang w:eastAsia="en-US"/>
                  </w:rPr>
                </w:rPrChange>
              </w:rPr>
              <w:t>CRC-REF-6</w:t>
            </w:r>
          </w:p>
        </w:tc>
        <w:tc>
          <w:tcPr>
            <w:tcW w:w="515" w:type="pct"/>
            <w:tcBorders>
              <w:top w:val="nil"/>
              <w:left w:val="nil"/>
              <w:bottom w:val="single" w:sz="4" w:space="0" w:color="auto"/>
              <w:right w:val="single" w:sz="4" w:space="0" w:color="auto"/>
            </w:tcBorders>
            <w:shd w:val="clear" w:color="auto" w:fill="auto"/>
            <w:noWrap/>
            <w:hideMark/>
          </w:tcPr>
          <w:p w14:paraId="4C90B686" w14:textId="77777777" w:rsidR="00940483" w:rsidRPr="003277C6" w:rsidRDefault="00940483" w:rsidP="00940483">
            <w:pPr>
              <w:jc w:val="right"/>
              <w:rPr>
                <w:color w:val="000000"/>
                <w:sz w:val="18"/>
                <w:szCs w:val="18"/>
                <w:lang w:eastAsia="en-US"/>
                <w:rPrChange w:id="5908" w:author="Aishwarya Balan" w:date="2019-03-04T11:52:00Z">
                  <w:rPr>
                    <w:color w:val="000000"/>
                    <w:sz w:val="22"/>
                    <w:szCs w:val="22"/>
                    <w:lang w:eastAsia="en-US"/>
                  </w:rPr>
                </w:rPrChange>
              </w:rPr>
            </w:pPr>
            <w:r w:rsidRPr="003277C6">
              <w:rPr>
                <w:color w:val="000000"/>
                <w:sz w:val="18"/>
                <w:szCs w:val="18"/>
                <w:lang w:eastAsia="en-US"/>
                <w:rPrChange w:id="5909" w:author="Aishwarya Balan" w:date="2019-03-04T11:52:00Z">
                  <w:rPr>
                    <w:color w:val="000000"/>
                    <w:sz w:val="22"/>
                    <w:szCs w:val="22"/>
                    <w:lang w:eastAsia="en-US"/>
                  </w:rPr>
                </w:rPrChange>
              </w:rPr>
              <w:t>3</w:t>
            </w:r>
          </w:p>
        </w:tc>
        <w:tc>
          <w:tcPr>
            <w:tcW w:w="597" w:type="pct"/>
            <w:tcBorders>
              <w:top w:val="nil"/>
              <w:left w:val="nil"/>
              <w:bottom w:val="single" w:sz="4" w:space="0" w:color="auto"/>
              <w:right w:val="single" w:sz="4" w:space="0" w:color="auto"/>
            </w:tcBorders>
            <w:shd w:val="clear" w:color="auto" w:fill="auto"/>
            <w:noWrap/>
          </w:tcPr>
          <w:p w14:paraId="66B70446" w14:textId="77777777" w:rsidR="00940483" w:rsidRPr="003277C6" w:rsidRDefault="00940483" w:rsidP="00940483">
            <w:pPr>
              <w:jc w:val="right"/>
              <w:rPr>
                <w:color w:val="000000"/>
                <w:sz w:val="18"/>
                <w:szCs w:val="18"/>
                <w:lang w:eastAsia="en-US"/>
                <w:rPrChange w:id="5910" w:author="Aishwarya Balan" w:date="2019-03-04T11:52:00Z">
                  <w:rPr>
                    <w:color w:val="000000"/>
                    <w:sz w:val="22"/>
                    <w:szCs w:val="22"/>
                    <w:lang w:eastAsia="en-US"/>
                  </w:rPr>
                </w:rPrChange>
              </w:rPr>
            </w:pPr>
          </w:p>
        </w:tc>
        <w:tc>
          <w:tcPr>
            <w:tcW w:w="482" w:type="pct"/>
            <w:tcBorders>
              <w:top w:val="nil"/>
              <w:left w:val="nil"/>
              <w:bottom w:val="single" w:sz="4" w:space="0" w:color="auto"/>
              <w:right w:val="single" w:sz="4" w:space="0" w:color="auto"/>
            </w:tcBorders>
            <w:shd w:val="clear" w:color="auto" w:fill="auto"/>
            <w:noWrap/>
            <w:hideMark/>
          </w:tcPr>
          <w:p w14:paraId="162BEA38" w14:textId="77777777" w:rsidR="00940483" w:rsidRPr="003277C6" w:rsidRDefault="00940483" w:rsidP="00940483">
            <w:pPr>
              <w:rPr>
                <w:color w:val="000000"/>
                <w:sz w:val="18"/>
                <w:szCs w:val="18"/>
                <w:lang w:eastAsia="en-US"/>
                <w:rPrChange w:id="5911" w:author="Aishwarya Balan" w:date="2019-03-04T11:52:00Z">
                  <w:rPr>
                    <w:color w:val="000000"/>
                    <w:sz w:val="22"/>
                    <w:szCs w:val="22"/>
                    <w:lang w:eastAsia="en-US"/>
                  </w:rPr>
                </w:rPrChange>
              </w:rPr>
            </w:pPr>
            <w:r w:rsidRPr="003277C6">
              <w:rPr>
                <w:color w:val="000000"/>
                <w:sz w:val="18"/>
                <w:szCs w:val="18"/>
                <w:lang w:eastAsia="en-US"/>
                <w:rPrChange w:id="5912" w:author="Aishwarya Balan" w:date="2019-03-04T11:52:00Z">
                  <w:rPr>
                    <w:color w:val="000000"/>
                    <w:sz w:val="22"/>
                    <w:szCs w:val="22"/>
                    <w:lang w:eastAsia="en-US"/>
                  </w:rPr>
                </w:rPrChange>
              </w:rPr>
              <w:t>Fail</w:t>
            </w:r>
          </w:p>
        </w:tc>
        <w:tc>
          <w:tcPr>
            <w:tcW w:w="1646" w:type="pct"/>
            <w:tcBorders>
              <w:top w:val="nil"/>
              <w:left w:val="nil"/>
              <w:bottom w:val="single" w:sz="4" w:space="0" w:color="auto"/>
              <w:right w:val="single" w:sz="4" w:space="0" w:color="auto"/>
            </w:tcBorders>
            <w:shd w:val="clear" w:color="auto" w:fill="auto"/>
            <w:hideMark/>
          </w:tcPr>
          <w:p w14:paraId="2DC51254" w14:textId="77777777" w:rsidR="00940483" w:rsidRPr="003277C6" w:rsidRDefault="00940483" w:rsidP="00940483">
            <w:pPr>
              <w:rPr>
                <w:color w:val="000000"/>
                <w:sz w:val="18"/>
                <w:szCs w:val="18"/>
                <w:lang w:eastAsia="en-US"/>
                <w:rPrChange w:id="5913" w:author="Aishwarya Balan" w:date="2019-03-04T11:52:00Z">
                  <w:rPr>
                    <w:color w:val="000000"/>
                    <w:sz w:val="22"/>
                    <w:szCs w:val="22"/>
                    <w:lang w:eastAsia="en-US"/>
                  </w:rPr>
                </w:rPrChange>
              </w:rPr>
            </w:pPr>
            <w:r w:rsidRPr="003277C6">
              <w:rPr>
                <w:color w:val="000000"/>
                <w:sz w:val="18"/>
                <w:szCs w:val="18"/>
                <w:lang w:eastAsia="en-US"/>
                <w:rPrChange w:id="5914" w:author="Aishwarya Balan" w:date="2019-03-04T11:52:00Z">
                  <w:rPr>
                    <w:color w:val="000000"/>
                    <w:sz w:val="22"/>
                    <w:szCs w:val="22"/>
                    <w:lang w:eastAsia="en-US"/>
                  </w:rPr>
                </w:rPrChange>
              </w:rPr>
              <w:t>Insufficient Credit available. Cannot proceed with operation</w:t>
            </w:r>
          </w:p>
        </w:tc>
        <w:tc>
          <w:tcPr>
            <w:tcW w:w="633" w:type="pct"/>
            <w:tcBorders>
              <w:top w:val="nil"/>
              <w:left w:val="nil"/>
              <w:bottom w:val="single" w:sz="4" w:space="0" w:color="auto"/>
              <w:right w:val="single" w:sz="4" w:space="0" w:color="auto"/>
            </w:tcBorders>
            <w:shd w:val="clear" w:color="auto" w:fill="auto"/>
            <w:noWrap/>
            <w:hideMark/>
          </w:tcPr>
          <w:p w14:paraId="7C5CEBE4" w14:textId="77777777" w:rsidR="00940483" w:rsidRPr="003277C6" w:rsidRDefault="00940483" w:rsidP="00940483">
            <w:pPr>
              <w:rPr>
                <w:color w:val="000000"/>
                <w:sz w:val="18"/>
                <w:szCs w:val="18"/>
                <w:lang w:eastAsia="en-US"/>
                <w:rPrChange w:id="5915" w:author="Aishwarya Balan" w:date="2019-03-04T11:52:00Z">
                  <w:rPr>
                    <w:color w:val="000000"/>
                    <w:sz w:val="22"/>
                    <w:szCs w:val="22"/>
                    <w:lang w:eastAsia="en-US"/>
                  </w:rPr>
                </w:rPrChange>
              </w:rPr>
            </w:pPr>
            <w:r w:rsidRPr="003277C6">
              <w:rPr>
                <w:color w:val="000000"/>
                <w:sz w:val="18"/>
                <w:szCs w:val="18"/>
                <w:lang w:eastAsia="en-US"/>
                <w:rPrChange w:id="5916" w:author="Aishwarya Balan" w:date="2019-03-04T11:52:00Z">
                  <w:rPr>
                    <w:color w:val="000000"/>
                    <w:sz w:val="22"/>
                    <w:szCs w:val="22"/>
                    <w:lang w:eastAsia="en-US"/>
                  </w:rPr>
                </w:rPrChange>
              </w:rPr>
              <w:t> </w:t>
            </w:r>
          </w:p>
        </w:tc>
        <w:tc>
          <w:tcPr>
            <w:tcW w:w="513" w:type="pct"/>
            <w:tcBorders>
              <w:top w:val="nil"/>
              <w:left w:val="nil"/>
              <w:bottom w:val="single" w:sz="4" w:space="0" w:color="auto"/>
              <w:right w:val="single" w:sz="4" w:space="0" w:color="auto"/>
            </w:tcBorders>
            <w:shd w:val="clear" w:color="auto" w:fill="auto"/>
            <w:noWrap/>
            <w:hideMark/>
          </w:tcPr>
          <w:p w14:paraId="13D27FB1" w14:textId="77777777" w:rsidR="00940483" w:rsidRPr="003277C6" w:rsidRDefault="00940483" w:rsidP="00940483">
            <w:pPr>
              <w:rPr>
                <w:color w:val="000000"/>
                <w:sz w:val="18"/>
                <w:szCs w:val="18"/>
                <w:lang w:eastAsia="en-US"/>
                <w:rPrChange w:id="5917" w:author="Aishwarya Balan" w:date="2019-03-04T11:52:00Z">
                  <w:rPr>
                    <w:color w:val="000000"/>
                    <w:sz w:val="22"/>
                    <w:szCs w:val="22"/>
                    <w:lang w:eastAsia="en-US"/>
                  </w:rPr>
                </w:rPrChange>
              </w:rPr>
            </w:pPr>
            <w:r w:rsidRPr="003277C6">
              <w:rPr>
                <w:color w:val="000000"/>
                <w:sz w:val="18"/>
                <w:szCs w:val="18"/>
                <w:lang w:eastAsia="en-US"/>
                <w:rPrChange w:id="5918" w:author="Aishwarya Balan" w:date="2019-03-04T11:52:00Z">
                  <w:rPr>
                    <w:color w:val="000000"/>
                    <w:sz w:val="22"/>
                    <w:szCs w:val="22"/>
                    <w:lang w:eastAsia="en-US"/>
                  </w:rPr>
                </w:rPrChange>
              </w:rPr>
              <w:t> </w:t>
            </w:r>
          </w:p>
        </w:tc>
      </w:tr>
      <w:tr w:rsidR="00940483" w:rsidRPr="003277C6" w14:paraId="5D4DB633" w14:textId="77777777" w:rsidTr="00940483">
        <w:trPr>
          <w:trHeight w:val="300"/>
        </w:trPr>
        <w:tc>
          <w:tcPr>
            <w:tcW w:w="613" w:type="pct"/>
            <w:tcBorders>
              <w:top w:val="nil"/>
              <w:left w:val="single" w:sz="4" w:space="0" w:color="auto"/>
              <w:bottom w:val="single" w:sz="4" w:space="0" w:color="auto"/>
              <w:right w:val="single" w:sz="4" w:space="0" w:color="auto"/>
            </w:tcBorders>
            <w:shd w:val="clear" w:color="auto" w:fill="auto"/>
            <w:noWrap/>
            <w:hideMark/>
          </w:tcPr>
          <w:p w14:paraId="0810A01E" w14:textId="77777777" w:rsidR="00940483" w:rsidRPr="003277C6" w:rsidRDefault="00940483" w:rsidP="00940483">
            <w:pPr>
              <w:rPr>
                <w:color w:val="000000"/>
                <w:sz w:val="18"/>
                <w:szCs w:val="18"/>
                <w:lang w:eastAsia="en-US"/>
                <w:rPrChange w:id="5919" w:author="Aishwarya Balan" w:date="2019-03-04T11:52:00Z">
                  <w:rPr>
                    <w:color w:val="000000"/>
                    <w:sz w:val="22"/>
                    <w:szCs w:val="22"/>
                    <w:lang w:eastAsia="en-US"/>
                  </w:rPr>
                </w:rPrChange>
              </w:rPr>
            </w:pPr>
            <w:r w:rsidRPr="003277C6">
              <w:rPr>
                <w:color w:val="000000"/>
                <w:sz w:val="18"/>
                <w:szCs w:val="18"/>
                <w:lang w:eastAsia="en-US"/>
                <w:rPrChange w:id="5920" w:author="Aishwarya Balan" w:date="2019-03-04T11:52:00Z">
                  <w:rPr>
                    <w:color w:val="000000"/>
                    <w:sz w:val="22"/>
                    <w:szCs w:val="22"/>
                    <w:lang w:eastAsia="en-US"/>
                  </w:rPr>
                </w:rPrChange>
              </w:rPr>
              <w:lastRenderedPageBreak/>
              <w:t>CRC-REF-7</w:t>
            </w:r>
          </w:p>
        </w:tc>
        <w:tc>
          <w:tcPr>
            <w:tcW w:w="515" w:type="pct"/>
            <w:tcBorders>
              <w:top w:val="nil"/>
              <w:left w:val="nil"/>
              <w:bottom w:val="single" w:sz="4" w:space="0" w:color="auto"/>
              <w:right w:val="single" w:sz="4" w:space="0" w:color="auto"/>
            </w:tcBorders>
            <w:shd w:val="clear" w:color="auto" w:fill="auto"/>
            <w:noWrap/>
            <w:hideMark/>
          </w:tcPr>
          <w:p w14:paraId="00DB5BAB" w14:textId="77777777" w:rsidR="00940483" w:rsidRPr="003277C6" w:rsidRDefault="00940483" w:rsidP="00940483">
            <w:pPr>
              <w:jc w:val="right"/>
              <w:rPr>
                <w:color w:val="000000"/>
                <w:sz w:val="18"/>
                <w:szCs w:val="18"/>
                <w:lang w:eastAsia="en-US"/>
                <w:rPrChange w:id="5921" w:author="Aishwarya Balan" w:date="2019-03-04T11:52:00Z">
                  <w:rPr>
                    <w:color w:val="000000"/>
                    <w:sz w:val="22"/>
                    <w:szCs w:val="22"/>
                    <w:lang w:eastAsia="en-US"/>
                  </w:rPr>
                </w:rPrChange>
              </w:rPr>
            </w:pPr>
            <w:r w:rsidRPr="003277C6">
              <w:rPr>
                <w:color w:val="000000"/>
                <w:sz w:val="18"/>
                <w:szCs w:val="18"/>
                <w:lang w:eastAsia="en-US"/>
                <w:rPrChange w:id="5922" w:author="Aishwarya Balan" w:date="2019-03-04T11:52:00Z">
                  <w:rPr>
                    <w:color w:val="000000"/>
                    <w:sz w:val="22"/>
                    <w:szCs w:val="22"/>
                    <w:lang w:eastAsia="en-US"/>
                  </w:rPr>
                </w:rPrChange>
              </w:rPr>
              <w:t>1</w:t>
            </w:r>
          </w:p>
        </w:tc>
        <w:tc>
          <w:tcPr>
            <w:tcW w:w="597" w:type="pct"/>
            <w:tcBorders>
              <w:top w:val="nil"/>
              <w:left w:val="nil"/>
              <w:bottom w:val="single" w:sz="4" w:space="0" w:color="auto"/>
              <w:right w:val="single" w:sz="4" w:space="0" w:color="auto"/>
            </w:tcBorders>
            <w:shd w:val="clear" w:color="auto" w:fill="auto"/>
            <w:noWrap/>
          </w:tcPr>
          <w:p w14:paraId="7A586E82" w14:textId="77777777" w:rsidR="00940483" w:rsidRPr="003277C6" w:rsidRDefault="00940483" w:rsidP="00940483">
            <w:pPr>
              <w:jc w:val="right"/>
              <w:rPr>
                <w:color w:val="000000"/>
                <w:sz w:val="18"/>
                <w:szCs w:val="18"/>
                <w:lang w:eastAsia="en-US"/>
                <w:rPrChange w:id="5923" w:author="Aishwarya Balan" w:date="2019-03-04T11:52:00Z">
                  <w:rPr>
                    <w:color w:val="000000"/>
                    <w:sz w:val="22"/>
                    <w:szCs w:val="22"/>
                    <w:lang w:eastAsia="en-US"/>
                  </w:rPr>
                </w:rPrChange>
              </w:rPr>
            </w:pPr>
          </w:p>
        </w:tc>
        <w:tc>
          <w:tcPr>
            <w:tcW w:w="482" w:type="pct"/>
            <w:tcBorders>
              <w:top w:val="nil"/>
              <w:left w:val="nil"/>
              <w:bottom w:val="single" w:sz="4" w:space="0" w:color="auto"/>
              <w:right w:val="single" w:sz="4" w:space="0" w:color="auto"/>
            </w:tcBorders>
            <w:shd w:val="clear" w:color="auto" w:fill="auto"/>
            <w:noWrap/>
            <w:hideMark/>
          </w:tcPr>
          <w:p w14:paraId="2D9464B2" w14:textId="77777777" w:rsidR="00940483" w:rsidRPr="003277C6" w:rsidRDefault="00940483" w:rsidP="00940483">
            <w:pPr>
              <w:rPr>
                <w:color w:val="000000"/>
                <w:sz w:val="18"/>
                <w:szCs w:val="18"/>
                <w:lang w:eastAsia="en-US"/>
                <w:rPrChange w:id="5924" w:author="Aishwarya Balan" w:date="2019-03-04T11:52:00Z">
                  <w:rPr>
                    <w:color w:val="000000"/>
                    <w:sz w:val="22"/>
                    <w:szCs w:val="22"/>
                    <w:lang w:eastAsia="en-US"/>
                  </w:rPr>
                </w:rPrChange>
              </w:rPr>
            </w:pPr>
            <w:r w:rsidRPr="003277C6">
              <w:rPr>
                <w:color w:val="000000"/>
                <w:sz w:val="18"/>
                <w:szCs w:val="18"/>
                <w:lang w:eastAsia="en-US"/>
                <w:rPrChange w:id="5925" w:author="Aishwarya Balan" w:date="2019-03-04T11:52:00Z">
                  <w:rPr>
                    <w:color w:val="000000"/>
                    <w:sz w:val="22"/>
                    <w:szCs w:val="22"/>
                    <w:lang w:eastAsia="en-US"/>
                  </w:rPr>
                </w:rPrChange>
              </w:rPr>
              <w:t>Success</w:t>
            </w:r>
          </w:p>
        </w:tc>
        <w:tc>
          <w:tcPr>
            <w:tcW w:w="1646" w:type="pct"/>
            <w:tcBorders>
              <w:top w:val="nil"/>
              <w:left w:val="nil"/>
              <w:bottom w:val="single" w:sz="4" w:space="0" w:color="auto"/>
              <w:right w:val="single" w:sz="4" w:space="0" w:color="auto"/>
            </w:tcBorders>
            <w:shd w:val="clear" w:color="auto" w:fill="auto"/>
            <w:hideMark/>
          </w:tcPr>
          <w:p w14:paraId="30E7BC3C" w14:textId="77777777" w:rsidR="00940483" w:rsidRPr="003277C6" w:rsidRDefault="00940483" w:rsidP="00940483">
            <w:pPr>
              <w:rPr>
                <w:color w:val="000000"/>
                <w:sz w:val="18"/>
                <w:szCs w:val="18"/>
                <w:lang w:eastAsia="en-US"/>
                <w:rPrChange w:id="5926" w:author="Aishwarya Balan" w:date="2019-03-04T11:52:00Z">
                  <w:rPr>
                    <w:color w:val="000000"/>
                    <w:sz w:val="22"/>
                    <w:szCs w:val="22"/>
                    <w:lang w:eastAsia="en-US"/>
                  </w:rPr>
                </w:rPrChange>
              </w:rPr>
            </w:pPr>
            <w:proofErr w:type="gramStart"/>
            <w:r w:rsidRPr="003277C6">
              <w:rPr>
                <w:color w:val="000000"/>
                <w:sz w:val="18"/>
                <w:szCs w:val="18"/>
                <w:lang w:eastAsia="en-US"/>
                <w:rPrChange w:id="5927" w:author="Aishwarya Balan" w:date="2019-03-04T11:52:00Z">
                  <w:rPr>
                    <w:color w:val="000000"/>
                    <w:sz w:val="22"/>
                    <w:szCs w:val="22"/>
                    <w:lang w:eastAsia="en-US"/>
                  </w:rPr>
                </w:rPrChange>
              </w:rPr>
              <w:t>Sufficient</w:t>
            </w:r>
            <w:proofErr w:type="gramEnd"/>
            <w:r w:rsidRPr="003277C6">
              <w:rPr>
                <w:color w:val="000000"/>
                <w:sz w:val="18"/>
                <w:szCs w:val="18"/>
                <w:lang w:eastAsia="en-US"/>
                <w:rPrChange w:id="5928" w:author="Aishwarya Balan" w:date="2019-03-04T11:52:00Z">
                  <w:rPr>
                    <w:color w:val="000000"/>
                    <w:sz w:val="22"/>
                    <w:szCs w:val="22"/>
                    <w:lang w:eastAsia="en-US"/>
                  </w:rPr>
                </w:rPrChange>
              </w:rPr>
              <w:t xml:space="preserve"> Credit available.</w:t>
            </w:r>
          </w:p>
        </w:tc>
        <w:tc>
          <w:tcPr>
            <w:tcW w:w="633" w:type="pct"/>
            <w:tcBorders>
              <w:top w:val="nil"/>
              <w:left w:val="nil"/>
              <w:bottom w:val="single" w:sz="4" w:space="0" w:color="auto"/>
              <w:right w:val="single" w:sz="4" w:space="0" w:color="auto"/>
            </w:tcBorders>
            <w:shd w:val="clear" w:color="auto" w:fill="auto"/>
            <w:noWrap/>
            <w:hideMark/>
          </w:tcPr>
          <w:p w14:paraId="452D0CC8" w14:textId="77777777" w:rsidR="00940483" w:rsidRPr="003277C6" w:rsidRDefault="00940483" w:rsidP="00940483">
            <w:pPr>
              <w:rPr>
                <w:color w:val="000000"/>
                <w:sz w:val="18"/>
                <w:szCs w:val="18"/>
                <w:lang w:eastAsia="en-US"/>
                <w:rPrChange w:id="5929" w:author="Aishwarya Balan" w:date="2019-03-04T11:52:00Z">
                  <w:rPr>
                    <w:color w:val="000000"/>
                    <w:sz w:val="22"/>
                    <w:szCs w:val="22"/>
                    <w:lang w:eastAsia="en-US"/>
                  </w:rPr>
                </w:rPrChange>
              </w:rPr>
            </w:pPr>
            <w:r w:rsidRPr="003277C6">
              <w:rPr>
                <w:color w:val="000000"/>
                <w:sz w:val="18"/>
                <w:szCs w:val="18"/>
                <w:lang w:eastAsia="en-US"/>
                <w:rPrChange w:id="5930" w:author="Aishwarya Balan" w:date="2019-03-04T11:52:00Z">
                  <w:rPr>
                    <w:color w:val="000000"/>
                    <w:sz w:val="22"/>
                    <w:szCs w:val="22"/>
                    <w:lang w:eastAsia="en-US"/>
                  </w:rPr>
                </w:rPrChange>
              </w:rPr>
              <w:t> </w:t>
            </w:r>
          </w:p>
        </w:tc>
        <w:tc>
          <w:tcPr>
            <w:tcW w:w="513" w:type="pct"/>
            <w:tcBorders>
              <w:top w:val="nil"/>
              <w:left w:val="nil"/>
              <w:bottom w:val="single" w:sz="4" w:space="0" w:color="auto"/>
              <w:right w:val="single" w:sz="4" w:space="0" w:color="auto"/>
            </w:tcBorders>
            <w:shd w:val="clear" w:color="auto" w:fill="auto"/>
            <w:noWrap/>
            <w:hideMark/>
          </w:tcPr>
          <w:p w14:paraId="6C503D54" w14:textId="77777777" w:rsidR="00940483" w:rsidRPr="003277C6" w:rsidRDefault="00940483" w:rsidP="00940483">
            <w:pPr>
              <w:rPr>
                <w:color w:val="000000"/>
                <w:sz w:val="18"/>
                <w:szCs w:val="18"/>
                <w:lang w:eastAsia="en-US"/>
                <w:rPrChange w:id="5931" w:author="Aishwarya Balan" w:date="2019-03-04T11:52:00Z">
                  <w:rPr>
                    <w:color w:val="000000"/>
                    <w:sz w:val="22"/>
                    <w:szCs w:val="22"/>
                    <w:lang w:eastAsia="en-US"/>
                  </w:rPr>
                </w:rPrChange>
              </w:rPr>
            </w:pPr>
            <w:r w:rsidRPr="003277C6">
              <w:rPr>
                <w:color w:val="000000"/>
                <w:sz w:val="18"/>
                <w:szCs w:val="18"/>
                <w:lang w:eastAsia="en-US"/>
                <w:rPrChange w:id="5932" w:author="Aishwarya Balan" w:date="2019-03-04T11:52:00Z">
                  <w:rPr>
                    <w:color w:val="000000"/>
                    <w:sz w:val="22"/>
                    <w:szCs w:val="22"/>
                    <w:lang w:eastAsia="en-US"/>
                  </w:rPr>
                </w:rPrChange>
              </w:rPr>
              <w:t> </w:t>
            </w:r>
          </w:p>
        </w:tc>
      </w:tr>
      <w:tr w:rsidR="00940483" w:rsidRPr="003277C6" w14:paraId="15394E10" w14:textId="77777777" w:rsidTr="00940483">
        <w:trPr>
          <w:trHeight w:val="300"/>
        </w:trPr>
        <w:tc>
          <w:tcPr>
            <w:tcW w:w="613" w:type="pct"/>
            <w:tcBorders>
              <w:top w:val="nil"/>
              <w:left w:val="single" w:sz="4" w:space="0" w:color="auto"/>
              <w:bottom w:val="single" w:sz="4" w:space="0" w:color="auto"/>
              <w:right w:val="single" w:sz="4" w:space="0" w:color="auto"/>
            </w:tcBorders>
            <w:shd w:val="clear" w:color="auto" w:fill="auto"/>
            <w:noWrap/>
            <w:hideMark/>
          </w:tcPr>
          <w:p w14:paraId="0953B7F2" w14:textId="77777777" w:rsidR="00940483" w:rsidRPr="003277C6" w:rsidRDefault="00940483" w:rsidP="00940483">
            <w:pPr>
              <w:rPr>
                <w:color w:val="000000"/>
                <w:sz w:val="18"/>
                <w:szCs w:val="18"/>
                <w:lang w:eastAsia="en-US"/>
                <w:rPrChange w:id="5933" w:author="Aishwarya Balan" w:date="2019-03-04T11:52:00Z">
                  <w:rPr>
                    <w:color w:val="000000"/>
                    <w:sz w:val="22"/>
                    <w:szCs w:val="22"/>
                    <w:lang w:eastAsia="en-US"/>
                  </w:rPr>
                </w:rPrChange>
              </w:rPr>
            </w:pPr>
            <w:r w:rsidRPr="003277C6">
              <w:rPr>
                <w:color w:val="000000"/>
                <w:sz w:val="18"/>
                <w:szCs w:val="18"/>
                <w:lang w:eastAsia="en-US"/>
                <w:rPrChange w:id="5934" w:author="Aishwarya Balan" w:date="2019-03-04T11:52:00Z">
                  <w:rPr>
                    <w:color w:val="000000"/>
                    <w:sz w:val="22"/>
                    <w:szCs w:val="22"/>
                    <w:lang w:eastAsia="en-US"/>
                  </w:rPr>
                </w:rPrChange>
              </w:rPr>
              <w:t>CRC-REF-8</w:t>
            </w:r>
          </w:p>
        </w:tc>
        <w:tc>
          <w:tcPr>
            <w:tcW w:w="515" w:type="pct"/>
            <w:tcBorders>
              <w:top w:val="nil"/>
              <w:left w:val="nil"/>
              <w:bottom w:val="single" w:sz="4" w:space="0" w:color="auto"/>
              <w:right w:val="single" w:sz="4" w:space="0" w:color="auto"/>
            </w:tcBorders>
            <w:shd w:val="clear" w:color="auto" w:fill="auto"/>
            <w:noWrap/>
            <w:hideMark/>
          </w:tcPr>
          <w:p w14:paraId="6BC4643A" w14:textId="77777777" w:rsidR="00940483" w:rsidRPr="003277C6" w:rsidRDefault="00940483" w:rsidP="00940483">
            <w:pPr>
              <w:jc w:val="right"/>
              <w:rPr>
                <w:color w:val="000000"/>
                <w:sz w:val="18"/>
                <w:szCs w:val="18"/>
                <w:lang w:eastAsia="en-US"/>
                <w:rPrChange w:id="5935" w:author="Aishwarya Balan" w:date="2019-03-04T11:52:00Z">
                  <w:rPr>
                    <w:color w:val="000000"/>
                    <w:sz w:val="22"/>
                    <w:szCs w:val="22"/>
                    <w:lang w:eastAsia="en-US"/>
                  </w:rPr>
                </w:rPrChange>
              </w:rPr>
            </w:pPr>
            <w:r w:rsidRPr="003277C6">
              <w:rPr>
                <w:color w:val="000000"/>
                <w:sz w:val="18"/>
                <w:szCs w:val="18"/>
                <w:lang w:eastAsia="en-US"/>
                <w:rPrChange w:id="5936" w:author="Aishwarya Balan" w:date="2019-03-04T11:52:00Z">
                  <w:rPr>
                    <w:color w:val="000000"/>
                    <w:sz w:val="22"/>
                    <w:szCs w:val="22"/>
                    <w:lang w:eastAsia="en-US"/>
                  </w:rPr>
                </w:rPrChange>
              </w:rPr>
              <w:t>1</w:t>
            </w:r>
          </w:p>
        </w:tc>
        <w:tc>
          <w:tcPr>
            <w:tcW w:w="597" w:type="pct"/>
            <w:tcBorders>
              <w:top w:val="nil"/>
              <w:left w:val="nil"/>
              <w:bottom w:val="single" w:sz="4" w:space="0" w:color="auto"/>
              <w:right w:val="single" w:sz="4" w:space="0" w:color="auto"/>
            </w:tcBorders>
            <w:shd w:val="clear" w:color="auto" w:fill="auto"/>
            <w:noWrap/>
          </w:tcPr>
          <w:p w14:paraId="6845F071" w14:textId="77777777" w:rsidR="00940483" w:rsidRPr="003277C6" w:rsidRDefault="00940483" w:rsidP="00940483">
            <w:pPr>
              <w:jc w:val="right"/>
              <w:rPr>
                <w:color w:val="000000"/>
                <w:sz w:val="18"/>
                <w:szCs w:val="18"/>
                <w:lang w:eastAsia="en-US"/>
                <w:rPrChange w:id="5937" w:author="Aishwarya Balan" w:date="2019-03-04T11:52:00Z">
                  <w:rPr>
                    <w:color w:val="000000"/>
                    <w:sz w:val="22"/>
                    <w:szCs w:val="22"/>
                    <w:lang w:eastAsia="en-US"/>
                  </w:rPr>
                </w:rPrChange>
              </w:rPr>
            </w:pPr>
          </w:p>
        </w:tc>
        <w:tc>
          <w:tcPr>
            <w:tcW w:w="482" w:type="pct"/>
            <w:tcBorders>
              <w:top w:val="nil"/>
              <w:left w:val="nil"/>
              <w:bottom w:val="single" w:sz="4" w:space="0" w:color="auto"/>
              <w:right w:val="single" w:sz="4" w:space="0" w:color="auto"/>
            </w:tcBorders>
            <w:shd w:val="clear" w:color="auto" w:fill="auto"/>
            <w:noWrap/>
            <w:hideMark/>
          </w:tcPr>
          <w:p w14:paraId="5E260421" w14:textId="77777777" w:rsidR="00940483" w:rsidRPr="003277C6" w:rsidRDefault="00940483" w:rsidP="00940483">
            <w:pPr>
              <w:rPr>
                <w:color w:val="000000"/>
                <w:sz w:val="18"/>
                <w:szCs w:val="18"/>
                <w:lang w:eastAsia="en-US"/>
                <w:rPrChange w:id="5938" w:author="Aishwarya Balan" w:date="2019-03-04T11:52:00Z">
                  <w:rPr>
                    <w:color w:val="000000"/>
                    <w:sz w:val="22"/>
                    <w:szCs w:val="22"/>
                    <w:lang w:eastAsia="en-US"/>
                  </w:rPr>
                </w:rPrChange>
              </w:rPr>
            </w:pPr>
            <w:r w:rsidRPr="003277C6">
              <w:rPr>
                <w:color w:val="000000"/>
                <w:sz w:val="18"/>
                <w:szCs w:val="18"/>
                <w:lang w:eastAsia="en-US"/>
                <w:rPrChange w:id="5939" w:author="Aishwarya Balan" w:date="2019-03-04T11:52:00Z">
                  <w:rPr>
                    <w:color w:val="000000"/>
                    <w:sz w:val="22"/>
                    <w:szCs w:val="22"/>
                    <w:lang w:eastAsia="en-US"/>
                  </w:rPr>
                </w:rPrChange>
              </w:rPr>
              <w:t>Success</w:t>
            </w:r>
          </w:p>
        </w:tc>
        <w:tc>
          <w:tcPr>
            <w:tcW w:w="1646" w:type="pct"/>
            <w:tcBorders>
              <w:top w:val="nil"/>
              <w:left w:val="nil"/>
              <w:bottom w:val="single" w:sz="4" w:space="0" w:color="auto"/>
              <w:right w:val="single" w:sz="4" w:space="0" w:color="auto"/>
            </w:tcBorders>
            <w:shd w:val="clear" w:color="auto" w:fill="auto"/>
            <w:hideMark/>
          </w:tcPr>
          <w:p w14:paraId="73794119" w14:textId="77777777" w:rsidR="00940483" w:rsidRPr="003277C6" w:rsidRDefault="00940483" w:rsidP="00940483">
            <w:pPr>
              <w:rPr>
                <w:color w:val="000000"/>
                <w:sz w:val="18"/>
                <w:szCs w:val="18"/>
                <w:lang w:eastAsia="en-US"/>
                <w:rPrChange w:id="5940" w:author="Aishwarya Balan" w:date="2019-03-04T11:52:00Z">
                  <w:rPr>
                    <w:color w:val="000000"/>
                    <w:sz w:val="22"/>
                    <w:szCs w:val="22"/>
                    <w:lang w:eastAsia="en-US"/>
                  </w:rPr>
                </w:rPrChange>
              </w:rPr>
            </w:pPr>
            <w:proofErr w:type="gramStart"/>
            <w:r w:rsidRPr="003277C6">
              <w:rPr>
                <w:color w:val="000000"/>
                <w:sz w:val="18"/>
                <w:szCs w:val="18"/>
                <w:lang w:eastAsia="en-US"/>
                <w:rPrChange w:id="5941" w:author="Aishwarya Balan" w:date="2019-03-04T11:52:00Z">
                  <w:rPr>
                    <w:color w:val="000000"/>
                    <w:sz w:val="22"/>
                    <w:szCs w:val="22"/>
                    <w:lang w:eastAsia="en-US"/>
                  </w:rPr>
                </w:rPrChange>
              </w:rPr>
              <w:t>Sufficient</w:t>
            </w:r>
            <w:proofErr w:type="gramEnd"/>
            <w:r w:rsidRPr="003277C6">
              <w:rPr>
                <w:color w:val="000000"/>
                <w:sz w:val="18"/>
                <w:szCs w:val="18"/>
                <w:lang w:eastAsia="en-US"/>
                <w:rPrChange w:id="5942" w:author="Aishwarya Balan" w:date="2019-03-04T11:52:00Z">
                  <w:rPr>
                    <w:color w:val="000000"/>
                    <w:sz w:val="22"/>
                    <w:szCs w:val="22"/>
                    <w:lang w:eastAsia="en-US"/>
                  </w:rPr>
                </w:rPrChange>
              </w:rPr>
              <w:t xml:space="preserve"> Credit available.</w:t>
            </w:r>
          </w:p>
        </w:tc>
        <w:tc>
          <w:tcPr>
            <w:tcW w:w="633" w:type="pct"/>
            <w:tcBorders>
              <w:top w:val="nil"/>
              <w:left w:val="nil"/>
              <w:bottom w:val="single" w:sz="4" w:space="0" w:color="auto"/>
              <w:right w:val="single" w:sz="4" w:space="0" w:color="auto"/>
            </w:tcBorders>
            <w:shd w:val="clear" w:color="auto" w:fill="auto"/>
            <w:noWrap/>
            <w:hideMark/>
          </w:tcPr>
          <w:p w14:paraId="0DC3577E" w14:textId="77777777" w:rsidR="00940483" w:rsidRPr="003277C6" w:rsidRDefault="00940483" w:rsidP="00940483">
            <w:pPr>
              <w:rPr>
                <w:color w:val="000000"/>
                <w:sz w:val="18"/>
                <w:szCs w:val="18"/>
                <w:lang w:eastAsia="en-US"/>
                <w:rPrChange w:id="5943" w:author="Aishwarya Balan" w:date="2019-03-04T11:52:00Z">
                  <w:rPr>
                    <w:color w:val="000000"/>
                    <w:sz w:val="22"/>
                    <w:szCs w:val="22"/>
                    <w:lang w:eastAsia="en-US"/>
                  </w:rPr>
                </w:rPrChange>
              </w:rPr>
            </w:pPr>
            <w:r w:rsidRPr="003277C6">
              <w:rPr>
                <w:color w:val="000000"/>
                <w:sz w:val="18"/>
                <w:szCs w:val="18"/>
                <w:lang w:eastAsia="en-US"/>
                <w:rPrChange w:id="5944" w:author="Aishwarya Balan" w:date="2019-03-04T11:52:00Z">
                  <w:rPr>
                    <w:color w:val="000000"/>
                    <w:sz w:val="22"/>
                    <w:szCs w:val="22"/>
                    <w:lang w:eastAsia="en-US"/>
                  </w:rPr>
                </w:rPrChange>
              </w:rPr>
              <w:t> </w:t>
            </w:r>
          </w:p>
        </w:tc>
        <w:tc>
          <w:tcPr>
            <w:tcW w:w="513" w:type="pct"/>
            <w:tcBorders>
              <w:top w:val="nil"/>
              <w:left w:val="nil"/>
              <w:bottom w:val="single" w:sz="4" w:space="0" w:color="auto"/>
              <w:right w:val="single" w:sz="4" w:space="0" w:color="auto"/>
            </w:tcBorders>
            <w:shd w:val="clear" w:color="auto" w:fill="auto"/>
            <w:noWrap/>
            <w:hideMark/>
          </w:tcPr>
          <w:p w14:paraId="1A00368C" w14:textId="77777777" w:rsidR="00940483" w:rsidRPr="003277C6" w:rsidRDefault="00940483" w:rsidP="00940483">
            <w:pPr>
              <w:rPr>
                <w:color w:val="000000"/>
                <w:sz w:val="18"/>
                <w:szCs w:val="18"/>
                <w:lang w:eastAsia="en-US"/>
                <w:rPrChange w:id="5945" w:author="Aishwarya Balan" w:date="2019-03-04T11:52:00Z">
                  <w:rPr>
                    <w:color w:val="000000"/>
                    <w:sz w:val="22"/>
                    <w:szCs w:val="22"/>
                    <w:lang w:eastAsia="en-US"/>
                  </w:rPr>
                </w:rPrChange>
              </w:rPr>
            </w:pPr>
            <w:r w:rsidRPr="003277C6">
              <w:rPr>
                <w:color w:val="000000"/>
                <w:sz w:val="18"/>
                <w:szCs w:val="18"/>
                <w:lang w:eastAsia="en-US"/>
                <w:rPrChange w:id="5946" w:author="Aishwarya Balan" w:date="2019-03-04T11:52:00Z">
                  <w:rPr>
                    <w:color w:val="000000"/>
                    <w:sz w:val="22"/>
                    <w:szCs w:val="22"/>
                    <w:lang w:eastAsia="en-US"/>
                  </w:rPr>
                </w:rPrChange>
              </w:rPr>
              <w:t> </w:t>
            </w:r>
          </w:p>
        </w:tc>
      </w:tr>
      <w:tr w:rsidR="00940483" w:rsidRPr="003277C6" w14:paraId="43BAFBDC" w14:textId="77777777" w:rsidTr="00940483">
        <w:trPr>
          <w:trHeight w:val="300"/>
        </w:trPr>
        <w:tc>
          <w:tcPr>
            <w:tcW w:w="613" w:type="pct"/>
            <w:tcBorders>
              <w:top w:val="nil"/>
              <w:left w:val="single" w:sz="4" w:space="0" w:color="auto"/>
              <w:bottom w:val="single" w:sz="4" w:space="0" w:color="auto"/>
              <w:right w:val="single" w:sz="4" w:space="0" w:color="auto"/>
            </w:tcBorders>
            <w:shd w:val="clear" w:color="auto" w:fill="auto"/>
            <w:noWrap/>
            <w:hideMark/>
          </w:tcPr>
          <w:p w14:paraId="52746DF0" w14:textId="77777777" w:rsidR="00940483" w:rsidRPr="003277C6" w:rsidRDefault="00940483" w:rsidP="00940483">
            <w:pPr>
              <w:rPr>
                <w:color w:val="000000"/>
                <w:sz w:val="18"/>
                <w:szCs w:val="18"/>
                <w:lang w:eastAsia="en-US"/>
                <w:rPrChange w:id="5947" w:author="Aishwarya Balan" w:date="2019-03-04T11:52:00Z">
                  <w:rPr>
                    <w:color w:val="000000"/>
                    <w:sz w:val="22"/>
                    <w:szCs w:val="22"/>
                    <w:lang w:eastAsia="en-US"/>
                  </w:rPr>
                </w:rPrChange>
              </w:rPr>
            </w:pPr>
            <w:r w:rsidRPr="003277C6">
              <w:rPr>
                <w:color w:val="000000"/>
                <w:sz w:val="18"/>
                <w:szCs w:val="18"/>
                <w:lang w:eastAsia="en-US"/>
                <w:rPrChange w:id="5948" w:author="Aishwarya Balan" w:date="2019-03-04T11:52:00Z">
                  <w:rPr>
                    <w:color w:val="000000"/>
                    <w:sz w:val="22"/>
                    <w:szCs w:val="22"/>
                    <w:lang w:eastAsia="en-US"/>
                  </w:rPr>
                </w:rPrChange>
              </w:rPr>
              <w:t>CRC-REF-8</w:t>
            </w:r>
          </w:p>
        </w:tc>
        <w:tc>
          <w:tcPr>
            <w:tcW w:w="515" w:type="pct"/>
            <w:tcBorders>
              <w:top w:val="nil"/>
              <w:left w:val="nil"/>
              <w:bottom w:val="single" w:sz="4" w:space="0" w:color="auto"/>
              <w:right w:val="single" w:sz="4" w:space="0" w:color="auto"/>
            </w:tcBorders>
            <w:shd w:val="clear" w:color="auto" w:fill="auto"/>
            <w:noWrap/>
            <w:hideMark/>
          </w:tcPr>
          <w:p w14:paraId="57AA7DE2" w14:textId="77777777" w:rsidR="00940483" w:rsidRPr="003277C6" w:rsidRDefault="00940483" w:rsidP="00940483">
            <w:pPr>
              <w:jc w:val="right"/>
              <w:rPr>
                <w:color w:val="000000"/>
                <w:sz w:val="18"/>
                <w:szCs w:val="18"/>
                <w:lang w:eastAsia="en-US"/>
                <w:rPrChange w:id="5949" w:author="Aishwarya Balan" w:date="2019-03-04T11:52:00Z">
                  <w:rPr>
                    <w:color w:val="000000"/>
                    <w:sz w:val="22"/>
                    <w:szCs w:val="22"/>
                    <w:lang w:eastAsia="en-US"/>
                  </w:rPr>
                </w:rPrChange>
              </w:rPr>
            </w:pPr>
            <w:r w:rsidRPr="003277C6">
              <w:rPr>
                <w:color w:val="000000"/>
                <w:sz w:val="18"/>
                <w:szCs w:val="18"/>
                <w:lang w:eastAsia="en-US"/>
                <w:rPrChange w:id="5950" w:author="Aishwarya Balan" w:date="2019-03-04T11:52:00Z">
                  <w:rPr>
                    <w:color w:val="000000"/>
                    <w:sz w:val="22"/>
                    <w:szCs w:val="22"/>
                    <w:lang w:eastAsia="en-US"/>
                  </w:rPr>
                </w:rPrChange>
              </w:rPr>
              <w:t>2</w:t>
            </w:r>
          </w:p>
        </w:tc>
        <w:tc>
          <w:tcPr>
            <w:tcW w:w="597" w:type="pct"/>
            <w:tcBorders>
              <w:top w:val="nil"/>
              <w:left w:val="nil"/>
              <w:bottom w:val="single" w:sz="4" w:space="0" w:color="auto"/>
              <w:right w:val="single" w:sz="4" w:space="0" w:color="auto"/>
            </w:tcBorders>
            <w:shd w:val="clear" w:color="auto" w:fill="auto"/>
            <w:noWrap/>
          </w:tcPr>
          <w:p w14:paraId="42AC1DF2" w14:textId="77777777" w:rsidR="00940483" w:rsidRPr="003277C6" w:rsidRDefault="00940483" w:rsidP="00940483">
            <w:pPr>
              <w:jc w:val="right"/>
              <w:rPr>
                <w:color w:val="000000"/>
                <w:sz w:val="18"/>
                <w:szCs w:val="18"/>
                <w:lang w:eastAsia="en-US"/>
                <w:rPrChange w:id="5951" w:author="Aishwarya Balan" w:date="2019-03-04T11:52:00Z">
                  <w:rPr>
                    <w:color w:val="000000"/>
                    <w:sz w:val="22"/>
                    <w:szCs w:val="22"/>
                    <w:lang w:eastAsia="en-US"/>
                  </w:rPr>
                </w:rPrChange>
              </w:rPr>
            </w:pPr>
          </w:p>
        </w:tc>
        <w:tc>
          <w:tcPr>
            <w:tcW w:w="482" w:type="pct"/>
            <w:tcBorders>
              <w:top w:val="nil"/>
              <w:left w:val="nil"/>
              <w:bottom w:val="single" w:sz="4" w:space="0" w:color="auto"/>
              <w:right w:val="single" w:sz="4" w:space="0" w:color="auto"/>
            </w:tcBorders>
            <w:shd w:val="clear" w:color="auto" w:fill="auto"/>
            <w:noWrap/>
            <w:hideMark/>
          </w:tcPr>
          <w:p w14:paraId="60059465" w14:textId="77777777" w:rsidR="00940483" w:rsidRPr="003277C6" w:rsidRDefault="00940483" w:rsidP="00940483">
            <w:pPr>
              <w:rPr>
                <w:color w:val="000000"/>
                <w:sz w:val="18"/>
                <w:szCs w:val="18"/>
                <w:lang w:eastAsia="en-US"/>
                <w:rPrChange w:id="5952" w:author="Aishwarya Balan" w:date="2019-03-04T11:52:00Z">
                  <w:rPr>
                    <w:color w:val="000000"/>
                    <w:sz w:val="22"/>
                    <w:szCs w:val="22"/>
                    <w:lang w:eastAsia="en-US"/>
                  </w:rPr>
                </w:rPrChange>
              </w:rPr>
            </w:pPr>
            <w:r w:rsidRPr="003277C6">
              <w:rPr>
                <w:color w:val="000000"/>
                <w:sz w:val="18"/>
                <w:szCs w:val="18"/>
                <w:lang w:eastAsia="en-US"/>
                <w:rPrChange w:id="5953" w:author="Aishwarya Balan" w:date="2019-03-04T11:52:00Z">
                  <w:rPr>
                    <w:color w:val="000000"/>
                    <w:sz w:val="22"/>
                    <w:szCs w:val="22"/>
                    <w:lang w:eastAsia="en-US"/>
                  </w:rPr>
                </w:rPrChange>
              </w:rPr>
              <w:t>Success</w:t>
            </w:r>
          </w:p>
        </w:tc>
        <w:tc>
          <w:tcPr>
            <w:tcW w:w="1646" w:type="pct"/>
            <w:tcBorders>
              <w:top w:val="nil"/>
              <w:left w:val="nil"/>
              <w:bottom w:val="single" w:sz="4" w:space="0" w:color="auto"/>
              <w:right w:val="single" w:sz="4" w:space="0" w:color="auto"/>
            </w:tcBorders>
            <w:shd w:val="clear" w:color="auto" w:fill="auto"/>
            <w:hideMark/>
          </w:tcPr>
          <w:p w14:paraId="511ACB78" w14:textId="77777777" w:rsidR="00940483" w:rsidRPr="003277C6" w:rsidRDefault="00940483" w:rsidP="00940483">
            <w:pPr>
              <w:rPr>
                <w:color w:val="000000"/>
                <w:sz w:val="18"/>
                <w:szCs w:val="18"/>
                <w:lang w:eastAsia="en-US"/>
                <w:rPrChange w:id="5954" w:author="Aishwarya Balan" w:date="2019-03-04T11:52:00Z">
                  <w:rPr>
                    <w:color w:val="000000"/>
                    <w:sz w:val="22"/>
                    <w:szCs w:val="22"/>
                    <w:lang w:eastAsia="en-US"/>
                  </w:rPr>
                </w:rPrChange>
              </w:rPr>
            </w:pPr>
            <w:proofErr w:type="gramStart"/>
            <w:r w:rsidRPr="003277C6">
              <w:rPr>
                <w:color w:val="000000"/>
                <w:sz w:val="18"/>
                <w:szCs w:val="18"/>
                <w:lang w:eastAsia="en-US"/>
                <w:rPrChange w:id="5955" w:author="Aishwarya Balan" w:date="2019-03-04T11:52:00Z">
                  <w:rPr>
                    <w:color w:val="000000"/>
                    <w:sz w:val="22"/>
                    <w:szCs w:val="22"/>
                    <w:lang w:eastAsia="en-US"/>
                  </w:rPr>
                </w:rPrChange>
              </w:rPr>
              <w:t>Sufficient</w:t>
            </w:r>
            <w:proofErr w:type="gramEnd"/>
            <w:r w:rsidRPr="003277C6">
              <w:rPr>
                <w:color w:val="000000"/>
                <w:sz w:val="18"/>
                <w:szCs w:val="18"/>
                <w:lang w:eastAsia="en-US"/>
                <w:rPrChange w:id="5956" w:author="Aishwarya Balan" w:date="2019-03-04T11:52:00Z">
                  <w:rPr>
                    <w:color w:val="000000"/>
                    <w:sz w:val="22"/>
                    <w:szCs w:val="22"/>
                    <w:lang w:eastAsia="en-US"/>
                  </w:rPr>
                </w:rPrChange>
              </w:rPr>
              <w:t xml:space="preserve"> Credit available.</w:t>
            </w:r>
          </w:p>
        </w:tc>
        <w:tc>
          <w:tcPr>
            <w:tcW w:w="633" w:type="pct"/>
            <w:tcBorders>
              <w:top w:val="nil"/>
              <w:left w:val="nil"/>
              <w:bottom w:val="single" w:sz="4" w:space="0" w:color="auto"/>
              <w:right w:val="single" w:sz="4" w:space="0" w:color="auto"/>
            </w:tcBorders>
            <w:shd w:val="clear" w:color="auto" w:fill="auto"/>
            <w:noWrap/>
            <w:hideMark/>
          </w:tcPr>
          <w:p w14:paraId="0BFCA033" w14:textId="77777777" w:rsidR="00940483" w:rsidRPr="003277C6" w:rsidRDefault="00940483" w:rsidP="00940483">
            <w:pPr>
              <w:rPr>
                <w:color w:val="000000"/>
                <w:sz w:val="18"/>
                <w:szCs w:val="18"/>
                <w:lang w:eastAsia="en-US"/>
                <w:rPrChange w:id="5957" w:author="Aishwarya Balan" w:date="2019-03-04T11:52:00Z">
                  <w:rPr>
                    <w:color w:val="000000"/>
                    <w:sz w:val="22"/>
                    <w:szCs w:val="22"/>
                    <w:lang w:eastAsia="en-US"/>
                  </w:rPr>
                </w:rPrChange>
              </w:rPr>
            </w:pPr>
            <w:r w:rsidRPr="003277C6">
              <w:rPr>
                <w:color w:val="000000"/>
                <w:sz w:val="18"/>
                <w:szCs w:val="18"/>
                <w:lang w:eastAsia="en-US"/>
                <w:rPrChange w:id="5958" w:author="Aishwarya Balan" w:date="2019-03-04T11:52:00Z">
                  <w:rPr>
                    <w:color w:val="000000"/>
                    <w:sz w:val="22"/>
                    <w:szCs w:val="22"/>
                    <w:lang w:eastAsia="en-US"/>
                  </w:rPr>
                </w:rPrChange>
              </w:rPr>
              <w:t> </w:t>
            </w:r>
          </w:p>
        </w:tc>
        <w:tc>
          <w:tcPr>
            <w:tcW w:w="513" w:type="pct"/>
            <w:tcBorders>
              <w:top w:val="nil"/>
              <w:left w:val="nil"/>
              <w:bottom w:val="single" w:sz="4" w:space="0" w:color="auto"/>
              <w:right w:val="single" w:sz="4" w:space="0" w:color="auto"/>
            </w:tcBorders>
            <w:shd w:val="clear" w:color="auto" w:fill="auto"/>
            <w:noWrap/>
            <w:hideMark/>
          </w:tcPr>
          <w:p w14:paraId="759A83B0" w14:textId="77777777" w:rsidR="00940483" w:rsidRPr="003277C6" w:rsidRDefault="00940483" w:rsidP="00940483">
            <w:pPr>
              <w:rPr>
                <w:color w:val="000000"/>
                <w:sz w:val="18"/>
                <w:szCs w:val="18"/>
                <w:lang w:eastAsia="en-US"/>
                <w:rPrChange w:id="5959" w:author="Aishwarya Balan" w:date="2019-03-04T11:52:00Z">
                  <w:rPr>
                    <w:color w:val="000000"/>
                    <w:sz w:val="22"/>
                    <w:szCs w:val="22"/>
                    <w:lang w:eastAsia="en-US"/>
                  </w:rPr>
                </w:rPrChange>
              </w:rPr>
            </w:pPr>
            <w:r w:rsidRPr="003277C6">
              <w:rPr>
                <w:color w:val="000000"/>
                <w:sz w:val="18"/>
                <w:szCs w:val="18"/>
                <w:lang w:eastAsia="en-US"/>
                <w:rPrChange w:id="5960" w:author="Aishwarya Balan" w:date="2019-03-04T11:52:00Z">
                  <w:rPr>
                    <w:color w:val="000000"/>
                    <w:sz w:val="22"/>
                    <w:szCs w:val="22"/>
                    <w:lang w:eastAsia="en-US"/>
                  </w:rPr>
                </w:rPrChange>
              </w:rPr>
              <w:t> </w:t>
            </w:r>
          </w:p>
        </w:tc>
      </w:tr>
      <w:tr w:rsidR="00940483" w:rsidRPr="003277C6" w14:paraId="3472FEFD" w14:textId="77777777" w:rsidTr="00940483">
        <w:trPr>
          <w:trHeight w:val="300"/>
        </w:trPr>
        <w:tc>
          <w:tcPr>
            <w:tcW w:w="613" w:type="pct"/>
            <w:tcBorders>
              <w:top w:val="nil"/>
              <w:left w:val="single" w:sz="4" w:space="0" w:color="auto"/>
              <w:bottom w:val="single" w:sz="4" w:space="0" w:color="auto"/>
              <w:right w:val="single" w:sz="4" w:space="0" w:color="auto"/>
            </w:tcBorders>
            <w:shd w:val="clear" w:color="auto" w:fill="auto"/>
            <w:noWrap/>
            <w:hideMark/>
          </w:tcPr>
          <w:p w14:paraId="775D09C0" w14:textId="77777777" w:rsidR="00940483" w:rsidRPr="003277C6" w:rsidRDefault="00940483" w:rsidP="00940483">
            <w:pPr>
              <w:rPr>
                <w:color w:val="000000"/>
                <w:sz w:val="18"/>
                <w:szCs w:val="18"/>
                <w:lang w:eastAsia="en-US"/>
                <w:rPrChange w:id="5961" w:author="Aishwarya Balan" w:date="2019-03-04T11:52:00Z">
                  <w:rPr>
                    <w:color w:val="000000"/>
                    <w:sz w:val="22"/>
                    <w:szCs w:val="22"/>
                    <w:lang w:eastAsia="en-US"/>
                  </w:rPr>
                </w:rPrChange>
              </w:rPr>
            </w:pPr>
            <w:r w:rsidRPr="003277C6">
              <w:rPr>
                <w:color w:val="000000"/>
                <w:sz w:val="18"/>
                <w:szCs w:val="18"/>
                <w:lang w:eastAsia="en-US"/>
                <w:rPrChange w:id="5962" w:author="Aishwarya Balan" w:date="2019-03-04T11:52:00Z">
                  <w:rPr>
                    <w:color w:val="000000"/>
                    <w:sz w:val="22"/>
                    <w:szCs w:val="22"/>
                    <w:lang w:eastAsia="en-US"/>
                  </w:rPr>
                </w:rPrChange>
              </w:rPr>
              <w:t>CRC-REF-8</w:t>
            </w:r>
          </w:p>
        </w:tc>
        <w:tc>
          <w:tcPr>
            <w:tcW w:w="515" w:type="pct"/>
            <w:tcBorders>
              <w:top w:val="nil"/>
              <w:left w:val="nil"/>
              <w:bottom w:val="single" w:sz="4" w:space="0" w:color="auto"/>
              <w:right w:val="single" w:sz="4" w:space="0" w:color="auto"/>
            </w:tcBorders>
            <w:shd w:val="clear" w:color="auto" w:fill="auto"/>
            <w:noWrap/>
            <w:hideMark/>
          </w:tcPr>
          <w:p w14:paraId="474BFAFE" w14:textId="77777777" w:rsidR="00940483" w:rsidRPr="003277C6" w:rsidRDefault="00940483" w:rsidP="00940483">
            <w:pPr>
              <w:jc w:val="right"/>
              <w:rPr>
                <w:color w:val="000000"/>
                <w:sz w:val="18"/>
                <w:szCs w:val="18"/>
                <w:lang w:eastAsia="en-US"/>
                <w:rPrChange w:id="5963" w:author="Aishwarya Balan" w:date="2019-03-04T11:52:00Z">
                  <w:rPr>
                    <w:color w:val="000000"/>
                    <w:sz w:val="22"/>
                    <w:szCs w:val="22"/>
                    <w:lang w:eastAsia="en-US"/>
                  </w:rPr>
                </w:rPrChange>
              </w:rPr>
            </w:pPr>
            <w:r w:rsidRPr="003277C6">
              <w:rPr>
                <w:color w:val="000000"/>
                <w:sz w:val="18"/>
                <w:szCs w:val="18"/>
                <w:lang w:eastAsia="en-US"/>
                <w:rPrChange w:id="5964" w:author="Aishwarya Balan" w:date="2019-03-04T11:52:00Z">
                  <w:rPr>
                    <w:color w:val="000000"/>
                    <w:sz w:val="22"/>
                    <w:szCs w:val="22"/>
                    <w:lang w:eastAsia="en-US"/>
                  </w:rPr>
                </w:rPrChange>
              </w:rPr>
              <w:t>3</w:t>
            </w:r>
          </w:p>
        </w:tc>
        <w:tc>
          <w:tcPr>
            <w:tcW w:w="597" w:type="pct"/>
            <w:tcBorders>
              <w:top w:val="nil"/>
              <w:left w:val="nil"/>
              <w:bottom w:val="single" w:sz="4" w:space="0" w:color="auto"/>
              <w:right w:val="single" w:sz="4" w:space="0" w:color="auto"/>
            </w:tcBorders>
            <w:shd w:val="clear" w:color="auto" w:fill="auto"/>
            <w:noWrap/>
          </w:tcPr>
          <w:p w14:paraId="48E8C002" w14:textId="77777777" w:rsidR="00940483" w:rsidRPr="003277C6" w:rsidRDefault="00940483" w:rsidP="00940483">
            <w:pPr>
              <w:jc w:val="right"/>
              <w:rPr>
                <w:color w:val="000000"/>
                <w:sz w:val="18"/>
                <w:szCs w:val="18"/>
                <w:lang w:eastAsia="en-US"/>
                <w:rPrChange w:id="5965" w:author="Aishwarya Balan" w:date="2019-03-04T11:52:00Z">
                  <w:rPr>
                    <w:color w:val="000000"/>
                    <w:sz w:val="22"/>
                    <w:szCs w:val="22"/>
                    <w:lang w:eastAsia="en-US"/>
                  </w:rPr>
                </w:rPrChange>
              </w:rPr>
            </w:pPr>
          </w:p>
        </w:tc>
        <w:tc>
          <w:tcPr>
            <w:tcW w:w="482" w:type="pct"/>
            <w:tcBorders>
              <w:top w:val="nil"/>
              <w:left w:val="nil"/>
              <w:bottom w:val="single" w:sz="4" w:space="0" w:color="auto"/>
              <w:right w:val="single" w:sz="4" w:space="0" w:color="auto"/>
            </w:tcBorders>
            <w:shd w:val="clear" w:color="auto" w:fill="auto"/>
            <w:noWrap/>
            <w:hideMark/>
          </w:tcPr>
          <w:p w14:paraId="241AEF7C" w14:textId="77777777" w:rsidR="00940483" w:rsidRPr="003277C6" w:rsidRDefault="00940483" w:rsidP="00940483">
            <w:pPr>
              <w:rPr>
                <w:color w:val="000000"/>
                <w:sz w:val="18"/>
                <w:szCs w:val="18"/>
                <w:lang w:eastAsia="en-US"/>
                <w:rPrChange w:id="5966" w:author="Aishwarya Balan" w:date="2019-03-04T11:52:00Z">
                  <w:rPr>
                    <w:color w:val="000000"/>
                    <w:sz w:val="22"/>
                    <w:szCs w:val="22"/>
                    <w:lang w:eastAsia="en-US"/>
                  </w:rPr>
                </w:rPrChange>
              </w:rPr>
            </w:pPr>
            <w:r w:rsidRPr="003277C6">
              <w:rPr>
                <w:color w:val="000000"/>
                <w:sz w:val="18"/>
                <w:szCs w:val="18"/>
                <w:lang w:eastAsia="en-US"/>
                <w:rPrChange w:id="5967" w:author="Aishwarya Balan" w:date="2019-03-04T11:52:00Z">
                  <w:rPr>
                    <w:color w:val="000000"/>
                    <w:sz w:val="22"/>
                    <w:szCs w:val="22"/>
                    <w:lang w:eastAsia="en-US"/>
                  </w:rPr>
                </w:rPrChange>
              </w:rPr>
              <w:t>Fail</w:t>
            </w:r>
          </w:p>
        </w:tc>
        <w:tc>
          <w:tcPr>
            <w:tcW w:w="1646" w:type="pct"/>
            <w:tcBorders>
              <w:top w:val="nil"/>
              <w:left w:val="nil"/>
              <w:bottom w:val="single" w:sz="4" w:space="0" w:color="auto"/>
              <w:right w:val="single" w:sz="4" w:space="0" w:color="auto"/>
            </w:tcBorders>
            <w:shd w:val="clear" w:color="auto" w:fill="auto"/>
            <w:hideMark/>
          </w:tcPr>
          <w:p w14:paraId="38622AF5" w14:textId="77777777" w:rsidR="00940483" w:rsidRPr="003277C6" w:rsidRDefault="00940483" w:rsidP="00940483">
            <w:pPr>
              <w:rPr>
                <w:color w:val="000000"/>
                <w:sz w:val="18"/>
                <w:szCs w:val="18"/>
                <w:lang w:eastAsia="en-US"/>
                <w:rPrChange w:id="5968" w:author="Aishwarya Balan" w:date="2019-03-04T11:52:00Z">
                  <w:rPr>
                    <w:color w:val="000000"/>
                    <w:sz w:val="22"/>
                    <w:szCs w:val="22"/>
                    <w:lang w:eastAsia="en-US"/>
                  </w:rPr>
                </w:rPrChange>
              </w:rPr>
            </w:pPr>
            <w:r w:rsidRPr="003277C6">
              <w:rPr>
                <w:color w:val="000000"/>
                <w:sz w:val="18"/>
                <w:szCs w:val="18"/>
                <w:lang w:eastAsia="en-US"/>
                <w:rPrChange w:id="5969" w:author="Aishwarya Balan" w:date="2019-03-04T11:52:00Z">
                  <w:rPr>
                    <w:color w:val="000000"/>
                    <w:sz w:val="22"/>
                    <w:szCs w:val="22"/>
                    <w:lang w:eastAsia="en-US"/>
                  </w:rPr>
                </w:rPrChange>
              </w:rPr>
              <w:t>Insufficient Credit available.</w:t>
            </w:r>
          </w:p>
        </w:tc>
        <w:tc>
          <w:tcPr>
            <w:tcW w:w="633" w:type="pct"/>
            <w:tcBorders>
              <w:top w:val="nil"/>
              <w:left w:val="nil"/>
              <w:bottom w:val="single" w:sz="4" w:space="0" w:color="auto"/>
              <w:right w:val="single" w:sz="4" w:space="0" w:color="auto"/>
            </w:tcBorders>
            <w:shd w:val="clear" w:color="auto" w:fill="auto"/>
            <w:noWrap/>
            <w:hideMark/>
          </w:tcPr>
          <w:p w14:paraId="2916DAB6" w14:textId="77777777" w:rsidR="00940483" w:rsidRPr="003277C6" w:rsidRDefault="00940483" w:rsidP="00940483">
            <w:pPr>
              <w:rPr>
                <w:color w:val="000000"/>
                <w:sz w:val="18"/>
                <w:szCs w:val="18"/>
                <w:lang w:eastAsia="en-US"/>
                <w:rPrChange w:id="5970" w:author="Aishwarya Balan" w:date="2019-03-04T11:52:00Z">
                  <w:rPr>
                    <w:color w:val="000000"/>
                    <w:sz w:val="22"/>
                    <w:szCs w:val="22"/>
                    <w:lang w:eastAsia="en-US"/>
                  </w:rPr>
                </w:rPrChange>
              </w:rPr>
            </w:pPr>
            <w:r w:rsidRPr="003277C6">
              <w:rPr>
                <w:color w:val="000000"/>
                <w:sz w:val="18"/>
                <w:szCs w:val="18"/>
                <w:lang w:eastAsia="en-US"/>
                <w:rPrChange w:id="5971" w:author="Aishwarya Balan" w:date="2019-03-04T11:52:00Z">
                  <w:rPr>
                    <w:color w:val="000000"/>
                    <w:sz w:val="22"/>
                    <w:szCs w:val="22"/>
                    <w:lang w:eastAsia="en-US"/>
                  </w:rPr>
                </w:rPrChange>
              </w:rPr>
              <w:t> </w:t>
            </w:r>
          </w:p>
        </w:tc>
        <w:tc>
          <w:tcPr>
            <w:tcW w:w="513" w:type="pct"/>
            <w:tcBorders>
              <w:top w:val="nil"/>
              <w:left w:val="nil"/>
              <w:bottom w:val="single" w:sz="4" w:space="0" w:color="auto"/>
              <w:right w:val="single" w:sz="4" w:space="0" w:color="auto"/>
            </w:tcBorders>
            <w:shd w:val="clear" w:color="auto" w:fill="auto"/>
            <w:noWrap/>
            <w:hideMark/>
          </w:tcPr>
          <w:p w14:paraId="6CD14C8F" w14:textId="77777777" w:rsidR="00940483" w:rsidRPr="003277C6" w:rsidRDefault="00940483" w:rsidP="00940483">
            <w:pPr>
              <w:rPr>
                <w:color w:val="000000"/>
                <w:sz w:val="18"/>
                <w:szCs w:val="18"/>
                <w:lang w:eastAsia="en-US"/>
                <w:rPrChange w:id="5972" w:author="Aishwarya Balan" w:date="2019-03-04T11:52:00Z">
                  <w:rPr>
                    <w:color w:val="000000"/>
                    <w:sz w:val="22"/>
                    <w:szCs w:val="22"/>
                    <w:lang w:eastAsia="en-US"/>
                  </w:rPr>
                </w:rPrChange>
              </w:rPr>
            </w:pPr>
            <w:r w:rsidRPr="003277C6">
              <w:rPr>
                <w:color w:val="000000"/>
                <w:sz w:val="18"/>
                <w:szCs w:val="18"/>
                <w:lang w:eastAsia="en-US"/>
                <w:rPrChange w:id="5973" w:author="Aishwarya Balan" w:date="2019-03-04T11:52:00Z">
                  <w:rPr>
                    <w:color w:val="000000"/>
                    <w:sz w:val="22"/>
                    <w:szCs w:val="22"/>
                    <w:lang w:eastAsia="en-US"/>
                  </w:rPr>
                </w:rPrChange>
              </w:rPr>
              <w:t> </w:t>
            </w:r>
          </w:p>
        </w:tc>
      </w:tr>
    </w:tbl>
    <w:p w14:paraId="3AACFF43" w14:textId="77777777" w:rsidR="00940483" w:rsidRPr="003277C6" w:rsidRDefault="00940483" w:rsidP="00893AE8">
      <w:pPr>
        <w:pStyle w:val="BodyText"/>
        <w:ind w:firstLine="540"/>
        <w:rPr>
          <w:sz w:val="18"/>
          <w:rPrChange w:id="5974" w:author="Aishwarya Balan" w:date="2019-03-04T11:52:00Z">
            <w:rPr/>
          </w:rPrChange>
        </w:rPr>
      </w:pPr>
    </w:p>
    <w:p w14:paraId="19C96E88" w14:textId="77777777" w:rsidR="00940483" w:rsidRPr="003277C6" w:rsidRDefault="00940483" w:rsidP="00940483">
      <w:pPr>
        <w:pStyle w:val="BodyText"/>
        <w:rPr>
          <w:sz w:val="18"/>
          <w:rPrChange w:id="5975" w:author="Aishwarya Balan" w:date="2019-03-04T11:52:00Z">
            <w:rPr/>
          </w:rPrChange>
        </w:rPr>
      </w:pPr>
      <w:r w:rsidRPr="003277C6">
        <w:rPr>
          <w:sz w:val="18"/>
          <w:rPrChange w:id="5976" w:author="Aishwarya Balan" w:date="2019-03-04T11:52:00Z">
            <w:rPr/>
          </w:rPrChange>
        </w:rPr>
        <w:t xml:space="preserve"> The messages will be shown in the PTM (CTRM) App on the application itself in near real-time. Sample screenshots of responses below:</w:t>
      </w:r>
    </w:p>
    <w:p w14:paraId="5FA20BEE" w14:textId="77777777" w:rsidR="00940483" w:rsidRPr="003277C6" w:rsidRDefault="00940483" w:rsidP="00940483">
      <w:pPr>
        <w:pStyle w:val="BodyText"/>
        <w:rPr>
          <w:sz w:val="18"/>
          <w:rPrChange w:id="5977" w:author="Aishwarya Balan" w:date="2019-03-04T11:52:00Z">
            <w:rPr/>
          </w:rPrChange>
        </w:rPr>
      </w:pPr>
    </w:p>
    <w:p w14:paraId="66B08FF6" w14:textId="12CF3B8E" w:rsidR="00E74EA5" w:rsidRPr="00A53881" w:rsidRDefault="00A53881" w:rsidP="00A53881">
      <w:pPr>
        <w:pStyle w:val="Heading2"/>
        <w:rPr>
          <w:noProof/>
          <w:rPrChange w:id="5978" w:author="Aishwarya Balan" w:date="2019-05-30T12:12:00Z">
            <w:rPr/>
          </w:rPrChange>
        </w:rPr>
        <w:pPrChange w:id="5979" w:author="Aishwarya Balan" w:date="2019-05-30T12:12:00Z">
          <w:pPr>
            <w:pStyle w:val="Heading1"/>
          </w:pPr>
        </w:pPrChange>
      </w:pPr>
      <w:bookmarkStart w:id="5980" w:name="_GoBack"/>
      <w:bookmarkEnd w:id="5980"/>
      <w:ins w:id="5981" w:author="Aishwarya Balan" w:date="2019-05-30T12:11:00Z">
        <w:r w:rsidRPr="00A53881">
          <w:rPr>
            <w:noProof/>
            <w:rPrChange w:id="5982" w:author="Aishwarya Balan" w:date="2019-05-30T12:12:00Z">
              <w:rPr>
                <w:sz w:val="18"/>
                <w:szCs w:val="18"/>
              </w:rPr>
            </w:rPrChange>
          </w:rPr>
          <w:lastRenderedPageBreak/>
          <w:t>6.</w:t>
        </w:r>
      </w:ins>
      <w:del w:id="5983" w:author="Aishwarya Balan" w:date="2019-05-30T12:11:00Z">
        <w:r w:rsidR="00E74EA5" w:rsidRPr="00A53881" w:rsidDel="00A53881">
          <w:rPr>
            <w:noProof/>
            <w:rPrChange w:id="5984" w:author="Aishwarya Balan" w:date="2019-05-30T12:12:00Z">
              <w:rPr/>
            </w:rPrChange>
          </w:rPr>
          <w:delText>Delivery Stop and Automatic Suspension</w:delText>
        </w:r>
      </w:del>
      <w:ins w:id="5985" w:author="Aishwarya Balan" w:date="2019-05-30T12:11:00Z">
        <w:r w:rsidRPr="00A53881">
          <w:rPr>
            <w:noProof/>
            <w:rPrChange w:id="5986" w:author="Aishwarya Balan" w:date="2019-05-30T12:12:00Z">
              <w:rPr>
                <w:sz w:val="18"/>
                <w:szCs w:val="18"/>
              </w:rPr>
            </w:rPrChange>
          </w:rPr>
          <w:t xml:space="preserve">Credit Stop </w:t>
        </w:r>
      </w:ins>
      <w:ins w:id="5987" w:author="Aishwarya Balan" w:date="2019-05-30T12:12:00Z">
        <w:r w:rsidRPr="00A53881">
          <w:rPr>
            <w:noProof/>
            <w:rPrChange w:id="5988" w:author="Aishwarya Balan" w:date="2019-05-30T12:12:00Z">
              <w:rPr>
                <w:sz w:val="18"/>
                <w:szCs w:val="18"/>
              </w:rPr>
            </w:rPrChange>
          </w:rPr>
          <w:t>Eligibility List</w:t>
        </w:r>
      </w:ins>
      <w:ins w:id="5989" w:author="Aishwarya Balan" w:date="2019-05-30T12:11:00Z">
        <w:r w:rsidRPr="00A53881">
          <w:rPr>
            <w:noProof/>
            <w:rPrChange w:id="5990" w:author="Aishwarya Balan" w:date="2019-05-30T12:12:00Z">
              <w:rPr>
                <w:sz w:val="18"/>
                <w:szCs w:val="18"/>
              </w:rPr>
            </w:rPrChange>
          </w:rPr>
          <w:t xml:space="preserve"> </w:t>
        </w:r>
      </w:ins>
    </w:p>
    <w:p w14:paraId="15D8395B" w14:textId="77777777" w:rsidR="00A53881" w:rsidRPr="00FD67C3" w:rsidRDefault="00A53881" w:rsidP="00A53881">
      <w:pPr>
        <w:spacing w:after="120"/>
        <w:rPr>
          <w:ins w:id="5991" w:author="Aishwarya Balan" w:date="2019-05-30T12:12:00Z"/>
          <w:noProof/>
          <w:color w:val="943634" w:themeColor="accent2" w:themeShade="BF"/>
          <w:sz w:val="18"/>
          <w:szCs w:val="18"/>
        </w:rPr>
      </w:pPr>
      <w:ins w:id="5992" w:author="Aishwarya Balan" w:date="2019-05-30T12:12:00Z">
        <w:r w:rsidRPr="00FD67C3">
          <w:rPr>
            <w:noProof/>
            <w:color w:val="943634" w:themeColor="accent2" w:themeShade="BF"/>
            <w:sz w:val="18"/>
            <w:szCs w:val="18"/>
          </w:rPr>
          <w:t xml:space="preserve">The Couterparty’s both supplier and customer </w:t>
        </w:r>
        <w:r w:rsidRPr="00FD67C3">
          <w:rPr>
            <w:b/>
            <w:noProof/>
            <w:color w:val="943634" w:themeColor="accent2" w:themeShade="BF"/>
            <w:sz w:val="18"/>
            <w:szCs w:val="18"/>
          </w:rPr>
          <w:t xml:space="preserve">invoice </w:t>
        </w:r>
        <w:r w:rsidRPr="00FD67C3">
          <w:rPr>
            <w:noProof/>
            <w:color w:val="943634" w:themeColor="accent2" w:themeShade="BF"/>
            <w:sz w:val="18"/>
            <w:szCs w:val="18"/>
          </w:rPr>
          <w:t>data is fetched from the Invoice Summary  domain. The existing Invoice domain should also have the Payment Schedule details avaialble. Hence, from Invoice Summary  domain fetch records where:</w:t>
        </w:r>
      </w:ins>
    </w:p>
    <w:p w14:paraId="231D1427" w14:textId="77777777" w:rsidR="00A53881" w:rsidRPr="00FD67C3" w:rsidRDefault="00A53881" w:rsidP="00A53881">
      <w:pPr>
        <w:pStyle w:val="ListParagraph"/>
        <w:numPr>
          <w:ilvl w:val="0"/>
          <w:numId w:val="60"/>
        </w:numPr>
        <w:spacing w:after="120"/>
        <w:contextualSpacing/>
        <w:rPr>
          <w:ins w:id="5993" w:author="Aishwarya Balan" w:date="2019-05-30T12:12:00Z"/>
          <w:noProof/>
          <w:color w:val="943634" w:themeColor="accent2" w:themeShade="BF"/>
          <w:sz w:val="18"/>
        </w:rPr>
      </w:pPr>
      <w:ins w:id="5994" w:author="Aishwarya Balan" w:date="2019-05-30T12:12:00Z">
        <w:r w:rsidRPr="00FD67C3">
          <w:rPr>
            <w:noProof/>
            <w:color w:val="943634" w:themeColor="accent2" w:themeShade="BF"/>
            <w:sz w:val="18"/>
          </w:rPr>
          <w:t>Invoice Type = Final Invoice AND Raised/Received = Raised AND Payment Status != Paid</w:t>
        </w:r>
      </w:ins>
    </w:p>
    <w:p w14:paraId="2D9AE992" w14:textId="77777777" w:rsidR="00A53881" w:rsidRPr="00FD67C3" w:rsidRDefault="00A53881" w:rsidP="00A53881">
      <w:pPr>
        <w:pStyle w:val="ListParagraph"/>
        <w:spacing w:after="120"/>
        <w:rPr>
          <w:ins w:id="5995" w:author="Aishwarya Balan" w:date="2019-05-30T12:12:00Z"/>
          <w:noProof/>
          <w:color w:val="943634" w:themeColor="accent2" w:themeShade="BF"/>
          <w:sz w:val="18"/>
        </w:rPr>
      </w:pPr>
      <w:ins w:id="5996" w:author="Aishwarya Balan" w:date="2019-05-30T12:12:00Z">
        <w:r w:rsidRPr="00FD67C3">
          <w:rPr>
            <w:noProof/>
            <w:color w:val="943634" w:themeColor="accent2" w:themeShade="BF"/>
            <w:sz w:val="18"/>
          </w:rPr>
          <w:t>OR</w:t>
        </w:r>
      </w:ins>
    </w:p>
    <w:p w14:paraId="2AFF51DE" w14:textId="77777777" w:rsidR="00A53881" w:rsidRPr="00FD67C3" w:rsidRDefault="00A53881" w:rsidP="00A53881">
      <w:pPr>
        <w:pStyle w:val="ListParagraph"/>
        <w:numPr>
          <w:ilvl w:val="0"/>
          <w:numId w:val="60"/>
        </w:numPr>
        <w:spacing w:after="120"/>
        <w:contextualSpacing/>
        <w:rPr>
          <w:ins w:id="5997" w:author="Aishwarya Balan" w:date="2019-05-30T12:12:00Z"/>
          <w:noProof/>
          <w:color w:val="943634" w:themeColor="accent2" w:themeShade="BF"/>
          <w:sz w:val="18"/>
        </w:rPr>
      </w:pPr>
      <w:ins w:id="5998" w:author="Aishwarya Balan" w:date="2019-05-30T12:12:00Z">
        <w:r w:rsidRPr="00FD67C3">
          <w:rPr>
            <w:noProof/>
            <w:color w:val="943634" w:themeColor="accent2" w:themeShade="BF"/>
            <w:sz w:val="18"/>
          </w:rPr>
          <w:t>Invoice Type = Prepayment Invoice AND Raised/Received = Received AND Payment Status = Paid</w:t>
        </w:r>
      </w:ins>
    </w:p>
    <w:p w14:paraId="1FF48499" w14:textId="77777777" w:rsidR="00A53881" w:rsidRPr="00FD67C3" w:rsidRDefault="00A53881" w:rsidP="00A53881">
      <w:pPr>
        <w:spacing w:after="120"/>
        <w:rPr>
          <w:ins w:id="5999" w:author="Aishwarya Balan" w:date="2019-05-30T12:12:00Z"/>
          <w:noProof/>
          <w:color w:val="943634" w:themeColor="accent2" w:themeShade="BF"/>
          <w:sz w:val="18"/>
          <w:szCs w:val="18"/>
        </w:rPr>
      </w:pPr>
      <w:ins w:id="6000" w:author="Aishwarya Balan" w:date="2019-05-30T12:12:00Z">
        <w:r w:rsidRPr="00FD67C3">
          <w:rPr>
            <w:noProof/>
            <w:color w:val="943634" w:themeColor="accent2" w:themeShade="BF"/>
            <w:sz w:val="18"/>
            <w:szCs w:val="18"/>
          </w:rPr>
          <w:t>The Invoice Summary  domain should be joined with CP Details, Physical Trade Details and CP Address Details to fetch the following fields:</w:t>
        </w:r>
      </w:ins>
    </w:p>
    <w:p w14:paraId="028F97FC" w14:textId="77777777" w:rsidR="00A53881" w:rsidRPr="00FD67C3" w:rsidRDefault="00A53881" w:rsidP="00A53881">
      <w:pPr>
        <w:pStyle w:val="ListParagraph"/>
        <w:numPr>
          <w:ilvl w:val="0"/>
          <w:numId w:val="59"/>
        </w:numPr>
        <w:spacing w:after="120"/>
        <w:contextualSpacing/>
        <w:rPr>
          <w:ins w:id="6001" w:author="Aishwarya Balan" w:date="2019-05-30T12:12:00Z"/>
          <w:noProof/>
          <w:color w:val="943634" w:themeColor="accent2" w:themeShade="BF"/>
          <w:sz w:val="18"/>
        </w:rPr>
      </w:pPr>
      <w:ins w:id="6002" w:author="Aishwarya Balan" w:date="2019-05-30T12:12:00Z">
        <w:r w:rsidRPr="00FD67C3">
          <w:rPr>
            <w:noProof/>
            <w:color w:val="943634" w:themeColor="accent2" w:themeShade="BF"/>
            <w:sz w:val="18"/>
          </w:rPr>
          <w:t>Counterparty Group from CP Details</w:t>
        </w:r>
      </w:ins>
    </w:p>
    <w:p w14:paraId="59C64D13" w14:textId="77777777" w:rsidR="00A53881" w:rsidRPr="00FD67C3" w:rsidRDefault="00A53881" w:rsidP="00A53881">
      <w:pPr>
        <w:pStyle w:val="ListParagraph"/>
        <w:numPr>
          <w:ilvl w:val="0"/>
          <w:numId w:val="59"/>
        </w:numPr>
        <w:spacing w:after="120"/>
        <w:contextualSpacing/>
        <w:rPr>
          <w:ins w:id="6003" w:author="Aishwarya Balan" w:date="2019-05-30T12:12:00Z"/>
          <w:noProof/>
          <w:color w:val="943634" w:themeColor="accent2" w:themeShade="BF"/>
          <w:sz w:val="18"/>
        </w:rPr>
      </w:pPr>
      <w:ins w:id="6004" w:author="Aishwarya Balan" w:date="2019-05-30T12:12:00Z">
        <w:r w:rsidRPr="00FD67C3">
          <w:rPr>
            <w:noProof/>
            <w:color w:val="943634" w:themeColor="accent2" w:themeShade="BF"/>
            <w:sz w:val="18"/>
          </w:rPr>
          <w:t>Trader Name, Shipment From Date, Contract Executed Quantity from Physical Trade Details</w:t>
        </w:r>
      </w:ins>
    </w:p>
    <w:p w14:paraId="2787CA64" w14:textId="77777777" w:rsidR="00A53881" w:rsidRPr="00FD67C3" w:rsidRDefault="00A53881" w:rsidP="00A53881">
      <w:pPr>
        <w:pStyle w:val="ListParagraph"/>
        <w:numPr>
          <w:ilvl w:val="0"/>
          <w:numId w:val="59"/>
        </w:numPr>
        <w:spacing w:after="120"/>
        <w:contextualSpacing/>
        <w:rPr>
          <w:ins w:id="6005" w:author="Aishwarya Balan" w:date="2019-05-30T12:12:00Z"/>
          <w:noProof/>
          <w:color w:val="943634" w:themeColor="accent2" w:themeShade="BF"/>
          <w:sz w:val="18"/>
        </w:rPr>
      </w:pPr>
      <w:ins w:id="6006" w:author="Aishwarya Balan" w:date="2019-05-30T12:12:00Z">
        <w:r w:rsidRPr="00FD67C3">
          <w:rPr>
            <w:noProof/>
            <w:color w:val="943634" w:themeColor="accent2" w:themeShade="BF"/>
            <w:sz w:val="18"/>
          </w:rPr>
          <w:t>Counterparty Country from  CP Address Details</w:t>
        </w:r>
      </w:ins>
    </w:p>
    <w:p w14:paraId="1F6C2BCE" w14:textId="77777777" w:rsidR="00A53881" w:rsidRPr="00FD67C3" w:rsidRDefault="00A53881" w:rsidP="00A53881">
      <w:pPr>
        <w:spacing w:after="120"/>
        <w:rPr>
          <w:ins w:id="6007" w:author="Aishwarya Balan" w:date="2019-05-30T12:12:00Z"/>
          <w:noProof/>
          <w:color w:val="943634" w:themeColor="accent2" w:themeShade="BF"/>
          <w:sz w:val="18"/>
          <w:szCs w:val="18"/>
        </w:rPr>
      </w:pPr>
    </w:p>
    <w:p w14:paraId="13D950A2" w14:textId="77777777" w:rsidR="00A53881" w:rsidRPr="00FD67C3" w:rsidRDefault="00A53881" w:rsidP="00A53881">
      <w:pPr>
        <w:spacing w:after="120"/>
        <w:rPr>
          <w:ins w:id="6008" w:author="Aishwarya Balan" w:date="2019-05-30T12:12:00Z"/>
          <w:b/>
          <w:noProof/>
          <w:color w:val="943634" w:themeColor="accent2" w:themeShade="BF"/>
          <w:sz w:val="18"/>
          <w:szCs w:val="18"/>
          <w:u w:val="single"/>
        </w:rPr>
      </w:pPr>
      <w:ins w:id="6009" w:author="Aishwarya Balan" w:date="2019-05-30T12:12:00Z">
        <w:r w:rsidRPr="00FD67C3">
          <w:rPr>
            <w:noProof/>
            <w:color w:val="943634" w:themeColor="accent2" w:themeShade="BF"/>
            <w:sz w:val="18"/>
            <w:szCs w:val="18"/>
          </w:rPr>
          <w:t xml:space="preserve">The above is achieved by using Platform Custom Query on the TRM Domains to create one superset Collection called </w:t>
        </w:r>
        <w:r w:rsidRPr="00FD67C3">
          <w:rPr>
            <w:b/>
            <w:noProof/>
            <w:color w:val="943634" w:themeColor="accent2" w:themeShade="BF"/>
            <w:sz w:val="18"/>
            <w:szCs w:val="18"/>
            <w:u w:val="single"/>
          </w:rPr>
          <w:t>“Credit Stop Invoice Summary”.</w:t>
        </w:r>
      </w:ins>
    </w:p>
    <w:p w14:paraId="12F725AE" w14:textId="77777777" w:rsidR="00A53881" w:rsidRPr="00FD67C3" w:rsidRDefault="00A53881" w:rsidP="00A53881">
      <w:pPr>
        <w:spacing w:after="120"/>
        <w:rPr>
          <w:ins w:id="6010" w:author="Aishwarya Balan" w:date="2019-05-30T12:12:00Z"/>
          <w:noProof/>
          <w:color w:val="943634" w:themeColor="accent2" w:themeShade="BF"/>
          <w:sz w:val="18"/>
          <w:szCs w:val="18"/>
        </w:rPr>
      </w:pPr>
      <w:ins w:id="6011" w:author="Aishwarya Balan" w:date="2019-05-30T12:12:00Z">
        <w:r w:rsidRPr="00FD67C3">
          <w:rPr>
            <w:noProof/>
            <w:color w:val="943634" w:themeColor="accent2" w:themeShade="BF"/>
            <w:sz w:val="18"/>
            <w:szCs w:val="18"/>
          </w:rPr>
          <w:t>A separate Collection – Credit Stop Country Days will be maintained which will give the Country and Delivery Stop-Automatic Suspension days.</w:t>
        </w:r>
      </w:ins>
    </w:p>
    <w:p w14:paraId="2E6D3AFC" w14:textId="77777777" w:rsidR="00A53881" w:rsidRPr="00FD67C3" w:rsidRDefault="00A53881" w:rsidP="00A53881">
      <w:pPr>
        <w:spacing w:after="120"/>
        <w:rPr>
          <w:ins w:id="6012" w:author="Aishwarya Balan" w:date="2019-05-30T12:12:00Z"/>
          <w:noProof/>
          <w:color w:val="943634" w:themeColor="accent2" w:themeShade="BF"/>
          <w:sz w:val="18"/>
          <w:szCs w:val="18"/>
        </w:rPr>
      </w:pPr>
      <w:ins w:id="6013" w:author="Aishwarya Balan" w:date="2019-05-30T12:12:00Z">
        <w:r w:rsidRPr="00FD67C3">
          <w:rPr>
            <w:noProof/>
            <w:color w:val="943634" w:themeColor="accent2" w:themeShade="BF"/>
            <w:sz w:val="18"/>
            <w:szCs w:val="18"/>
          </w:rPr>
          <w:t>Sample file format attached.</w:t>
        </w:r>
      </w:ins>
    </w:p>
    <w:p w14:paraId="2F7CA6EC" w14:textId="77777777" w:rsidR="00A53881" w:rsidRPr="00FD67C3" w:rsidRDefault="00A53881" w:rsidP="00A53881">
      <w:pPr>
        <w:spacing w:after="120"/>
        <w:rPr>
          <w:ins w:id="6014" w:author="Aishwarya Balan" w:date="2019-05-30T12:12:00Z"/>
          <w:noProof/>
          <w:color w:val="943634" w:themeColor="accent2" w:themeShade="BF"/>
          <w:sz w:val="18"/>
          <w:szCs w:val="18"/>
        </w:rPr>
      </w:pPr>
      <w:ins w:id="6015" w:author="Aishwarya Balan" w:date="2019-05-30T12:12:00Z">
        <w:r w:rsidRPr="00FD67C3">
          <w:rPr>
            <w:noProof/>
            <w:color w:val="943634" w:themeColor="accent2" w:themeShade="BF"/>
            <w:sz w:val="18"/>
            <w:szCs w:val="18"/>
          </w:rPr>
          <w:object w:dxaOrig="1551" w:dyaOrig="1004" w14:anchorId="45EC507A">
            <v:shape id="_x0000_i1031" type="#_x0000_t75" style="width:77pt;height:50.5pt" o:ole="">
              <v:imagedata r:id="rId26" o:title=""/>
            </v:shape>
            <o:OLEObject Type="Embed" ProgID="Excel.Sheet.12" ShapeID="_x0000_i1031" DrawAspect="Icon" ObjectID="_1620723687" r:id="rId27"/>
          </w:object>
        </w:r>
      </w:ins>
    </w:p>
    <w:p w14:paraId="5C1C6940" w14:textId="77777777" w:rsidR="00A53881" w:rsidRPr="00FD67C3" w:rsidRDefault="00A53881" w:rsidP="00A53881">
      <w:pPr>
        <w:spacing w:after="120"/>
        <w:rPr>
          <w:ins w:id="6016" w:author="Aishwarya Balan" w:date="2019-05-30T12:12:00Z"/>
          <w:b/>
          <w:noProof/>
          <w:color w:val="943634" w:themeColor="accent2" w:themeShade="BF"/>
          <w:sz w:val="18"/>
          <w:szCs w:val="18"/>
          <w:u w:val="single"/>
        </w:rPr>
      </w:pPr>
      <w:ins w:id="6017" w:author="Aishwarya Balan" w:date="2019-05-30T12:12:00Z">
        <w:r w:rsidRPr="00FD67C3">
          <w:rPr>
            <w:b/>
            <w:noProof/>
            <w:color w:val="943634" w:themeColor="accent2" w:themeShade="BF"/>
            <w:sz w:val="18"/>
            <w:szCs w:val="18"/>
            <w:u w:val="single"/>
          </w:rPr>
          <w:t>The following enrichments will be added in the Credit Stop Invoice Summary  Collection:</w:t>
        </w:r>
      </w:ins>
    </w:p>
    <w:p w14:paraId="48FE9AF6" w14:textId="77777777" w:rsidR="00A53881" w:rsidRPr="00FD67C3" w:rsidRDefault="00A53881" w:rsidP="00A53881">
      <w:pPr>
        <w:pStyle w:val="ListParagraph"/>
        <w:numPr>
          <w:ilvl w:val="0"/>
          <w:numId w:val="61"/>
        </w:numPr>
        <w:spacing w:after="120"/>
        <w:contextualSpacing/>
        <w:rPr>
          <w:ins w:id="6018" w:author="Aishwarya Balan" w:date="2019-05-30T12:12:00Z"/>
          <w:noProof/>
          <w:color w:val="943634" w:themeColor="accent2" w:themeShade="BF"/>
          <w:sz w:val="18"/>
        </w:rPr>
      </w:pPr>
      <w:ins w:id="6019" w:author="Aishwarya Balan" w:date="2019-05-30T12:12:00Z">
        <w:r w:rsidRPr="00FD67C3">
          <w:rPr>
            <w:noProof/>
            <w:color w:val="943634" w:themeColor="accent2" w:themeShade="BF"/>
            <w:sz w:val="18"/>
          </w:rPr>
          <w:t>Invoice  Form – If Invoice Type = Final Invoice AND Raised/Received = Raised, then “Sale Final Invoice” else “Purchase Pre Payment”</w:t>
        </w:r>
      </w:ins>
    </w:p>
    <w:p w14:paraId="6A8B999E" w14:textId="77777777" w:rsidR="00A53881" w:rsidRPr="00FD67C3" w:rsidRDefault="00A53881" w:rsidP="00A53881">
      <w:pPr>
        <w:pStyle w:val="ListParagraph"/>
        <w:numPr>
          <w:ilvl w:val="0"/>
          <w:numId w:val="61"/>
        </w:numPr>
        <w:spacing w:after="120"/>
        <w:contextualSpacing/>
        <w:rPr>
          <w:ins w:id="6020" w:author="Aishwarya Balan" w:date="2019-05-30T12:12:00Z"/>
          <w:noProof/>
          <w:color w:val="943634" w:themeColor="accent2" w:themeShade="BF"/>
          <w:sz w:val="18"/>
        </w:rPr>
      </w:pPr>
      <w:ins w:id="6021" w:author="Aishwarya Balan" w:date="2019-05-30T12:12:00Z">
        <w:r w:rsidRPr="00FD67C3">
          <w:rPr>
            <w:noProof/>
            <w:color w:val="943634" w:themeColor="accent2" w:themeShade="BF"/>
            <w:sz w:val="18"/>
          </w:rPr>
          <w:t>Delivery Stop Days – If Invoice Form = Sale Final Invoice, (then lookup of the Invoice record’s Counterparty Country on the Credit Stop Country Days file. If record not found then default 60), else 0</w:t>
        </w:r>
      </w:ins>
    </w:p>
    <w:p w14:paraId="089142D4" w14:textId="77777777" w:rsidR="00A53881" w:rsidRPr="00FD67C3" w:rsidRDefault="00A53881" w:rsidP="00A53881">
      <w:pPr>
        <w:pStyle w:val="ListParagraph"/>
        <w:numPr>
          <w:ilvl w:val="0"/>
          <w:numId w:val="61"/>
        </w:numPr>
        <w:spacing w:after="120"/>
        <w:contextualSpacing/>
        <w:rPr>
          <w:ins w:id="6022" w:author="Aishwarya Balan" w:date="2019-05-30T12:12:00Z"/>
          <w:noProof/>
          <w:color w:val="943634" w:themeColor="accent2" w:themeShade="BF"/>
          <w:sz w:val="18"/>
        </w:rPr>
      </w:pPr>
      <w:ins w:id="6023" w:author="Aishwarya Balan" w:date="2019-05-30T12:12:00Z">
        <w:r w:rsidRPr="00FD67C3">
          <w:rPr>
            <w:noProof/>
            <w:color w:val="943634" w:themeColor="accent2" w:themeShade="BF"/>
            <w:sz w:val="18"/>
          </w:rPr>
          <w:t>Automatic Suspension Days – If Invoice Form = Sale Final Invoice, (then lookup of the Invoice record’s Counterparty Country on the Credit Stop Country Days file. If record not found then default 90), else 0</w:t>
        </w:r>
      </w:ins>
    </w:p>
    <w:p w14:paraId="47BD7F3B" w14:textId="77777777" w:rsidR="00A53881" w:rsidRPr="00FD67C3" w:rsidRDefault="00A53881" w:rsidP="00A53881">
      <w:pPr>
        <w:pStyle w:val="ListParagraph"/>
        <w:numPr>
          <w:ilvl w:val="0"/>
          <w:numId w:val="61"/>
        </w:numPr>
        <w:spacing w:after="120"/>
        <w:contextualSpacing/>
        <w:rPr>
          <w:ins w:id="6024" w:author="Aishwarya Balan" w:date="2019-05-30T12:12:00Z"/>
          <w:noProof/>
          <w:color w:val="943634" w:themeColor="accent2" w:themeShade="BF"/>
          <w:sz w:val="18"/>
        </w:rPr>
      </w:pPr>
      <w:ins w:id="6025" w:author="Aishwarya Balan" w:date="2019-05-30T12:12:00Z">
        <w:r w:rsidRPr="00FD67C3">
          <w:rPr>
            <w:noProof/>
            <w:color w:val="943634" w:themeColor="accent2" w:themeShade="BF"/>
            <w:sz w:val="18"/>
          </w:rPr>
          <w:t>Delivery Stop Due Date – this is Invoice Due Date + Delivery Stop Days</w:t>
        </w:r>
      </w:ins>
    </w:p>
    <w:p w14:paraId="4BC6C776" w14:textId="77777777" w:rsidR="00A53881" w:rsidRPr="00FD67C3" w:rsidRDefault="00A53881" w:rsidP="00A53881">
      <w:pPr>
        <w:pStyle w:val="ListParagraph"/>
        <w:numPr>
          <w:ilvl w:val="0"/>
          <w:numId w:val="61"/>
        </w:numPr>
        <w:spacing w:after="120"/>
        <w:contextualSpacing/>
        <w:rPr>
          <w:ins w:id="6026" w:author="Aishwarya Balan" w:date="2019-05-30T12:12:00Z"/>
          <w:noProof/>
          <w:color w:val="943634" w:themeColor="accent2" w:themeShade="BF"/>
          <w:sz w:val="18"/>
        </w:rPr>
      </w:pPr>
      <w:ins w:id="6027" w:author="Aishwarya Balan" w:date="2019-05-30T12:12:00Z">
        <w:r w:rsidRPr="00FD67C3">
          <w:rPr>
            <w:noProof/>
            <w:color w:val="943634" w:themeColor="accent2" w:themeShade="BF"/>
            <w:sz w:val="18"/>
          </w:rPr>
          <w:t>Automatic Suspension Due Date – this is Invoice Due Date + Automatic Suspension Days</w:t>
        </w:r>
      </w:ins>
    </w:p>
    <w:p w14:paraId="23DEC938" w14:textId="77777777" w:rsidR="00A53881" w:rsidRPr="00FD67C3" w:rsidRDefault="00A53881" w:rsidP="00A53881">
      <w:pPr>
        <w:pStyle w:val="ListParagraph"/>
        <w:numPr>
          <w:ilvl w:val="0"/>
          <w:numId w:val="61"/>
        </w:numPr>
        <w:spacing w:after="120"/>
        <w:contextualSpacing/>
        <w:rPr>
          <w:ins w:id="6028" w:author="Aishwarya Balan" w:date="2019-05-30T12:12:00Z"/>
          <w:noProof/>
          <w:color w:val="943634" w:themeColor="accent2" w:themeShade="BF"/>
          <w:sz w:val="18"/>
        </w:rPr>
      </w:pPr>
      <w:ins w:id="6029" w:author="Aishwarya Balan" w:date="2019-05-30T12:12:00Z">
        <w:r w:rsidRPr="00FD67C3">
          <w:rPr>
            <w:noProof/>
            <w:color w:val="943634" w:themeColor="accent2" w:themeShade="BF"/>
            <w:sz w:val="18"/>
          </w:rPr>
          <w:t>Eligible for Delivery Stop – If Invoice Form = Sale Final Invoice (If Delivery Stop Due Date &gt;= Current System Date then ‘Y’, else ‘N’), else ‘N’</w:t>
        </w:r>
      </w:ins>
    </w:p>
    <w:p w14:paraId="34DA2A88" w14:textId="77777777" w:rsidR="00A53881" w:rsidRPr="00FD67C3" w:rsidRDefault="00A53881" w:rsidP="00A53881">
      <w:pPr>
        <w:pStyle w:val="ListParagraph"/>
        <w:numPr>
          <w:ilvl w:val="0"/>
          <w:numId w:val="61"/>
        </w:numPr>
        <w:spacing w:after="120"/>
        <w:contextualSpacing/>
        <w:rPr>
          <w:ins w:id="6030" w:author="Aishwarya Balan" w:date="2019-05-30T12:12:00Z"/>
          <w:noProof/>
          <w:color w:val="943634" w:themeColor="accent2" w:themeShade="BF"/>
          <w:sz w:val="18"/>
        </w:rPr>
      </w:pPr>
      <w:ins w:id="6031" w:author="Aishwarya Balan" w:date="2019-05-30T12:12:00Z">
        <w:r w:rsidRPr="00FD67C3">
          <w:rPr>
            <w:noProof/>
            <w:color w:val="943634" w:themeColor="accent2" w:themeShade="BF"/>
            <w:sz w:val="18"/>
          </w:rPr>
          <w:t>Eligible for Automatic Suspension – If Invoice Form = Sale Final Invoice (If Delivery Stop Due Date &gt;= Current System Date then ‘Y’, else ‘N’), else ‘N’</w:t>
        </w:r>
      </w:ins>
    </w:p>
    <w:p w14:paraId="309E7E4C" w14:textId="77777777" w:rsidR="00A53881" w:rsidRPr="00FD67C3" w:rsidRDefault="00A53881" w:rsidP="00A53881">
      <w:pPr>
        <w:pStyle w:val="ListParagraph"/>
        <w:numPr>
          <w:ilvl w:val="0"/>
          <w:numId w:val="61"/>
        </w:numPr>
        <w:spacing w:after="120"/>
        <w:contextualSpacing/>
        <w:rPr>
          <w:ins w:id="6032" w:author="Aishwarya Balan" w:date="2019-05-30T12:12:00Z"/>
          <w:noProof/>
          <w:color w:val="943634" w:themeColor="accent2" w:themeShade="BF"/>
          <w:sz w:val="18"/>
        </w:rPr>
      </w:pPr>
      <w:ins w:id="6033" w:author="Aishwarya Balan" w:date="2019-05-30T12:12:00Z">
        <w:r w:rsidRPr="00FD67C3">
          <w:rPr>
            <w:noProof/>
            <w:color w:val="943634" w:themeColor="accent2" w:themeShade="BF"/>
            <w:sz w:val="18"/>
          </w:rPr>
          <w:t>Prepayment Stop Due Date – If Invoice Form != Sale Final Invoice then Shipment From Date + 60, else Invoice Due Date + 0.</w:t>
        </w:r>
      </w:ins>
    </w:p>
    <w:p w14:paraId="4B5FE9BF" w14:textId="77777777" w:rsidR="00A53881" w:rsidRPr="00FD67C3" w:rsidRDefault="00A53881" w:rsidP="00A53881">
      <w:pPr>
        <w:pStyle w:val="ListParagraph"/>
        <w:numPr>
          <w:ilvl w:val="0"/>
          <w:numId w:val="61"/>
        </w:numPr>
        <w:spacing w:after="120"/>
        <w:contextualSpacing/>
        <w:rPr>
          <w:ins w:id="6034" w:author="Aishwarya Balan" w:date="2019-05-30T12:12:00Z"/>
          <w:noProof/>
          <w:color w:val="943634" w:themeColor="accent2" w:themeShade="BF"/>
          <w:sz w:val="18"/>
        </w:rPr>
      </w:pPr>
      <w:ins w:id="6035" w:author="Aishwarya Balan" w:date="2019-05-30T12:12:00Z">
        <w:r w:rsidRPr="00FD67C3">
          <w:rPr>
            <w:noProof/>
            <w:color w:val="943634" w:themeColor="accent2" w:themeShade="BF"/>
            <w:sz w:val="18"/>
          </w:rPr>
          <w:t>Eligible for Pre Payment Stop  – If Invoice Form != Sale Final Invoice [(If Prepayment Stop Due Date &gt;= Current System Date AND Contract Executed Quantity = 0) then ‘Y’, else ‘N’], else ‘N’</w:t>
        </w:r>
      </w:ins>
    </w:p>
    <w:p w14:paraId="399730CF" w14:textId="77777777" w:rsidR="00A53881" w:rsidRDefault="00A53881" w:rsidP="00A53881">
      <w:pPr>
        <w:spacing w:after="120"/>
        <w:rPr>
          <w:ins w:id="6036" w:author="Aishwarya Balan" w:date="2019-05-30T12:12:00Z"/>
          <w:noProof/>
          <w:color w:val="333333"/>
          <w:sz w:val="18"/>
          <w:szCs w:val="18"/>
        </w:rPr>
      </w:pPr>
    </w:p>
    <w:p w14:paraId="783848AB" w14:textId="77777777" w:rsidR="00A53881" w:rsidRPr="00A03B52" w:rsidRDefault="00A53881" w:rsidP="00A53881">
      <w:pPr>
        <w:spacing w:after="120"/>
        <w:rPr>
          <w:ins w:id="6037" w:author="Aishwarya Balan" w:date="2019-05-30T12:12:00Z"/>
          <w:noProof/>
          <w:color w:val="333333"/>
          <w:sz w:val="18"/>
          <w:szCs w:val="18"/>
        </w:rPr>
      </w:pPr>
      <w:ins w:id="6038" w:author="Aishwarya Balan" w:date="2019-05-30T12:12:00Z">
        <w:r w:rsidRPr="00A03B52">
          <w:rPr>
            <w:noProof/>
            <w:color w:val="333333"/>
            <w:sz w:val="18"/>
            <w:szCs w:val="18"/>
          </w:rPr>
          <w:t xml:space="preserve">The transaction are fetched into the Credit Risk App </w:t>
        </w:r>
        <w:r>
          <w:rPr>
            <w:noProof/>
            <w:color w:val="333333"/>
            <w:sz w:val="18"/>
            <w:szCs w:val="18"/>
          </w:rPr>
          <w:t xml:space="preserve"> at a scheduled basis</w:t>
        </w:r>
        <w:r w:rsidRPr="00A03B52">
          <w:rPr>
            <w:noProof/>
            <w:color w:val="333333"/>
            <w:sz w:val="18"/>
            <w:szCs w:val="18"/>
          </w:rPr>
          <w:t xml:space="preserve">. Hence, as and when transactions are </w:t>
        </w:r>
        <w:r>
          <w:rPr>
            <w:noProof/>
            <w:color w:val="333333"/>
            <w:sz w:val="18"/>
            <w:szCs w:val="18"/>
          </w:rPr>
          <w:t>refreshed</w:t>
        </w:r>
        <w:r w:rsidRPr="00A03B52">
          <w:rPr>
            <w:noProof/>
            <w:color w:val="333333"/>
            <w:sz w:val="18"/>
            <w:szCs w:val="18"/>
          </w:rPr>
          <w:t xml:space="preserve">, the </w:t>
        </w:r>
        <w:r>
          <w:rPr>
            <w:noProof/>
            <w:color w:val="333333"/>
            <w:sz w:val="18"/>
            <w:szCs w:val="18"/>
          </w:rPr>
          <w:t>invoices</w:t>
        </w:r>
        <w:r w:rsidRPr="00A03B52">
          <w:rPr>
            <w:noProof/>
            <w:color w:val="333333"/>
            <w:sz w:val="18"/>
            <w:szCs w:val="18"/>
          </w:rPr>
          <w:t xml:space="preserve"> will be fetched into the Credit Risk App.</w:t>
        </w:r>
      </w:ins>
    </w:p>
    <w:p w14:paraId="2248AF4D" w14:textId="77777777" w:rsidR="00A53881" w:rsidRPr="00A03B52" w:rsidRDefault="00A53881" w:rsidP="00A53881">
      <w:pPr>
        <w:pBdr>
          <w:bottom w:val="single" w:sz="4" w:space="1" w:color="808080"/>
        </w:pBdr>
        <w:spacing w:before="200" w:after="200" w:line="276" w:lineRule="auto"/>
        <w:outlineLvl w:val="2"/>
        <w:rPr>
          <w:ins w:id="6039" w:author="Aishwarya Balan" w:date="2019-05-30T12:12:00Z"/>
          <w:b/>
          <w:bCs/>
          <w:noProof/>
          <w:color w:val="595959"/>
          <w:sz w:val="18"/>
          <w:szCs w:val="18"/>
        </w:rPr>
      </w:pPr>
      <w:ins w:id="6040" w:author="Aishwarya Balan" w:date="2019-05-30T12:12:00Z">
        <w:r w:rsidRPr="00A03B52">
          <w:rPr>
            <w:b/>
            <w:bCs/>
            <w:noProof/>
            <w:color w:val="595959"/>
            <w:sz w:val="18"/>
            <w:szCs w:val="18"/>
          </w:rPr>
          <w:t>Template Fields</w:t>
        </w:r>
      </w:ins>
    </w:p>
    <w:tbl>
      <w:tblPr>
        <w:tblStyle w:val="GridTable4-Accent11"/>
        <w:tblW w:w="5000" w:type="pct"/>
        <w:tblLayout w:type="fixed"/>
        <w:tblLook w:val="04A0" w:firstRow="1" w:lastRow="0" w:firstColumn="1" w:lastColumn="0" w:noHBand="0" w:noVBand="1"/>
      </w:tblPr>
      <w:tblGrid>
        <w:gridCol w:w="1361"/>
        <w:gridCol w:w="1022"/>
        <w:gridCol w:w="2009"/>
        <w:gridCol w:w="2275"/>
        <w:gridCol w:w="3029"/>
      </w:tblGrid>
      <w:tr w:rsidR="00A53881" w:rsidRPr="00A03B52" w14:paraId="122A576A" w14:textId="77777777" w:rsidTr="00FD67C3">
        <w:trPr>
          <w:cnfStyle w:val="100000000000" w:firstRow="1" w:lastRow="0" w:firstColumn="0" w:lastColumn="0" w:oddVBand="0" w:evenVBand="0" w:oddHBand="0" w:evenHBand="0" w:firstRowFirstColumn="0" w:firstRowLastColumn="0" w:lastRowFirstColumn="0" w:lastRowLastColumn="0"/>
          <w:trHeight w:val="412"/>
          <w:ins w:id="6041" w:author="Aishwarya Balan" w:date="2019-05-30T12:12:00Z"/>
        </w:trPr>
        <w:tc>
          <w:tcPr>
            <w:cnfStyle w:val="001000000000" w:firstRow="0" w:lastRow="0" w:firstColumn="1" w:lastColumn="0" w:oddVBand="0" w:evenVBand="0" w:oddHBand="0" w:evenHBand="0" w:firstRowFirstColumn="0" w:firstRowLastColumn="0" w:lastRowFirstColumn="0" w:lastRowLastColumn="0"/>
            <w:tcW w:w="702" w:type="pct"/>
          </w:tcPr>
          <w:p w14:paraId="5979D518" w14:textId="77777777" w:rsidR="00A53881" w:rsidRPr="00A03B52" w:rsidRDefault="00A53881" w:rsidP="00FD67C3">
            <w:pPr>
              <w:spacing w:after="120"/>
              <w:rPr>
                <w:ins w:id="6042" w:author="Aishwarya Balan" w:date="2019-05-30T12:12:00Z"/>
                <w:color w:val="333333"/>
                <w:sz w:val="18"/>
                <w:szCs w:val="18"/>
              </w:rPr>
            </w:pPr>
            <w:bookmarkStart w:id="6043" w:name="_Hlk5889116"/>
            <w:ins w:id="6044" w:author="Aishwarya Balan" w:date="2019-05-30T12:12:00Z">
              <w:r w:rsidRPr="00A03B52">
                <w:rPr>
                  <w:color w:val="333333"/>
                  <w:sz w:val="18"/>
                  <w:szCs w:val="18"/>
                </w:rPr>
                <w:t>Field</w:t>
              </w:r>
            </w:ins>
          </w:p>
        </w:tc>
        <w:tc>
          <w:tcPr>
            <w:tcW w:w="527" w:type="pct"/>
          </w:tcPr>
          <w:p w14:paraId="31F0D56F" w14:textId="77777777" w:rsidR="00A53881" w:rsidRPr="00A03B52" w:rsidRDefault="00A53881" w:rsidP="00FD67C3">
            <w:pPr>
              <w:spacing w:after="120"/>
              <w:cnfStyle w:val="100000000000" w:firstRow="1" w:lastRow="0" w:firstColumn="0" w:lastColumn="0" w:oddVBand="0" w:evenVBand="0" w:oddHBand="0" w:evenHBand="0" w:firstRowFirstColumn="0" w:firstRowLastColumn="0" w:lastRowFirstColumn="0" w:lastRowLastColumn="0"/>
              <w:rPr>
                <w:ins w:id="6045" w:author="Aishwarya Balan" w:date="2019-05-30T12:12:00Z"/>
                <w:color w:val="333333"/>
                <w:sz w:val="18"/>
                <w:szCs w:val="18"/>
              </w:rPr>
            </w:pPr>
            <w:ins w:id="6046" w:author="Aishwarya Balan" w:date="2019-05-30T12:12:00Z">
              <w:r w:rsidRPr="00A03B52">
                <w:rPr>
                  <w:color w:val="333333"/>
                  <w:sz w:val="18"/>
                  <w:szCs w:val="18"/>
                </w:rPr>
                <w:t>Type</w:t>
              </w:r>
            </w:ins>
          </w:p>
        </w:tc>
        <w:tc>
          <w:tcPr>
            <w:tcW w:w="1036" w:type="pct"/>
          </w:tcPr>
          <w:p w14:paraId="7F38C362" w14:textId="77777777" w:rsidR="00A53881" w:rsidRPr="00A03B52" w:rsidRDefault="00A53881" w:rsidP="00FD67C3">
            <w:pPr>
              <w:spacing w:after="120"/>
              <w:cnfStyle w:val="100000000000" w:firstRow="1" w:lastRow="0" w:firstColumn="0" w:lastColumn="0" w:oddVBand="0" w:evenVBand="0" w:oddHBand="0" w:evenHBand="0" w:firstRowFirstColumn="0" w:firstRowLastColumn="0" w:lastRowFirstColumn="0" w:lastRowLastColumn="0"/>
              <w:rPr>
                <w:ins w:id="6047" w:author="Aishwarya Balan" w:date="2019-05-30T12:12:00Z"/>
                <w:color w:val="333333"/>
                <w:sz w:val="18"/>
                <w:szCs w:val="18"/>
              </w:rPr>
            </w:pPr>
            <w:ins w:id="6048" w:author="Aishwarya Balan" w:date="2019-05-30T12:12:00Z">
              <w:r w:rsidRPr="00A03B52">
                <w:rPr>
                  <w:color w:val="333333"/>
                  <w:sz w:val="18"/>
                  <w:szCs w:val="18"/>
                </w:rPr>
                <w:t>Accepted Values</w:t>
              </w:r>
            </w:ins>
          </w:p>
        </w:tc>
        <w:tc>
          <w:tcPr>
            <w:tcW w:w="1173" w:type="pct"/>
          </w:tcPr>
          <w:p w14:paraId="3FAC926B" w14:textId="77777777" w:rsidR="00A53881" w:rsidRPr="00A03B52" w:rsidRDefault="00A53881" w:rsidP="00FD67C3">
            <w:pPr>
              <w:spacing w:after="120"/>
              <w:cnfStyle w:val="100000000000" w:firstRow="1" w:lastRow="0" w:firstColumn="0" w:lastColumn="0" w:oddVBand="0" w:evenVBand="0" w:oddHBand="0" w:evenHBand="0" w:firstRowFirstColumn="0" w:firstRowLastColumn="0" w:lastRowFirstColumn="0" w:lastRowLastColumn="0"/>
              <w:rPr>
                <w:ins w:id="6049" w:author="Aishwarya Balan" w:date="2019-05-30T12:12:00Z"/>
                <w:color w:val="333333"/>
                <w:sz w:val="18"/>
                <w:szCs w:val="18"/>
              </w:rPr>
            </w:pPr>
            <w:ins w:id="6050" w:author="Aishwarya Balan" w:date="2019-05-30T12:12:00Z">
              <w:r w:rsidRPr="00A03B52">
                <w:rPr>
                  <w:color w:val="333333"/>
                  <w:sz w:val="18"/>
                  <w:szCs w:val="18"/>
                </w:rPr>
                <w:t xml:space="preserve">Sample data </w:t>
              </w:r>
            </w:ins>
          </w:p>
        </w:tc>
        <w:tc>
          <w:tcPr>
            <w:tcW w:w="1563" w:type="pct"/>
          </w:tcPr>
          <w:p w14:paraId="5A79EA9C" w14:textId="77777777" w:rsidR="00A53881" w:rsidRPr="00A03B52" w:rsidRDefault="00A53881" w:rsidP="00FD67C3">
            <w:pPr>
              <w:spacing w:after="120"/>
              <w:cnfStyle w:val="100000000000" w:firstRow="1" w:lastRow="0" w:firstColumn="0" w:lastColumn="0" w:oddVBand="0" w:evenVBand="0" w:oddHBand="0" w:evenHBand="0" w:firstRowFirstColumn="0" w:firstRowLastColumn="0" w:lastRowFirstColumn="0" w:lastRowLastColumn="0"/>
              <w:rPr>
                <w:ins w:id="6051" w:author="Aishwarya Balan" w:date="2019-05-30T12:12:00Z"/>
                <w:color w:val="333333"/>
                <w:sz w:val="18"/>
                <w:szCs w:val="18"/>
              </w:rPr>
            </w:pPr>
            <w:ins w:id="6052" w:author="Aishwarya Balan" w:date="2019-05-30T12:12:00Z">
              <w:r>
                <w:rPr>
                  <w:color w:val="333333"/>
                  <w:sz w:val="18"/>
                  <w:szCs w:val="18"/>
                </w:rPr>
                <w:t>Domain Detail</w:t>
              </w:r>
            </w:ins>
          </w:p>
        </w:tc>
      </w:tr>
      <w:tr w:rsidR="00A53881" w:rsidRPr="00A03B52" w14:paraId="3145D87D" w14:textId="77777777" w:rsidTr="00FD67C3">
        <w:trPr>
          <w:cnfStyle w:val="000000100000" w:firstRow="0" w:lastRow="0" w:firstColumn="0" w:lastColumn="0" w:oddVBand="0" w:evenVBand="0" w:oddHBand="1" w:evenHBand="0" w:firstRowFirstColumn="0" w:firstRowLastColumn="0" w:lastRowFirstColumn="0" w:lastRowLastColumn="0"/>
          <w:trHeight w:val="412"/>
          <w:ins w:id="6053" w:author="Aishwarya Balan" w:date="2019-05-30T12:12:00Z"/>
        </w:trPr>
        <w:tc>
          <w:tcPr>
            <w:cnfStyle w:val="001000000000" w:firstRow="0" w:lastRow="0" w:firstColumn="1" w:lastColumn="0" w:oddVBand="0" w:evenVBand="0" w:oddHBand="0" w:evenHBand="0" w:firstRowFirstColumn="0" w:firstRowLastColumn="0" w:lastRowFirstColumn="0" w:lastRowLastColumn="0"/>
            <w:tcW w:w="702" w:type="pct"/>
          </w:tcPr>
          <w:p w14:paraId="7D6830D5" w14:textId="77777777" w:rsidR="00A53881" w:rsidRPr="00A03B52" w:rsidRDefault="00A53881" w:rsidP="00FD67C3">
            <w:pPr>
              <w:spacing w:after="120"/>
              <w:rPr>
                <w:ins w:id="6054" w:author="Aishwarya Balan" w:date="2019-05-30T12:12:00Z"/>
                <w:color w:val="333333"/>
                <w:sz w:val="18"/>
                <w:szCs w:val="18"/>
              </w:rPr>
            </w:pPr>
            <w:ins w:id="6055" w:author="Aishwarya Balan" w:date="2019-05-30T12:12:00Z">
              <w:r w:rsidRPr="00A03B52">
                <w:rPr>
                  <w:color w:val="333333"/>
                  <w:sz w:val="18"/>
                  <w:szCs w:val="18"/>
                </w:rPr>
                <w:t>Eligible</w:t>
              </w:r>
            </w:ins>
          </w:p>
        </w:tc>
        <w:tc>
          <w:tcPr>
            <w:tcW w:w="527" w:type="pct"/>
          </w:tcPr>
          <w:p w14:paraId="2126457B" w14:textId="77777777" w:rsidR="00A53881" w:rsidRPr="00A03B52" w:rsidRDefault="00A53881" w:rsidP="00FD67C3">
            <w:pPr>
              <w:spacing w:after="120"/>
              <w:cnfStyle w:val="000000100000" w:firstRow="0" w:lastRow="0" w:firstColumn="0" w:lastColumn="0" w:oddVBand="0" w:evenVBand="0" w:oddHBand="1" w:evenHBand="0" w:firstRowFirstColumn="0" w:firstRowLastColumn="0" w:lastRowFirstColumn="0" w:lastRowLastColumn="0"/>
              <w:rPr>
                <w:ins w:id="6056" w:author="Aishwarya Balan" w:date="2019-05-30T12:12:00Z"/>
                <w:color w:val="333333"/>
                <w:sz w:val="18"/>
                <w:szCs w:val="18"/>
              </w:rPr>
            </w:pPr>
            <w:ins w:id="6057" w:author="Aishwarya Balan" w:date="2019-05-30T12:12:00Z">
              <w:r w:rsidRPr="00A03B52">
                <w:rPr>
                  <w:color w:val="333333"/>
                  <w:sz w:val="18"/>
                  <w:szCs w:val="18"/>
                </w:rPr>
                <w:t>Checkbox</w:t>
              </w:r>
            </w:ins>
          </w:p>
        </w:tc>
        <w:tc>
          <w:tcPr>
            <w:tcW w:w="1036" w:type="pct"/>
          </w:tcPr>
          <w:p w14:paraId="54443AF3" w14:textId="77777777" w:rsidR="00A53881" w:rsidRPr="00A03B52" w:rsidRDefault="00A53881" w:rsidP="00FD67C3">
            <w:pPr>
              <w:spacing w:after="120"/>
              <w:cnfStyle w:val="000000100000" w:firstRow="0" w:lastRow="0" w:firstColumn="0" w:lastColumn="0" w:oddVBand="0" w:evenVBand="0" w:oddHBand="1" w:evenHBand="0" w:firstRowFirstColumn="0" w:firstRowLastColumn="0" w:lastRowFirstColumn="0" w:lastRowLastColumn="0"/>
              <w:rPr>
                <w:ins w:id="6058" w:author="Aishwarya Balan" w:date="2019-05-30T12:12:00Z"/>
                <w:color w:val="333333"/>
                <w:sz w:val="18"/>
                <w:szCs w:val="18"/>
              </w:rPr>
            </w:pPr>
            <w:ins w:id="6059" w:author="Aishwarya Balan" w:date="2019-05-30T12:12:00Z">
              <w:r w:rsidRPr="00A03B52">
                <w:rPr>
                  <w:color w:val="333333"/>
                  <w:sz w:val="18"/>
                  <w:szCs w:val="18"/>
                </w:rPr>
                <w:t xml:space="preserve">Ticked(yes) by default </w:t>
              </w:r>
            </w:ins>
          </w:p>
        </w:tc>
        <w:tc>
          <w:tcPr>
            <w:tcW w:w="1173" w:type="pct"/>
          </w:tcPr>
          <w:p w14:paraId="5896701E" w14:textId="77777777" w:rsidR="00A53881" w:rsidRPr="00A03B52" w:rsidRDefault="00A53881" w:rsidP="00FD67C3">
            <w:pPr>
              <w:spacing w:after="120"/>
              <w:cnfStyle w:val="000000100000" w:firstRow="0" w:lastRow="0" w:firstColumn="0" w:lastColumn="0" w:oddVBand="0" w:evenVBand="0" w:oddHBand="1" w:evenHBand="0" w:firstRowFirstColumn="0" w:firstRowLastColumn="0" w:lastRowFirstColumn="0" w:lastRowLastColumn="0"/>
              <w:rPr>
                <w:ins w:id="6060" w:author="Aishwarya Balan" w:date="2019-05-30T12:12:00Z"/>
                <w:color w:val="333333"/>
                <w:sz w:val="18"/>
                <w:szCs w:val="18"/>
              </w:rPr>
            </w:pPr>
            <w:ins w:id="6061" w:author="Aishwarya Balan" w:date="2019-05-30T12:12:00Z">
              <w:r w:rsidRPr="00A03B52">
                <w:rPr>
                  <w:noProof/>
                  <w:color w:val="333333"/>
                  <w:sz w:val="18"/>
                  <w:szCs w:val="18"/>
                </w:rPr>
                <w:drawing>
                  <wp:inline distT="0" distB="0" distL="0" distR="0" wp14:anchorId="1539AE86" wp14:editId="60E90F76">
                    <wp:extent cx="109416" cy="125935"/>
                    <wp:effectExtent l="0" t="0" r="508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heck-mark-42622_640.png"/>
                            <pic:cNvPicPr/>
                          </pic:nvPicPr>
                          <pic:blipFill>
                            <a:blip r:embed="rId28">
                              <a:extLst>
                                <a:ext uri="{837473B0-CC2E-450A-ABE3-18F120FF3D39}">
                                  <a1611:picAttrSrcUrl xmlns:a1611="http://schemas.microsoft.com/office/drawing/2016/11/main" r:id="rId29"/>
                                </a:ext>
                              </a:extLst>
                            </a:blip>
                            <a:stretch>
                              <a:fillRect/>
                            </a:stretch>
                          </pic:blipFill>
                          <pic:spPr>
                            <a:xfrm>
                              <a:off x="0" y="0"/>
                              <a:ext cx="123925" cy="142634"/>
                            </a:xfrm>
                            <a:prstGeom prst="rect">
                              <a:avLst/>
                            </a:prstGeom>
                          </pic:spPr>
                        </pic:pic>
                      </a:graphicData>
                    </a:graphic>
                  </wp:inline>
                </w:drawing>
              </w:r>
            </w:ins>
          </w:p>
        </w:tc>
        <w:tc>
          <w:tcPr>
            <w:tcW w:w="1563" w:type="pct"/>
          </w:tcPr>
          <w:p w14:paraId="1E5801B2" w14:textId="77777777" w:rsidR="00A53881" w:rsidRPr="00A03B52" w:rsidRDefault="00A53881" w:rsidP="00FD67C3">
            <w:pPr>
              <w:cnfStyle w:val="000000100000" w:firstRow="0" w:lastRow="0" w:firstColumn="0" w:lastColumn="0" w:oddVBand="0" w:evenVBand="0" w:oddHBand="1" w:evenHBand="0" w:firstRowFirstColumn="0" w:firstRowLastColumn="0" w:lastRowFirstColumn="0" w:lastRowLastColumn="0"/>
              <w:rPr>
                <w:ins w:id="6062" w:author="Aishwarya Balan" w:date="2019-05-30T12:12:00Z"/>
                <w:color w:val="333333"/>
                <w:sz w:val="18"/>
                <w:szCs w:val="18"/>
              </w:rPr>
            </w:pPr>
          </w:p>
        </w:tc>
      </w:tr>
      <w:tr w:rsidR="00A53881" w:rsidRPr="00A03B52" w14:paraId="1599B937" w14:textId="77777777" w:rsidTr="00FD67C3">
        <w:trPr>
          <w:trHeight w:val="412"/>
          <w:ins w:id="6063" w:author="Aishwarya Balan" w:date="2019-05-30T12:12:00Z"/>
        </w:trPr>
        <w:tc>
          <w:tcPr>
            <w:cnfStyle w:val="001000000000" w:firstRow="0" w:lastRow="0" w:firstColumn="1" w:lastColumn="0" w:oddVBand="0" w:evenVBand="0" w:oddHBand="0" w:evenHBand="0" w:firstRowFirstColumn="0" w:firstRowLastColumn="0" w:lastRowFirstColumn="0" w:lastRowLastColumn="0"/>
            <w:tcW w:w="702" w:type="pct"/>
          </w:tcPr>
          <w:p w14:paraId="5F8F108B" w14:textId="77777777" w:rsidR="00A53881" w:rsidRPr="00A03B52" w:rsidRDefault="00A53881" w:rsidP="00FD67C3">
            <w:pPr>
              <w:spacing w:after="120"/>
              <w:rPr>
                <w:ins w:id="6064" w:author="Aishwarya Balan" w:date="2019-05-30T12:12:00Z"/>
                <w:color w:val="333333"/>
                <w:sz w:val="18"/>
                <w:szCs w:val="18"/>
              </w:rPr>
            </w:pPr>
            <w:ins w:id="6065" w:author="Aishwarya Balan" w:date="2019-05-30T12:12:00Z">
              <w:r w:rsidRPr="00A03B52">
                <w:rPr>
                  <w:color w:val="333333"/>
                  <w:sz w:val="18"/>
                  <w:szCs w:val="18"/>
                </w:rPr>
                <w:t xml:space="preserve">Declared </w:t>
              </w:r>
            </w:ins>
          </w:p>
        </w:tc>
        <w:tc>
          <w:tcPr>
            <w:tcW w:w="527" w:type="pct"/>
          </w:tcPr>
          <w:p w14:paraId="0E7A9C3C" w14:textId="77777777" w:rsidR="00A53881" w:rsidRPr="00A03B52" w:rsidRDefault="00A53881" w:rsidP="00FD67C3">
            <w:pPr>
              <w:spacing w:after="120"/>
              <w:cnfStyle w:val="000000000000" w:firstRow="0" w:lastRow="0" w:firstColumn="0" w:lastColumn="0" w:oddVBand="0" w:evenVBand="0" w:oddHBand="0" w:evenHBand="0" w:firstRowFirstColumn="0" w:firstRowLastColumn="0" w:lastRowFirstColumn="0" w:lastRowLastColumn="0"/>
              <w:rPr>
                <w:ins w:id="6066" w:author="Aishwarya Balan" w:date="2019-05-30T12:12:00Z"/>
                <w:color w:val="333333"/>
                <w:sz w:val="18"/>
                <w:szCs w:val="18"/>
              </w:rPr>
            </w:pPr>
            <w:ins w:id="6067" w:author="Aishwarya Balan" w:date="2019-05-30T12:12:00Z">
              <w:r w:rsidRPr="00A03B52">
                <w:rPr>
                  <w:color w:val="333333"/>
                  <w:sz w:val="18"/>
                  <w:szCs w:val="18"/>
                </w:rPr>
                <w:t>Checkbox</w:t>
              </w:r>
            </w:ins>
          </w:p>
        </w:tc>
        <w:tc>
          <w:tcPr>
            <w:tcW w:w="1036" w:type="pct"/>
          </w:tcPr>
          <w:p w14:paraId="10C86751" w14:textId="77777777" w:rsidR="00A53881" w:rsidRPr="00A03B52" w:rsidRDefault="00A53881" w:rsidP="00FD67C3">
            <w:pPr>
              <w:spacing w:after="120"/>
              <w:cnfStyle w:val="000000000000" w:firstRow="0" w:lastRow="0" w:firstColumn="0" w:lastColumn="0" w:oddVBand="0" w:evenVBand="0" w:oddHBand="0" w:evenHBand="0" w:firstRowFirstColumn="0" w:firstRowLastColumn="0" w:lastRowFirstColumn="0" w:lastRowLastColumn="0"/>
              <w:rPr>
                <w:ins w:id="6068" w:author="Aishwarya Balan" w:date="2019-05-30T12:12:00Z"/>
                <w:color w:val="333333"/>
                <w:sz w:val="18"/>
                <w:szCs w:val="18"/>
              </w:rPr>
            </w:pPr>
            <w:ins w:id="6069" w:author="Aishwarya Balan" w:date="2019-05-30T12:12:00Z">
              <w:r w:rsidRPr="00A03B52">
                <w:rPr>
                  <w:color w:val="333333"/>
                  <w:sz w:val="18"/>
                  <w:szCs w:val="18"/>
                </w:rPr>
                <w:t xml:space="preserve">Ticked(yes) by default </w:t>
              </w:r>
            </w:ins>
          </w:p>
        </w:tc>
        <w:tc>
          <w:tcPr>
            <w:tcW w:w="1173" w:type="pct"/>
          </w:tcPr>
          <w:p w14:paraId="733046C5" w14:textId="77777777" w:rsidR="00A53881" w:rsidRPr="00A03B52" w:rsidRDefault="00A53881" w:rsidP="00FD67C3">
            <w:pPr>
              <w:spacing w:after="120"/>
              <w:cnfStyle w:val="000000000000" w:firstRow="0" w:lastRow="0" w:firstColumn="0" w:lastColumn="0" w:oddVBand="0" w:evenVBand="0" w:oddHBand="0" w:evenHBand="0" w:firstRowFirstColumn="0" w:firstRowLastColumn="0" w:lastRowFirstColumn="0" w:lastRowLastColumn="0"/>
              <w:rPr>
                <w:ins w:id="6070" w:author="Aishwarya Balan" w:date="2019-05-30T12:12:00Z"/>
                <w:color w:val="333333"/>
                <w:sz w:val="18"/>
                <w:szCs w:val="18"/>
              </w:rPr>
            </w:pPr>
            <w:ins w:id="6071" w:author="Aishwarya Balan" w:date="2019-05-30T12:12:00Z">
              <w:r w:rsidRPr="00A03B52">
                <w:rPr>
                  <w:noProof/>
                  <w:color w:val="333333"/>
                  <w:sz w:val="18"/>
                  <w:szCs w:val="18"/>
                </w:rPr>
                <w:drawing>
                  <wp:inline distT="0" distB="0" distL="0" distR="0" wp14:anchorId="68031854" wp14:editId="59C92F06">
                    <wp:extent cx="109416" cy="125935"/>
                    <wp:effectExtent l="0" t="0" r="508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heck-mark-42622_640.png"/>
                            <pic:cNvPicPr/>
                          </pic:nvPicPr>
                          <pic:blipFill>
                            <a:blip r:embed="rId28">
                              <a:extLst>
                                <a:ext uri="{837473B0-CC2E-450A-ABE3-18F120FF3D39}">
                                  <a1611:picAttrSrcUrl xmlns:a1611="http://schemas.microsoft.com/office/drawing/2016/11/main" r:id="rId29"/>
                                </a:ext>
                              </a:extLst>
                            </a:blip>
                            <a:stretch>
                              <a:fillRect/>
                            </a:stretch>
                          </pic:blipFill>
                          <pic:spPr>
                            <a:xfrm>
                              <a:off x="0" y="0"/>
                              <a:ext cx="123925" cy="142634"/>
                            </a:xfrm>
                            <a:prstGeom prst="rect">
                              <a:avLst/>
                            </a:prstGeom>
                          </pic:spPr>
                        </pic:pic>
                      </a:graphicData>
                    </a:graphic>
                  </wp:inline>
                </w:drawing>
              </w:r>
            </w:ins>
          </w:p>
        </w:tc>
        <w:tc>
          <w:tcPr>
            <w:tcW w:w="1563" w:type="pct"/>
          </w:tcPr>
          <w:p w14:paraId="1E17E430" w14:textId="77777777" w:rsidR="00A53881" w:rsidRPr="00A03B52" w:rsidRDefault="00A53881" w:rsidP="00FD67C3">
            <w:pPr>
              <w:cnfStyle w:val="000000000000" w:firstRow="0" w:lastRow="0" w:firstColumn="0" w:lastColumn="0" w:oddVBand="0" w:evenVBand="0" w:oddHBand="0" w:evenHBand="0" w:firstRowFirstColumn="0" w:firstRowLastColumn="0" w:lastRowFirstColumn="0" w:lastRowLastColumn="0"/>
              <w:rPr>
                <w:ins w:id="6072" w:author="Aishwarya Balan" w:date="2019-05-30T12:12:00Z"/>
                <w:color w:val="333333"/>
                <w:sz w:val="18"/>
                <w:szCs w:val="18"/>
              </w:rPr>
            </w:pPr>
          </w:p>
        </w:tc>
      </w:tr>
      <w:tr w:rsidR="00A53881" w:rsidRPr="00A03B52" w14:paraId="23F937B8" w14:textId="77777777" w:rsidTr="00FD67C3">
        <w:trPr>
          <w:cnfStyle w:val="000000100000" w:firstRow="0" w:lastRow="0" w:firstColumn="0" w:lastColumn="0" w:oddVBand="0" w:evenVBand="0" w:oddHBand="1" w:evenHBand="0" w:firstRowFirstColumn="0" w:firstRowLastColumn="0" w:lastRowFirstColumn="0" w:lastRowLastColumn="0"/>
          <w:trHeight w:val="396"/>
          <w:ins w:id="6073" w:author="Aishwarya Balan" w:date="2019-05-30T12:12:00Z"/>
        </w:trPr>
        <w:tc>
          <w:tcPr>
            <w:cnfStyle w:val="001000000000" w:firstRow="0" w:lastRow="0" w:firstColumn="1" w:lastColumn="0" w:oddVBand="0" w:evenVBand="0" w:oddHBand="0" w:evenHBand="0" w:firstRowFirstColumn="0" w:firstRowLastColumn="0" w:lastRowFirstColumn="0" w:lastRowLastColumn="0"/>
            <w:tcW w:w="702" w:type="pct"/>
          </w:tcPr>
          <w:p w14:paraId="45633A2A" w14:textId="77777777" w:rsidR="00A53881" w:rsidRPr="00A03B52" w:rsidRDefault="00A53881" w:rsidP="00FD67C3">
            <w:pPr>
              <w:spacing w:after="120"/>
              <w:rPr>
                <w:ins w:id="6074" w:author="Aishwarya Balan" w:date="2019-05-30T12:12:00Z"/>
                <w:color w:val="333333"/>
                <w:sz w:val="18"/>
                <w:szCs w:val="18"/>
              </w:rPr>
            </w:pPr>
            <w:ins w:id="6075" w:author="Aishwarya Balan" w:date="2019-05-30T12:12:00Z">
              <w:r w:rsidRPr="00A03B52">
                <w:rPr>
                  <w:color w:val="333333"/>
                  <w:sz w:val="18"/>
                  <w:szCs w:val="18"/>
                </w:rPr>
                <w:lastRenderedPageBreak/>
                <w:t xml:space="preserve">Over due </w:t>
              </w:r>
            </w:ins>
          </w:p>
        </w:tc>
        <w:tc>
          <w:tcPr>
            <w:tcW w:w="527" w:type="pct"/>
          </w:tcPr>
          <w:p w14:paraId="0ABB262B" w14:textId="77777777" w:rsidR="00A53881" w:rsidRPr="00A03B52" w:rsidRDefault="00A53881" w:rsidP="00FD67C3">
            <w:pPr>
              <w:spacing w:after="120"/>
              <w:cnfStyle w:val="000000100000" w:firstRow="0" w:lastRow="0" w:firstColumn="0" w:lastColumn="0" w:oddVBand="0" w:evenVBand="0" w:oddHBand="1" w:evenHBand="0" w:firstRowFirstColumn="0" w:firstRowLastColumn="0" w:lastRowFirstColumn="0" w:lastRowLastColumn="0"/>
              <w:rPr>
                <w:ins w:id="6076" w:author="Aishwarya Balan" w:date="2019-05-30T12:12:00Z"/>
                <w:color w:val="333333"/>
                <w:sz w:val="18"/>
                <w:szCs w:val="18"/>
              </w:rPr>
            </w:pPr>
            <w:ins w:id="6077" w:author="Aishwarya Balan" w:date="2019-05-30T12:12:00Z">
              <w:r w:rsidRPr="00A03B52">
                <w:rPr>
                  <w:color w:val="333333"/>
                  <w:sz w:val="18"/>
                  <w:szCs w:val="18"/>
                </w:rPr>
                <w:t>Checkbox</w:t>
              </w:r>
            </w:ins>
          </w:p>
        </w:tc>
        <w:tc>
          <w:tcPr>
            <w:tcW w:w="1036" w:type="pct"/>
          </w:tcPr>
          <w:p w14:paraId="48B3E8FB" w14:textId="77777777" w:rsidR="00A53881" w:rsidRPr="00A03B52" w:rsidRDefault="00A53881" w:rsidP="00FD67C3">
            <w:pPr>
              <w:cnfStyle w:val="000000100000" w:firstRow="0" w:lastRow="0" w:firstColumn="0" w:lastColumn="0" w:oddVBand="0" w:evenVBand="0" w:oddHBand="1" w:evenHBand="0" w:firstRowFirstColumn="0" w:firstRowLastColumn="0" w:lastRowFirstColumn="0" w:lastRowLastColumn="0"/>
              <w:rPr>
                <w:ins w:id="6078" w:author="Aishwarya Balan" w:date="2019-05-30T12:12:00Z"/>
                <w:color w:val="333333"/>
                <w:sz w:val="18"/>
                <w:szCs w:val="18"/>
              </w:rPr>
            </w:pPr>
          </w:p>
        </w:tc>
        <w:tc>
          <w:tcPr>
            <w:tcW w:w="1173" w:type="pct"/>
          </w:tcPr>
          <w:p w14:paraId="38FDC937" w14:textId="77777777" w:rsidR="00A53881" w:rsidRPr="00A03B52" w:rsidRDefault="00A53881" w:rsidP="00FD67C3">
            <w:pPr>
              <w:cnfStyle w:val="000000100000" w:firstRow="0" w:lastRow="0" w:firstColumn="0" w:lastColumn="0" w:oddVBand="0" w:evenVBand="0" w:oddHBand="1" w:evenHBand="0" w:firstRowFirstColumn="0" w:firstRowLastColumn="0" w:lastRowFirstColumn="0" w:lastRowLastColumn="0"/>
              <w:rPr>
                <w:ins w:id="6079" w:author="Aishwarya Balan" w:date="2019-05-30T12:12:00Z"/>
                <w:color w:val="333333"/>
                <w:sz w:val="18"/>
                <w:szCs w:val="18"/>
              </w:rPr>
            </w:pPr>
          </w:p>
        </w:tc>
        <w:tc>
          <w:tcPr>
            <w:tcW w:w="1563" w:type="pct"/>
          </w:tcPr>
          <w:p w14:paraId="7B1D0943" w14:textId="77777777" w:rsidR="00A53881" w:rsidRPr="00A03B52" w:rsidRDefault="00A53881" w:rsidP="00FD67C3">
            <w:pPr>
              <w:cnfStyle w:val="000000100000" w:firstRow="0" w:lastRow="0" w:firstColumn="0" w:lastColumn="0" w:oddVBand="0" w:evenVBand="0" w:oddHBand="1" w:evenHBand="0" w:firstRowFirstColumn="0" w:firstRowLastColumn="0" w:lastRowFirstColumn="0" w:lastRowLastColumn="0"/>
              <w:rPr>
                <w:ins w:id="6080" w:author="Aishwarya Balan" w:date="2019-05-30T12:12:00Z"/>
                <w:color w:val="333333"/>
                <w:sz w:val="18"/>
                <w:szCs w:val="18"/>
              </w:rPr>
            </w:pPr>
          </w:p>
        </w:tc>
      </w:tr>
      <w:tr w:rsidR="00A53881" w:rsidRPr="00A03B52" w14:paraId="3BA34E9C" w14:textId="77777777" w:rsidTr="00FD67C3">
        <w:trPr>
          <w:trHeight w:val="396"/>
          <w:ins w:id="6081" w:author="Aishwarya Balan" w:date="2019-05-30T12:12:00Z"/>
        </w:trPr>
        <w:tc>
          <w:tcPr>
            <w:cnfStyle w:val="001000000000" w:firstRow="0" w:lastRow="0" w:firstColumn="1" w:lastColumn="0" w:oddVBand="0" w:evenVBand="0" w:oddHBand="0" w:evenHBand="0" w:firstRowFirstColumn="0" w:firstRowLastColumn="0" w:lastRowFirstColumn="0" w:lastRowLastColumn="0"/>
            <w:tcW w:w="702" w:type="pct"/>
          </w:tcPr>
          <w:p w14:paraId="2ADB425F" w14:textId="77777777" w:rsidR="00A53881" w:rsidRPr="00A03B52" w:rsidRDefault="00A53881" w:rsidP="00FD67C3">
            <w:pPr>
              <w:spacing w:after="120"/>
              <w:rPr>
                <w:ins w:id="6082" w:author="Aishwarya Balan" w:date="2019-05-30T12:12:00Z"/>
                <w:color w:val="333333"/>
                <w:sz w:val="18"/>
                <w:szCs w:val="18"/>
              </w:rPr>
            </w:pPr>
            <w:bookmarkStart w:id="6083" w:name="_Hlk6937272"/>
            <w:ins w:id="6084" w:author="Aishwarya Balan" w:date="2019-05-30T12:12:00Z">
              <w:r w:rsidRPr="00A03B52">
                <w:rPr>
                  <w:color w:val="333333"/>
                  <w:sz w:val="18"/>
                  <w:szCs w:val="18"/>
                </w:rPr>
                <w:t>Corporate ID</w:t>
              </w:r>
            </w:ins>
          </w:p>
        </w:tc>
        <w:tc>
          <w:tcPr>
            <w:tcW w:w="527" w:type="pct"/>
          </w:tcPr>
          <w:p w14:paraId="388DF6A7" w14:textId="77777777" w:rsidR="00A53881" w:rsidRPr="00A03B52" w:rsidRDefault="00A53881" w:rsidP="00FD67C3">
            <w:pPr>
              <w:spacing w:after="120"/>
              <w:cnfStyle w:val="000000000000" w:firstRow="0" w:lastRow="0" w:firstColumn="0" w:lastColumn="0" w:oddVBand="0" w:evenVBand="0" w:oddHBand="0" w:evenHBand="0" w:firstRowFirstColumn="0" w:firstRowLastColumn="0" w:lastRowFirstColumn="0" w:lastRowLastColumn="0"/>
              <w:rPr>
                <w:ins w:id="6085" w:author="Aishwarya Balan" w:date="2019-05-30T12:12:00Z"/>
                <w:color w:val="333333"/>
                <w:sz w:val="18"/>
                <w:szCs w:val="18"/>
              </w:rPr>
            </w:pPr>
            <w:ins w:id="6086" w:author="Aishwarya Balan" w:date="2019-05-30T12:12:00Z">
              <w:r w:rsidRPr="00A03B52">
                <w:rPr>
                  <w:color w:val="333333"/>
                  <w:sz w:val="18"/>
                  <w:szCs w:val="18"/>
                </w:rPr>
                <w:t xml:space="preserve">String </w:t>
              </w:r>
            </w:ins>
          </w:p>
        </w:tc>
        <w:tc>
          <w:tcPr>
            <w:tcW w:w="1036" w:type="pct"/>
          </w:tcPr>
          <w:p w14:paraId="393C2ABA" w14:textId="77777777" w:rsidR="00A53881" w:rsidRPr="00A03B52" w:rsidRDefault="00A53881" w:rsidP="00FD67C3">
            <w:pPr>
              <w:spacing w:after="120"/>
              <w:cnfStyle w:val="000000000000" w:firstRow="0" w:lastRow="0" w:firstColumn="0" w:lastColumn="0" w:oddVBand="0" w:evenVBand="0" w:oddHBand="0" w:evenHBand="0" w:firstRowFirstColumn="0" w:firstRowLastColumn="0" w:lastRowFirstColumn="0" w:lastRowLastColumn="0"/>
              <w:rPr>
                <w:ins w:id="6087" w:author="Aishwarya Balan" w:date="2019-05-30T12:12:00Z"/>
                <w:color w:val="333333"/>
                <w:sz w:val="18"/>
                <w:szCs w:val="18"/>
              </w:rPr>
            </w:pPr>
          </w:p>
        </w:tc>
        <w:tc>
          <w:tcPr>
            <w:tcW w:w="1173" w:type="pct"/>
          </w:tcPr>
          <w:p w14:paraId="543FF50A" w14:textId="77777777" w:rsidR="00A53881" w:rsidRPr="00A03B52" w:rsidRDefault="00A53881" w:rsidP="00FD67C3">
            <w:pPr>
              <w:spacing w:after="120"/>
              <w:ind w:left="360"/>
              <w:cnfStyle w:val="000000000000" w:firstRow="0" w:lastRow="0" w:firstColumn="0" w:lastColumn="0" w:oddVBand="0" w:evenVBand="0" w:oddHBand="0" w:evenHBand="0" w:firstRowFirstColumn="0" w:firstRowLastColumn="0" w:lastRowFirstColumn="0" w:lastRowLastColumn="0"/>
              <w:rPr>
                <w:ins w:id="6088" w:author="Aishwarya Balan" w:date="2019-05-30T12:12:00Z"/>
                <w:color w:val="333333"/>
                <w:sz w:val="18"/>
                <w:szCs w:val="18"/>
              </w:rPr>
            </w:pPr>
            <w:ins w:id="6089" w:author="Aishwarya Balan" w:date="2019-05-30T12:12:00Z">
              <w:r w:rsidRPr="00A03B52">
                <w:rPr>
                  <w:color w:val="333333"/>
                  <w:sz w:val="18"/>
                  <w:szCs w:val="18"/>
                </w:rPr>
                <w:t>MANBE</w:t>
              </w:r>
            </w:ins>
          </w:p>
        </w:tc>
        <w:tc>
          <w:tcPr>
            <w:tcW w:w="1563" w:type="pct"/>
          </w:tcPr>
          <w:p w14:paraId="34A867CF" w14:textId="77777777" w:rsidR="00A53881" w:rsidRPr="00A03B52" w:rsidRDefault="00A53881" w:rsidP="00FD67C3">
            <w:pPr>
              <w:cnfStyle w:val="000000000000" w:firstRow="0" w:lastRow="0" w:firstColumn="0" w:lastColumn="0" w:oddVBand="0" w:evenVBand="0" w:oddHBand="0" w:evenHBand="0" w:firstRowFirstColumn="0" w:firstRowLastColumn="0" w:lastRowFirstColumn="0" w:lastRowLastColumn="0"/>
              <w:rPr>
                <w:ins w:id="6090" w:author="Aishwarya Balan" w:date="2019-05-30T12:12:00Z"/>
                <w:color w:val="333333"/>
                <w:sz w:val="18"/>
                <w:szCs w:val="18"/>
              </w:rPr>
            </w:pPr>
            <w:ins w:id="6091" w:author="Aishwarya Balan" w:date="2019-05-30T12:12:00Z">
              <w:r w:rsidRPr="00BD12C5">
                <w:rPr>
                  <w:color w:val="333333"/>
                  <w:sz w:val="18"/>
                  <w:szCs w:val="18"/>
                </w:rPr>
                <w:t>AK_CORPORATE</w:t>
              </w:r>
            </w:ins>
          </w:p>
        </w:tc>
      </w:tr>
      <w:tr w:rsidR="00A53881" w:rsidRPr="00A03B52" w14:paraId="2C822914" w14:textId="77777777" w:rsidTr="00FD67C3">
        <w:trPr>
          <w:cnfStyle w:val="000000100000" w:firstRow="0" w:lastRow="0" w:firstColumn="0" w:lastColumn="0" w:oddVBand="0" w:evenVBand="0" w:oddHBand="1" w:evenHBand="0" w:firstRowFirstColumn="0" w:firstRowLastColumn="0" w:lastRowFirstColumn="0" w:lastRowLastColumn="0"/>
          <w:trHeight w:val="396"/>
          <w:ins w:id="6092" w:author="Aishwarya Balan" w:date="2019-05-30T12:12:00Z"/>
        </w:trPr>
        <w:tc>
          <w:tcPr>
            <w:cnfStyle w:val="001000000000" w:firstRow="0" w:lastRow="0" w:firstColumn="1" w:lastColumn="0" w:oddVBand="0" w:evenVBand="0" w:oddHBand="0" w:evenHBand="0" w:firstRowFirstColumn="0" w:firstRowLastColumn="0" w:lastRowFirstColumn="0" w:lastRowLastColumn="0"/>
            <w:tcW w:w="702" w:type="pct"/>
          </w:tcPr>
          <w:p w14:paraId="030B8B6B" w14:textId="77777777" w:rsidR="00A53881" w:rsidRPr="00A03B52" w:rsidRDefault="00A53881" w:rsidP="00FD67C3">
            <w:pPr>
              <w:spacing w:after="120"/>
              <w:rPr>
                <w:ins w:id="6093" w:author="Aishwarya Balan" w:date="2019-05-30T12:12:00Z"/>
                <w:color w:val="333333"/>
                <w:sz w:val="18"/>
                <w:szCs w:val="18"/>
              </w:rPr>
            </w:pPr>
            <w:ins w:id="6094" w:author="Aishwarya Balan" w:date="2019-05-30T12:12:00Z">
              <w:r w:rsidRPr="00A03B52">
                <w:rPr>
                  <w:color w:val="333333"/>
                  <w:sz w:val="18"/>
                  <w:szCs w:val="18"/>
                </w:rPr>
                <w:t xml:space="preserve">Counterparty </w:t>
              </w:r>
              <w:r>
                <w:rPr>
                  <w:color w:val="333333"/>
                  <w:sz w:val="18"/>
                  <w:szCs w:val="18"/>
                </w:rPr>
                <w:t>Group</w:t>
              </w:r>
            </w:ins>
          </w:p>
        </w:tc>
        <w:tc>
          <w:tcPr>
            <w:tcW w:w="527" w:type="pct"/>
          </w:tcPr>
          <w:p w14:paraId="6CF04C0E" w14:textId="77777777" w:rsidR="00A53881" w:rsidRPr="00A03B52" w:rsidRDefault="00A53881" w:rsidP="00FD67C3">
            <w:pPr>
              <w:spacing w:after="120"/>
              <w:cnfStyle w:val="000000100000" w:firstRow="0" w:lastRow="0" w:firstColumn="0" w:lastColumn="0" w:oddVBand="0" w:evenVBand="0" w:oddHBand="1" w:evenHBand="0" w:firstRowFirstColumn="0" w:firstRowLastColumn="0" w:lastRowFirstColumn="0" w:lastRowLastColumn="0"/>
              <w:rPr>
                <w:ins w:id="6095" w:author="Aishwarya Balan" w:date="2019-05-30T12:12:00Z"/>
                <w:color w:val="333333"/>
                <w:sz w:val="18"/>
                <w:szCs w:val="18"/>
              </w:rPr>
            </w:pPr>
            <w:ins w:id="6096" w:author="Aishwarya Balan" w:date="2019-05-30T12:12:00Z">
              <w:r w:rsidRPr="00A03B52">
                <w:rPr>
                  <w:color w:val="333333"/>
                  <w:sz w:val="18"/>
                  <w:szCs w:val="18"/>
                </w:rPr>
                <w:t>String</w:t>
              </w:r>
            </w:ins>
          </w:p>
        </w:tc>
        <w:tc>
          <w:tcPr>
            <w:tcW w:w="1036" w:type="pct"/>
          </w:tcPr>
          <w:p w14:paraId="59A29A2A" w14:textId="77777777" w:rsidR="00A53881" w:rsidRPr="00A03B52" w:rsidRDefault="00A53881" w:rsidP="00FD67C3">
            <w:pPr>
              <w:cnfStyle w:val="000000100000" w:firstRow="0" w:lastRow="0" w:firstColumn="0" w:lastColumn="0" w:oddVBand="0" w:evenVBand="0" w:oddHBand="1" w:evenHBand="0" w:firstRowFirstColumn="0" w:firstRowLastColumn="0" w:lastRowFirstColumn="0" w:lastRowLastColumn="0"/>
              <w:rPr>
                <w:ins w:id="6097" w:author="Aishwarya Balan" w:date="2019-05-30T12:12:00Z"/>
                <w:color w:val="333333"/>
                <w:sz w:val="18"/>
                <w:szCs w:val="18"/>
              </w:rPr>
            </w:pPr>
          </w:p>
        </w:tc>
        <w:tc>
          <w:tcPr>
            <w:tcW w:w="1173" w:type="pct"/>
          </w:tcPr>
          <w:p w14:paraId="4E012F60" w14:textId="77777777" w:rsidR="00A53881" w:rsidRPr="00A03B52" w:rsidRDefault="00A53881" w:rsidP="00FD67C3">
            <w:pPr>
              <w:cnfStyle w:val="000000100000" w:firstRow="0" w:lastRow="0" w:firstColumn="0" w:lastColumn="0" w:oddVBand="0" w:evenVBand="0" w:oddHBand="1" w:evenHBand="0" w:firstRowFirstColumn="0" w:firstRowLastColumn="0" w:lastRowFirstColumn="0" w:lastRowLastColumn="0"/>
              <w:rPr>
                <w:ins w:id="6098" w:author="Aishwarya Balan" w:date="2019-05-30T12:12:00Z"/>
                <w:color w:val="333333"/>
                <w:sz w:val="18"/>
                <w:szCs w:val="18"/>
              </w:rPr>
            </w:pPr>
            <w:ins w:id="6099" w:author="Aishwarya Balan" w:date="2019-05-30T12:12:00Z">
              <w:r w:rsidRPr="00A03B52">
                <w:rPr>
                  <w:color w:val="333333"/>
                  <w:sz w:val="18"/>
                  <w:szCs w:val="18"/>
                </w:rPr>
                <w:t>ABDOULAYE SEYE</w:t>
              </w:r>
            </w:ins>
          </w:p>
        </w:tc>
        <w:tc>
          <w:tcPr>
            <w:tcW w:w="1563" w:type="pct"/>
          </w:tcPr>
          <w:p w14:paraId="1E8341DB" w14:textId="77777777" w:rsidR="00A53881" w:rsidRPr="00A03B52" w:rsidRDefault="00A53881" w:rsidP="00FD67C3">
            <w:pPr>
              <w:cnfStyle w:val="000000100000" w:firstRow="0" w:lastRow="0" w:firstColumn="0" w:lastColumn="0" w:oddVBand="0" w:evenVBand="0" w:oddHBand="1" w:evenHBand="0" w:firstRowFirstColumn="0" w:firstRowLastColumn="0" w:lastRowFirstColumn="0" w:lastRowLastColumn="0"/>
              <w:rPr>
                <w:ins w:id="6100" w:author="Aishwarya Balan" w:date="2019-05-30T12:12:00Z"/>
                <w:color w:val="333333"/>
                <w:sz w:val="18"/>
                <w:szCs w:val="18"/>
              </w:rPr>
            </w:pPr>
            <w:ins w:id="6101" w:author="Aishwarya Balan" w:date="2019-05-30T12:12:00Z">
              <w:r w:rsidRPr="00167E23">
                <w:rPr>
                  <w:color w:val="333333"/>
                  <w:sz w:val="18"/>
                  <w:szCs w:val="18"/>
                </w:rPr>
                <w:t>BP_GROUP_NAME of table BGM_BP_GROUP_MASTER</w:t>
              </w:r>
            </w:ins>
          </w:p>
        </w:tc>
      </w:tr>
      <w:tr w:rsidR="00A53881" w:rsidRPr="00A03B52" w14:paraId="4C7B39A5" w14:textId="77777777" w:rsidTr="00FD67C3">
        <w:trPr>
          <w:trHeight w:val="396"/>
          <w:ins w:id="6102" w:author="Aishwarya Balan" w:date="2019-05-30T12:12:00Z"/>
        </w:trPr>
        <w:tc>
          <w:tcPr>
            <w:cnfStyle w:val="001000000000" w:firstRow="0" w:lastRow="0" w:firstColumn="1" w:lastColumn="0" w:oddVBand="0" w:evenVBand="0" w:oddHBand="0" w:evenHBand="0" w:firstRowFirstColumn="0" w:firstRowLastColumn="0" w:lastRowFirstColumn="0" w:lastRowLastColumn="0"/>
            <w:tcW w:w="702" w:type="pct"/>
          </w:tcPr>
          <w:p w14:paraId="186EB8CA" w14:textId="77777777" w:rsidR="00A53881" w:rsidRPr="00A03B52" w:rsidRDefault="00A53881" w:rsidP="00FD67C3">
            <w:pPr>
              <w:spacing w:after="120"/>
              <w:rPr>
                <w:ins w:id="6103" w:author="Aishwarya Balan" w:date="2019-05-30T12:12:00Z"/>
                <w:color w:val="333333"/>
                <w:sz w:val="18"/>
                <w:szCs w:val="18"/>
              </w:rPr>
            </w:pPr>
            <w:ins w:id="6104" w:author="Aishwarya Balan" w:date="2019-05-30T12:12:00Z">
              <w:r w:rsidRPr="00A03B52">
                <w:rPr>
                  <w:color w:val="333333"/>
                  <w:sz w:val="18"/>
                  <w:szCs w:val="18"/>
                </w:rPr>
                <w:t>Trader</w:t>
              </w:r>
            </w:ins>
          </w:p>
        </w:tc>
        <w:tc>
          <w:tcPr>
            <w:tcW w:w="527" w:type="pct"/>
          </w:tcPr>
          <w:p w14:paraId="6AB3CCA9" w14:textId="77777777" w:rsidR="00A53881" w:rsidRPr="00A03B52" w:rsidRDefault="00A53881" w:rsidP="00FD67C3">
            <w:pPr>
              <w:spacing w:after="120"/>
              <w:cnfStyle w:val="000000000000" w:firstRow="0" w:lastRow="0" w:firstColumn="0" w:lastColumn="0" w:oddVBand="0" w:evenVBand="0" w:oddHBand="0" w:evenHBand="0" w:firstRowFirstColumn="0" w:firstRowLastColumn="0" w:lastRowFirstColumn="0" w:lastRowLastColumn="0"/>
              <w:rPr>
                <w:ins w:id="6105" w:author="Aishwarya Balan" w:date="2019-05-30T12:12:00Z"/>
                <w:color w:val="333333"/>
                <w:sz w:val="18"/>
                <w:szCs w:val="18"/>
              </w:rPr>
            </w:pPr>
            <w:ins w:id="6106" w:author="Aishwarya Balan" w:date="2019-05-30T12:12:00Z">
              <w:r w:rsidRPr="00A03B52">
                <w:rPr>
                  <w:color w:val="333333"/>
                  <w:sz w:val="18"/>
                  <w:szCs w:val="18"/>
                </w:rPr>
                <w:t xml:space="preserve">String </w:t>
              </w:r>
            </w:ins>
          </w:p>
        </w:tc>
        <w:tc>
          <w:tcPr>
            <w:tcW w:w="1036" w:type="pct"/>
          </w:tcPr>
          <w:p w14:paraId="0EBF60D7" w14:textId="77777777" w:rsidR="00A53881" w:rsidRPr="00A03B52" w:rsidRDefault="00A53881" w:rsidP="00FD67C3">
            <w:pPr>
              <w:cnfStyle w:val="000000000000" w:firstRow="0" w:lastRow="0" w:firstColumn="0" w:lastColumn="0" w:oddVBand="0" w:evenVBand="0" w:oddHBand="0" w:evenHBand="0" w:firstRowFirstColumn="0" w:firstRowLastColumn="0" w:lastRowFirstColumn="0" w:lastRowLastColumn="0"/>
              <w:rPr>
                <w:ins w:id="6107" w:author="Aishwarya Balan" w:date="2019-05-30T12:12:00Z"/>
                <w:color w:val="333333"/>
                <w:sz w:val="18"/>
                <w:szCs w:val="18"/>
              </w:rPr>
            </w:pPr>
            <w:ins w:id="6108" w:author="Aishwarya Balan" w:date="2019-05-30T12:12:00Z">
              <w:r w:rsidRPr="00A03B52">
                <w:rPr>
                  <w:color w:val="333333"/>
                  <w:sz w:val="18"/>
                  <w:szCs w:val="18"/>
                </w:rPr>
                <w:t xml:space="preserve">Name of the Trader </w:t>
              </w:r>
            </w:ins>
          </w:p>
        </w:tc>
        <w:tc>
          <w:tcPr>
            <w:tcW w:w="1173" w:type="pct"/>
          </w:tcPr>
          <w:p w14:paraId="5EF2CBBB" w14:textId="77777777" w:rsidR="00A53881" w:rsidRPr="00A03B52" w:rsidRDefault="00A53881" w:rsidP="00FD67C3">
            <w:pPr>
              <w:cnfStyle w:val="000000000000" w:firstRow="0" w:lastRow="0" w:firstColumn="0" w:lastColumn="0" w:oddVBand="0" w:evenVBand="0" w:oddHBand="0" w:evenHBand="0" w:firstRowFirstColumn="0" w:firstRowLastColumn="0" w:lastRowFirstColumn="0" w:lastRowLastColumn="0"/>
              <w:rPr>
                <w:ins w:id="6109" w:author="Aishwarya Balan" w:date="2019-05-30T12:12:00Z"/>
                <w:color w:val="333333"/>
                <w:sz w:val="18"/>
                <w:szCs w:val="18"/>
              </w:rPr>
            </w:pPr>
            <w:ins w:id="6110" w:author="Aishwarya Balan" w:date="2019-05-30T12:12:00Z">
              <w:r w:rsidRPr="00A03B52">
                <w:rPr>
                  <w:color w:val="333333"/>
                  <w:sz w:val="18"/>
                  <w:szCs w:val="18"/>
                </w:rPr>
                <w:t>Ben</w:t>
              </w:r>
            </w:ins>
          </w:p>
        </w:tc>
        <w:tc>
          <w:tcPr>
            <w:tcW w:w="1563" w:type="pct"/>
          </w:tcPr>
          <w:p w14:paraId="237EA48B" w14:textId="77777777" w:rsidR="00A53881" w:rsidRPr="00A03B52" w:rsidRDefault="00A53881" w:rsidP="00FD67C3">
            <w:pPr>
              <w:cnfStyle w:val="000000000000" w:firstRow="0" w:lastRow="0" w:firstColumn="0" w:lastColumn="0" w:oddVBand="0" w:evenVBand="0" w:oddHBand="0" w:evenHBand="0" w:firstRowFirstColumn="0" w:firstRowLastColumn="0" w:lastRowFirstColumn="0" w:lastRowLastColumn="0"/>
              <w:rPr>
                <w:ins w:id="6111" w:author="Aishwarya Balan" w:date="2019-05-30T12:12:00Z"/>
                <w:color w:val="333333"/>
                <w:sz w:val="18"/>
                <w:szCs w:val="18"/>
              </w:rPr>
            </w:pPr>
            <w:ins w:id="6112" w:author="Aishwarya Balan" w:date="2019-05-30T12:12:00Z">
              <w:r w:rsidRPr="00BD12C5">
                <w:rPr>
                  <w:color w:val="333333"/>
                  <w:sz w:val="18"/>
                  <w:szCs w:val="18"/>
                </w:rPr>
                <w:t xml:space="preserve">Combining the columns </w:t>
              </w:r>
              <w:proofErr w:type="spellStart"/>
              <w:r w:rsidRPr="00BD12C5">
                <w:rPr>
                  <w:color w:val="333333"/>
                  <w:sz w:val="18"/>
                  <w:szCs w:val="18"/>
                </w:rPr>
                <w:t>firstname</w:t>
              </w:r>
              <w:proofErr w:type="spellEnd"/>
              <w:r w:rsidRPr="00BD12C5">
                <w:rPr>
                  <w:color w:val="333333"/>
                  <w:sz w:val="18"/>
                  <w:szCs w:val="18"/>
                </w:rPr>
                <w:t xml:space="preserve"> and </w:t>
              </w:r>
              <w:proofErr w:type="spellStart"/>
              <w:r w:rsidRPr="00BD12C5">
                <w:rPr>
                  <w:color w:val="333333"/>
                  <w:sz w:val="18"/>
                  <w:szCs w:val="18"/>
                </w:rPr>
                <w:t>lastname</w:t>
              </w:r>
              <w:proofErr w:type="spellEnd"/>
              <w:r w:rsidRPr="00BD12C5">
                <w:rPr>
                  <w:color w:val="333333"/>
                  <w:sz w:val="18"/>
                  <w:szCs w:val="18"/>
                </w:rPr>
                <w:t xml:space="preserve"> of the table GAB_GLOBALADDRESSBOOK</w:t>
              </w:r>
            </w:ins>
          </w:p>
        </w:tc>
      </w:tr>
      <w:tr w:rsidR="00A53881" w:rsidRPr="00A03B52" w14:paraId="030950BB" w14:textId="77777777" w:rsidTr="00FD67C3">
        <w:trPr>
          <w:cnfStyle w:val="000000100000" w:firstRow="0" w:lastRow="0" w:firstColumn="0" w:lastColumn="0" w:oddVBand="0" w:evenVBand="0" w:oddHBand="1" w:evenHBand="0" w:firstRowFirstColumn="0" w:firstRowLastColumn="0" w:lastRowFirstColumn="0" w:lastRowLastColumn="0"/>
          <w:trHeight w:val="396"/>
          <w:ins w:id="6113" w:author="Aishwarya Balan" w:date="2019-05-30T12:12:00Z"/>
        </w:trPr>
        <w:tc>
          <w:tcPr>
            <w:cnfStyle w:val="001000000000" w:firstRow="0" w:lastRow="0" w:firstColumn="1" w:lastColumn="0" w:oddVBand="0" w:evenVBand="0" w:oddHBand="0" w:evenHBand="0" w:firstRowFirstColumn="0" w:firstRowLastColumn="0" w:lastRowFirstColumn="0" w:lastRowLastColumn="0"/>
            <w:tcW w:w="702" w:type="pct"/>
          </w:tcPr>
          <w:p w14:paraId="2E5F3DEB" w14:textId="77777777" w:rsidR="00A53881" w:rsidRPr="00A03B52" w:rsidDel="00F36270" w:rsidRDefault="00A53881" w:rsidP="00FD67C3">
            <w:pPr>
              <w:spacing w:after="120"/>
              <w:rPr>
                <w:ins w:id="6114" w:author="Aishwarya Balan" w:date="2019-05-30T12:12:00Z"/>
                <w:color w:val="333333"/>
                <w:sz w:val="18"/>
                <w:szCs w:val="18"/>
              </w:rPr>
            </w:pPr>
            <w:ins w:id="6115" w:author="Aishwarya Balan" w:date="2019-05-30T12:12:00Z">
              <w:r w:rsidRPr="00A03B52">
                <w:rPr>
                  <w:color w:val="333333"/>
                  <w:sz w:val="18"/>
                  <w:szCs w:val="18"/>
                </w:rPr>
                <w:t>Invoice Ref No.</w:t>
              </w:r>
            </w:ins>
          </w:p>
        </w:tc>
        <w:tc>
          <w:tcPr>
            <w:tcW w:w="527" w:type="pct"/>
          </w:tcPr>
          <w:p w14:paraId="16D72515" w14:textId="77777777" w:rsidR="00A53881" w:rsidRPr="00A03B52" w:rsidRDefault="00A53881" w:rsidP="00FD67C3">
            <w:pPr>
              <w:spacing w:after="120"/>
              <w:cnfStyle w:val="000000100000" w:firstRow="0" w:lastRow="0" w:firstColumn="0" w:lastColumn="0" w:oddVBand="0" w:evenVBand="0" w:oddHBand="1" w:evenHBand="0" w:firstRowFirstColumn="0" w:firstRowLastColumn="0" w:lastRowFirstColumn="0" w:lastRowLastColumn="0"/>
              <w:rPr>
                <w:ins w:id="6116" w:author="Aishwarya Balan" w:date="2019-05-30T12:12:00Z"/>
                <w:color w:val="333333"/>
                <w:sz w:val="18"/>
                <w:szCs w:val="18"/>
              </w:rPr>
            </w:pPr>
            <w:ins w:id="6117" w:author="Aishwarya Balan" w:date="2019-05-30T12:12:00Z">
              <w:r w:rsidRPr="00A03B52">
                <w:rPr>
                  <w:color w:val="333333"/>
                  <w:sz w:val="18"/>
                  <w:szCs w:val="18"/>
                </w:rPr>
                <w:t xml:space="preserve">String </w:t>
              </w:r>
            </w:ins>
          </w:p>
        </w:tc>
        <w:tc>
          <w:tcPr>
            <w:tcW w:w="1036" w:type="pct"/>
          </w:tcPr>
          <w:p w14:paraId="56B65FC2" w14:textId="77777777" w:rsidR="00A53881" w:rsidRPr="00A03B52" w:rsidRDefault="00A53881" w:rsidP="00FD67C3">
            <w:pPr>
              <w:cnfStyle w:val="000000100000" w:firstRow="0" w:lastRow="0" w:firstColumn="0" w:lastColumn="0" w:oddVBand="0" w:evenVBand="0" w:oddHBand="1" w:evenHBand="0" w:firstRowFirstColumn="0" w:firstRowLastColumn="0" w:lastRowFirstColumn="0" w:lastRowLastColumn="0"/>
              <w:rPr>
                <w:ins w:id="6118" w:author="Aishwarya Balan" w:date="2019-05-30T12:12:00Z"/>
                <w:color w:val="333333"/>
                <w:sz w:val="18"/>
                <w:szCs w:val="18"/>
              </w:rPr>
            </w:pPr>
            <w:ins w:id="6119" w:author="Aishwarya Balan" w:date="2019-05-30T12:12:00Z">
              <w:r w:rsidRPr="00A03B52">
                <w:rPr>
                  <w:color w:val="333333"/>
                  <w:sz w:val="18"/>
                  <w:szCs w:val="18"/>
                </w:rPr>
                <w:t>Contract Item Level</w:t>
              </w:r>
            </w:ins>
          </w:p>
        </w:tc>
        <w:tc>
          <w:tcPr>
            <w:tcW w:w="1173" w:type="pct"/>
          </w:tcPr>
          <w:p w14:paraId="2D847A1B" w14:textId="77777777" w:rsidR="00A53881" w:rsidRPr="00A03B52" w:rsidRDefault="00A53881" w:rsidP="00FD67C3">
            <w:pPr>
              <w:cnfStyle w:val="000000100000" w:firstRow="0" w:lastRow="0" w:firstColumn="0" w:lastColumn="0" w:oddVBand="0" w:evenVBand="0" w:oddHBand="1" w:evenHBand="0" w:firstRowFirstColumn="0" w:firstRowLastColumn="0" w:lastRowFirstColumn="0" w:lastRowLastColumn="0"/>
              <w:rPr>
                <w:ins w:id="6120" w:author="Aishwarya Balan" w:date="2019-05-30T12:12:00Z"/>
                <w:color w:val="333333"/>
                <w:sz w:val="18"/>
                <w:szCs w:val="18"/>
              </w:rPr>
            </w:pPr>
            <w:ins w:id="6121" w:author="Aishwarya Balan" w:date="2019-05-30T12:12:00Z">
              <w:r w:rsidRPr="00A03B52">
                <w:rPr>
                  <w:color w:val="333333"/>
                  <w:sz w:val="18"/>
                  <w:szCs w:val="18"/>
                </w:rPr>
                <w:t>FI-S-5-MANBE</w:t>
              </w:r>
            </w:ins>
          </w:p>
        </w:tc>
        <w:tc>
          <w:tcPr>
            <w:tcW w:w="1563" w:type="pct"/>
          </w:tcPr>
          <w:p w14:paraId="4E4D3579" w14:textId="77777777" w:rsidR="00A53881" w:rsidRPr="00A03B52" w:rsidRDefault="00A53881" w:rsidP="00FD67C3">
            <w:pPr>
              <w:cnfStyle w:val="000000100000" w:firstRow="0" w:lastRow="0" w:firstColumn="0" w:lastColumn="0" w:oddVBand="0" w:evenVBand="0" w:oddHBand="1" w:evenHBand="0" w:firstRowFirstColumn="0" w:firstRowLastColumn="0" w:lastRowFirstColumn="0" w:lastRowLastColumn="0"/>
              <w:rPr>
                <w:ins w:id="6122" w:author="Aishwarya Balan" w:date="2019-05-30T12:12:00Z"/>
                <w:color w:val="333333"/>
                <w:sz w:val="18"/>
                <w:szCs w:val="18"/>
              </w:rPr>
            </w:pPr>
            <w:proofErr w:type="spellStart"/>
            <w:ins w:id="6123" w:author="Aishwarya Balan" w:date="2019-05-30T12:12:00Z">
              <w:r w:rsidRPr="00BD12C5">
                <w:rPr>
                  <w:color w:val="333333"/>
                  <w:sz w:val="18"/>
                  <w:szCs w:val="18"/>
                </w:rPr>
                <w:t>is_invoice_summary</w:t>
              </w:r>
              <w:proofErr w:type="spellEnd"/>
            </w:ins>
          </w:p>
        </w:tc>
      </w:tr>
      <w:tr w:rsidR="00A53881" w:rsidRPr="00A03B52" w14:paraId="22DBFA98" w14:textId="77777777" w:rsidTr="00FD67C3">
        <w:trPr>
          <w:trHeight w:val="396"/>
          <w:ins w:id="6124" w:author="Aishwarya Balan" w:date="2019-05-30T12:12:00Z"/>
        </w:trPr>
        <w:tc>
          <w:tcPr>
            <w:cnfStyle w:val="001000000000" w:firstRow="0" w:lastRow="0" w:firstColumn="1" w:lastColumn="0" w:oddVBand="0" w:evenVBand="0" w:oddHBand="0" w:evenHBand="0" w:firstRowFirstColumn="0" w:firstRowLastColumn="0" w:lastRowFirstColumn="0" w:lastRowLastColumn="0"/>
            <w:tcW w:w="702" w:type="pct"/>
          </w:tcPr>
          <w:p w14:paraId="176ACD62" w14:textId="77777777" w:rsidR="00A53881" w:rsidRPr="00A03B52" w:rsidDel="00F36270" w:rsidRDefault="00A53881" w:rsidP="00FD67C3">
            <w:pPr>
              <w:spacing w:after="120"/>
              <w:rPr>
                <w:ins w:id="6125" w:author="Aishwarya Balan" w:date="2019-05-30T12:12:00Z"/>
                <w:color w:val="333333"/>
                <w:sz w:val="18"/>
                <w:szCs w:val="18"/>
              </w:rPr>
            </w:pPr>
            <w:ins w:id="6126" w:author="Aishwarya Balan" w:date="2019-05-30T12:12:00Z">
              <w:r w:rsidRPr="00A03B52">
                <w:rPr>
                  <w:color w:val="333333"/>
                  <w:sz w:val="18"/>
                  <w:szCs w:val="18"/>
                </w:rPr>
                <w:t>Payment Term</w:t>
              </w:r>
            </w:ins>
          </w:p>
        </w:tc>
        <w:tc>
          <w:tcPr>
            <w:tcW w:w="527" w:type="pct"/>
          </w:tcPr>
          <w:p w14:paraId="7755EBF6" w14:textId="77777777" w:rsidR="00A53881" w:rsidRPr="00A03B52" w:rsidRDefault="00A53881" w:rsidP="00FD67C3">
            <w:pPr>
              <w:spacing w:after="120"/>
              <w:cnfStyle w:val="000000000000" w:firstRow="0" w:lastRow="0" w:firstColumn="0" w:lastColumn="0" w:oddVBand="0" w:evenVBand="0" w:oddHBand="0" w:evenHBand="0" w:firstRowFirstColumn="0" w:firstRowLastColumn="0" w:lastRowFirstColumn="0" w:lastRowLastColumn="0"/>
              <w:rPr>
                <w:ins w:id="6127" w:author="Aishwarya Balan" w:date="2019-05-30T12:12:00Z"/>
                <w:color w:val="333333"/>
                <w:sz w:val="18"/>
                <w:szCs w:val="18"/>
              </w:rPr>
            </w:pPr>
            <w:ins w:id="6128" w:author="Aishwarya Balan" w:date="2019-05-30T12:12:00Z">
              <w:r w:rsidRPr="00A03B52">
                <w:rPr>
                  <w:color w:val="333333"/>
                  <w:sz w:val="18"/>
                  <w:szCs w:val="18"/>
                </w:rPr>
                <w:t xml:space="preserve">String </w:t>
              </w:r>
            </w:ins>
          </w:p>
        </w:tc>
        <w:tc>
          <w:tcPr>
            <w:tcW w:w="1036" w:type="pct"/>
          </w:tcPr>
          <w:p w14:paraId="364A3886" w14:textId="77777777" w:rsidR="00A53881" w:rsidRPr="00A03B52" w:rsidRDefault="00A53881" w:rsidP="00FD67C3">
            <w:pPr>
              <w:cnfStyle w:val="000000000000" w:firstRow="0" w:lastRow="0" w:firstColumn="0" w:lastColumn="0" w:oddVBand="0" w:evenVBand="0" w:oddHBand="0" w:evenHBand="0" w:firstRowFirstColumn="0" w:firstRowLastColumn="0" w:lastRowFirstColumn="0" w:lastRowLastColumn="0"/>
              <w:rPr>
                <w:ins w:id="6129" w:author="Aishwarya Balan" w:date="2019-05-30T12:12:00Z"/>
                <w:color w:val="333333"/>
                <w:sz w:val="18"/>
                <w:szCs w:val="18"/>
              </w:rPr>
            </w:pPr>
          </w:p>
        </w:tc>
        <w:tc>
          <w:tcPr>
            <w:tcW w:w="1173" w:type="pct"/>
          </w:tcPr>
          <w:p w14:paraId="586745C5" w14:textId="77777777" w:rsidR="00A53881" w:rsidRPr="00A03B52" w:rsidRDefault="00A53881" w:rsidP="00A53881">
            <w:pPr>
              <w:numPr>
                <w:ilvl w:val="0"/>
                <w:numId w:val="48"/>
              </w:numPr>
              <w:ind w:left="321"/>
              <w:cnfStyle w:val="000000000000" w:firstRow="0" w:lastRow="0" w:firstColumn="0" w:lastColumn="0" w:oddVBand="0" w:evenVBand="0" w:oddHBand="0" w:evenHBand="0" w:firstRowFirstColumn="0" w:firstRowLastColumn="0" w:lastRowFirstColumn="0" w:lastRowLastColumn="0"/>
              <w:rPr>
                <w:ins w:id="6130" w:author="Aishwarya Balan" w:date="2019-05-30T12:12:00Z"/>
                <w:color w:val="333333"/>
                <w:sz w:val="18"/>
                <w:szCs w:val="18"/>
              </w:rPr>
            </w:pPr>
            <w:ins w:id="6131" w:author="Aishwarya Balan" w:date="2019-05-30T12:12:00Z">
              <w:r w:rsidRPr="00A03B52">
                <w:rPr>
                  <w:color w:val="333333"/>
                  <w:sz w:val="18"/>
                  <w:szCs w:val="18"/>
                </w:rPr>
                <w:t>AR_10 DAYS_INV</w:t>
              </w:r>
            </w:ins>
          </w:p>
          <w:p w14:paraId="0CEC6F49" w14:textId="77777777" w:rsidR="00A53881" w:rsidRPr="00A03B52" w:rsidRDefault="00A53881" w:rsidP="00A53881">
            <w:pPr>
              <w:numPr>
                <w:ilvl w:val="0"/>
                <w:numId w:val="48"/>
              </w:numPr>
              <w:ind w:left="321"/>
              <w:cnfStyle w:val="000000000000" w:firstRow="0" w:lastRow="0" w:firstColumn="0" w:lastColumn="0" w:oddVBand="0" w:evenVBand="0" w:oddHBand="0" w:evenHBand="0" w:firstRowFirstColumn="0" w:firstRowLastColumn="0" w:lastRowFirstColumn="0" w:lastRowLastColumn="0"/>
              <w:rPr>
                <w:ins w:id="6132" w:author="Aishwarya Balan" w:date="2019-05-30T12:12:00Z"/>
                <w:color w:val="333333"/>
                <w:sz w:val="18"/>
                <w:szCs w:val="18"/>
              </w:rPr>
            </w:pPr>
            <w:ins w:id="6133" w:author="Aishwarya Balan" w:date="2019-05-30T12:12:00Z">
              <w:r w:rsidRPr="00A03B52">
                <w:rPr>
                  <w:color w:val="333333"/>
                  <w:sz w:val="18"/>
                  <w:szCs w:val="18"/>
                </w:rPr>
                <w:t>AP_LC 75 DAYS_B/L</w:t>
              </w:r>
            </w:ins>
          </w:p>
        </w:tc>
        <w:tc>
          <w:tcPr>
            <w:tcW w:w="1563" w:type="pct"/>
          </w:tcPr>
          <w:p w14:paraId="6575F964" w14:textId="77777777" w:rsidR="00A53881" w:rsidRPr="00BD12C5" w:rsidRDefault="00A53881" w:rsidP="00FD67C3">
            <w:pPr>
              <w:cnfStyle w:val="000000000000" w:firstRow="0" w:lastRow="0" w:firstColumn="0" w:lastColumn="0" w:oddVBand="0" w:evenVBand="0" w:oddHBand="0" w:evenHBand="0" w:firstRowFirstColumn="0" w:firstRowLastColumn="0" w:lastRowFirstColumn="0" w:lastRowLastColumn="0"/>
              <w:rPr>
                <w:ins w:id="6134" w:author="Aishwarya Balan" w:date="2019-05-30T12:12:00Z"/>
                <w:color w:val="333333"/>
                <w:sz w:val="18"/>
                <w:szCs w:val="18"/>
              </w:rPr>
            </w:pPr>
            <w:proofErr w:type="spellStart"/>
            <w:ins w:id="6135" w:author="Aishwarya Balan" w:date="2019-05-30T12:12:00Z">
              <w:r w:rsidRPr="00BD12C5">
                <w:rPr>
                  <w:color w:val="333333"/>
                  <w:sz w:val="18"/>
                  <w:szCs w:val="18"/>
                </w:rPr>
                <w:t>pym_payment_terms_master</w:t>
              </w:r>
              <w:proofErr w:type="spellEnd"/>
            </w:ins>
          </w:p>
          <w:p w14:paraId="79ED622B" w14:textId="77777777" w:rsidR="00A53881" w:rsidRPr="00A03B52" w:rsidRDefault="00A53881" w:rsidP="00FD67C3">
            <w:pPr>
              <w:ind w:left="321"/>
              <w:cnfStyle w:val="000000000000" w:firstRow="0" w:lastRow="0" w:firstColumn="0" w:lastColumn="0" w:oddVBand="0" w:evenVBand="0" w:oddHBand="0" w:evenHBand="0" w:firstRowFirstColumn="0" w:firstRowLastColumn="0" w:lastRowFirstColumn="0" w:lastRowLastColumn="0"/>
              <w:rPr>
                <w:ins w:id="6136" w:author="Aishwarya Balan" w:date="2019-05-30T12:12:00Z"/>
                <w:color w:val="333333"/>
                <w:sz w:val="18"/>
                <w:szCs w:val="18"/>
              </w:rPr>
            </w:pPr>
          </w:p>
        </w:tc>
      </w:tr>
      <w:tr w:rsidR="00A53881" w:rsidRPr="00A03B52" w14:paraId="594C3F3B" w14:textId="77777777" w:rsidTr="00FD67C3">
        <w:trPr>
          <w:cnfStyle w:val="000000100000" w:firstRow="0" w:lastRow="0" w:firstColumn="0" w:lastColumn="0" w:oddVBand="0" w:evenVBand="0" w:oddHBand="1" w:evenHBand="0" w:firstRowFirstColumn="0" w:firstRowLastColumn="0" w:lastRowFirstColumn="0" w:lastRowLastColumn="0"/>
          <w:trHeight w:val="396"/>
          <w:ins w:id="6137" w:author="Aishwarya Balan" w:date="2019-05-30T12:12:00Z"/>
        </w:trPr>
        <w:tc>
          <w:tcPr>
            <w:cnfStyle w:val="001000000000" w:firstRow="0" w:lastRow="0" w:firstColumn="1" w:lastColumn="0" w:oddVBand="0" w:evenVBand="0" w:oddHBand="0" w:evenHBand="0" w:firstRowFirstColumn="0" w:firstRowLastColumn="0" w:lastRowFirstColumn="0" w:lastRowLastColumn="0"/>
            <w:tcW w:w="702" w:type="pct"/>
          </w:tcPr>
          <w:p w14:paraId="6C294D24" w14:textId="77777777" w:rsidR="00A53881" w:rsidRPr="00A03B52" w:rsidRDefault="00A53881" w:rsidP="00FD67C3">
            <w:pPr>
              <w:spacing w:after="120"/>
              <w:rPr>
                <w:ins w:id="6138" w:author="Aishwarya Balan" w:date="2019-05-30T12:12:00Z"/>
                <w:color w:val="333333"/>
                <w:sz w:val="18"/>
                <w:szCs w:val="18"/>
              </w:rPr>
            </w:pPr>
            <w:ins w:id="6139" w:author="Aishwarya Balan" w:date="2019-05-30T12:12:00Z">
              <w:r>
                <w:rPr>
                  <w:color w:val="333333"/>
                  <w:sz w:val="18"/>
                  <w:szCs w:val="18"/>
                </w:rPr>
                <w:t>Payment Schedule</w:t>
              </w:r>
            </w:ins>
          </w:p>
        </w:tc>
        <w:tc>
          <w:tcPr>
            <w:tcW w:w="527" w:type="pct"/>
          </w:tcPr>
          <w:p w14:paraId="07815990" w14:textId="77777777" w:rsidR="00A53881" w:rsidRPr="00A03B52" w:rsidRDefault="00A53881" w:rsidP="00FD67C3">
            <w:pPr>
              <w:spacing w:after="120"/>
              <w:cnfStyle w:val="000000100000" w:firstRow="0" w:lastRow="0" w:firstColumn="0" w:lastColumn="0" w:oddVBand="0" w:evenVBand="0" w:oddHBand="1" w:evenHBand="0" w:firstRowFirstColumn="0" w:firstRowLastColumn="0" w:lastRowFirstColumn="0" w:lastRowLastColumn="0"/>
              <w:rPr>
                <w:ins w:id="6140" w:author="Aishwarya Balan" w:date="2019-05-30T12:12:00Z"/>
                <w:color w:val="333333"/>
                <w:sz w:val="18"/>
                <w:szCs w:val="18"/>
              </w:rPr>
            </w:pPr>
            <w:ins w:id="6141" w:author="Aishwarya Balan" w:date="2019-05-30T12:12:00Z">
              <w:r>
                <w:rPr>
                  <w:color w:val="333333"/>
                  <w:sz w:val="18"/>
                  <w:szCs w:val="18"/>
                </w:rPr>
                <w:t>Number</w:t>
              </w:r>
            </w:ins>
          </w:p>
        </w:tc>
        <w:tc>
          <w:tcPr>
            <w:tcW w:w="1036" w:type="pct"/>
          </w:tcPr>
          <w:p w14:paraId="0855A9FB" w14:textId="77777777" w:rsidR="00A53881" w:rsidRPr="00A03B52" w:rsidRDefault="00A53881" w:rsidP="00FD67C3">
            <w:pPr>
              <w:cnfStyle w:val="000000100000" w:firstRow="0" w:lastRow="0" w:firstColumn="0" w:lastColumn="0" w:oddVBand="0" w:evenVBand="0" w:oddHBand="1" w:evenHBand="0" w:firstRowFirstColumn="0" w:firstRowLastColumn="0" w:lastRowFirstColumn="0" w:lastRowLastColumn="0"/>
              <w:rPr>
                <w:ins w:id="6142" w:author="Aishwarya Balan" w:date="2019-05-30T12:12:00Z"/>
                <w:color w:val="333333"/>
                <w:sz w:val="18"/>
                <w:szCs w:val="18"/>
              </w:rPr>
            </w:pPr>
          </w:p>
        </w:tc>
        <w:tc>
          <w:tcPr>
            <w:tcW w:w="1173" w:type="pct"/>
          </w:tcPr>
          <w:p w14:paraId="5966AC4B" w14:textId="77777777" w:rsidR="00A53881" w:rsidRPr="00A03B52" w:rsidRDefault="00A53881" w:rsidP="00FD67C3">
            <w:pPr>
              <w:cnfStyle w:val="000000100000" w:firstRow="0" w:lastRow="0" w:firstColumn="0" w:lastColumn="0" w:oddVBand="0" w:evenVBand="0" w:oddHBand="1" w:evenHBand="0" w:firstRowFirstColumn="0" w:firstRowLastColumn="0" w:lastRowFirstColumn="0" w:lastRowLastColumn="0"/>
              <w:rPr>
                <w:ins w:id="6143" w:author="Aishwarya Balan" w:date="2019-05-30T12:12:00Z"/>
                <w:color w:val="333333"/>
                <w:sz w:val="18"/>
                <w:szCs w:val="18"/>
              </w:rPr>
            </w:pPr>
            <w:ins w:id="6144" w:author="Aishwarya Balan" w:date="2019-05-30T12:12:00Z">
              <w:r>
                <w:rPr>
                  <w:color w:val="333333"/>
                  <w:sz w:val="18"/>
                  <w:szCs w:val="18"/>
                </w:rPr>
                <w:t>20</w:t>
              </w:r>
            </w:ins>
          </w:p>
        </w:tc>
        <w:tc>
          <w:tcPr>
            <w:tcW w:w="1563" w:type="pct"/>
          </w:tcPr>
          <w:p w14:paraId="52EC963B" w14:textId="77777777" w:rsidR="00A53881" w:rsidRPr="00BD12C5" w:rsidRDefault="00A53881" w:rsidP="00FD67C3">
            <w:pPr>
              <w:cnfStyle w:val="000000100000" w:firstRow="0" w:lastRow="0" w:firstColumn="0" w:lastColumn="0" w:oddVBand="0" w:evenVBand="0" w:oddHBand="1" w:evenHBand="0" w:firstRowFirstColumn="0" w:firstRowLastColumn="0" w:lastRowFirstColumn="0" w:lastRowLastColumn="0"/>
              <w:rPr>
                <w:ins w:id="6145" w:author="Aishwarya Balan" w:date="2019-05-30T12:12:00Z"/>
                <w:color w:val="333333"/>
                <w:sz w:val="18"/>
                <w:szCs w:val="18"/>
              </w:rPr>
            </w:pPr>
            <w:ins w:id="6146" w:author="Aishwarya Balan" w:date="2019-05-30T12:12:00Z">
              <w:r>
                <w:rPr>
                  <w:color w:val="333333"/>
                  <w:sz w:val="18"/>
                  <w:szCs w:val="18"/>
                </w:rPr>
                <w:t>It should be the payment schedule number of days</w:t>
              </w:r>
            </w:ins>
          </w:p>
        </w:tc>
      </w:tr>
      <w:tr w:rsidR="00A53881" w:rsidRPr="00A03B52" w14:paraId="0A4E66FC" w14:textId="77777777" w:rsidTr="00FD67C3">
        <w:trPr>
          <w:trHeight w:val="396"/>
          <w:ins w:id="6147" w:author="Aishwarya Balan" w:date="2019-05-30T12:12:00Z"/>
        </w:trPr>
        <w:tc>
          <w:tcPr>
            <w:cnfStyle w:val="001000000000" w:firstRow="0" w:lastRow="0" w:firstColumn="1" w:lastColumn="0" w:oddVBand="0" w:evenVBand="0" w:oddHBand="0" w:evenHBand="0" w:firstRowFirstColumn="0" w:firstRowLastColumn="0" w:lastRowFirstColumn="0" w:lastRowLastColumn="0"/>
            <w:tcW w:w="702" w:type="pct"/>
          </w:tcPr>
          <w:p w14:paraId="5D22A68E" w14:textId="77777777" w:rsidR="00A53881" w:rsidRPr="00A03B52" w:rsidDel="00F36270" w:rsidRDefault="00A53881" w:rsidP="00FD67C3">
            <w:pPr>
              <w:spacing w:after="120"/>
              <w:rPr>
                <w:ins w:id="6148" w:author="Aishwarya Balan" w:date="2019-05-30T12:12:00Z"/>
                <w:color w:val="333333"/>
                <w:sz w:val="18"/>
                <w:szCs w:val="18"/>
              </w:rPr>
            </w:pPr>
            <w:ins w:id="6149" w:author="Aishwarya Balan" w:date="2019-05-30T12:12:00Z">
              <w:r w:rsidRPr="00A03B52">
                <w:rPr>
                  <w:color w:val="333333"/>
                  <w:sz w:val="18"/>
                  <w:szCs w:val="18"/>
                </w:rPr>
                <w:t xml:space="preserve">Due Date </w:t>
              </w:r>
            </w:ins>
          </w:p>
        </w:tc>
        <w:tc>
          <w:tcPr>
            <w:tcW w:w="527" w:type="pct"/>
          </w:tcPr>
          <w:p w14:paraId="155C738D" w14:textId="77777777" w:rsidR="00A53881" w:rsidRPr="00A03B52" w:rsidRDefault="00A53881" w:rsidP="00FD67C3">
            <w:pPr>
              <w:spacing w:after="120"/>
              <w:cnfStyle w:val="000000000000" w:firstRow="0" w:lastRow="0" w:firstColumn="0" w:lastColumn="0" w:oddVBand="0" w:evenVBand="0" w:oddHBand="0" w:evenHBand="0" w:firstRowFirstColumn="0" w:firstRowLastColumn="0" w:lastRowFirstColumn="0" w:lastRowLastColumn="0"/>
              <w:rPr>
                <w:ins w:id="6150" w:author="Aishwarya Balan" w:date="2019-05-30T12:12:00Z"/>
                <w:color w:val="333333"/>
                <w:sz w:val="18"/>
                <w:szCs w:val="18"/>
              </w:rPr>
            </w:pPr>
            <w:ins w:id="6151" w:author="Aishwarya Balan" w:date="2019-05-30T12:12:00Z">
              <w:r w:rsidRPr="00A03B52">
                <w:rPr>
                  <w:color w:val="333333"/>
                  <w:sz w:val="18"/>
                  <w:szCs w:val="18"/>
                </w:rPr>
                <w:t>Date</w:t>
              </w:r>
            </w:ins>
          </w:p>
        </w:tc>
        <w:tc>
          <w:tcPr>
            <w:tcW w:w="1036" w:type="pct"/>
          </w:tcPr>
          <w:p w14:paraId="16C99329" w14:textId="77777777" w:rsidR="00A53881" w:rsidRPr="00A03B52" w:rsidRDefault="00A53881" w:rsidP="00FD67C3">
            <w:pPr>
              <w:cnfStyle w:val="000000000000" w:firstRow="0" w:lastRow="0" w:firstColumn="0" w:lastColumn="0" w:oddVBand="0" w:evenVBand="0" w:oddHBand="0" w:evenHBand="0" w:firstRowFirstColumn="0" w:firstRowLastColumn="0" w:lastRowFirstColumn="0" w:lastRowLastColumn="0"/>
              <w:rPr>
                <w:ins w:id="6152" w:author="Aishwarya Balan" w:date="2019-05-30T12:12:00Z"/>
                <w:color w:val="333333"/>
                <w:sz w:val="18"/>
                <w:szCs w:val="18"/>
              </w:rPr>
            </w:pPr>
          </w:p>
        </w:tc>
        <w:tc>
          <w:tcPr>
            <w:tcW w:w="1173" w:type="pct"/>
          </w:tcPr>
          <w:p w14:paraId="4E1F4271" w14:textId="77777777" w:rsidR="00A53881" w:rsidRPr="00A03B52" w:rsidRDefault="00A53881" w:rsidP="00FD67C3">
            <w:pPr>
              <w:cnfStyle w:val="000000000000" w:firstRow="0" w:lastRow="0" w:firstColumn="0" w:lastColumn="0" w:oddVBand="0" w:evenVBand="0" w:oddHBand="0" w:evenHBand="0" w:firstRowFirstColumn="0" w:firstRowLastColumn="0" w:lastRowFirstColumn="0" w:lastRowLastColumn="0"/>
              <w:rPr>
                <w:ins w:id="6153" w:author="Aishwarya Balan" w:date="2019-05-30T12:12:00Z"/>
                <w:color w:val="333333"/>
                <w:sz w:val="18"/>
                <w:szCs w:val="18"/>
              </w:rPr>
            </w:pPr>
            <w:ins w:id="6154" w:author="Aishwarya Balan" w:date="2019-05-30T12:12:00Z">
              <w:r w:rsidRPr="00A03B52">
                <w:rPr>
                  <w:color w:val="333333"/>
                  <w:sz w:val="18"/>
                  <w:szCs w:val="18"/>
                </w:rPr>
                <w:t>24-Feb-2019</w:t>
              </w:r>
            </w:ins>
          </w:p>
        </w:tc>
        <w:tc>
          <w:tcPr>
            <w:tcW w:w="1563" w:type="pct"/>
          </w:tcPr>
          <w:p w14:paraId="2044CBE2" w14:textId="77777777" w:rsidR="00A53881" w:rsidRPr="00A03B52" w:rsidRDefault="00A53881" w:rsidP="00FD67C3">
            <w:pPr>
              <w:cnfStyle w:val="000000000000" w:firstRow="0" w:lastRow="0" w:firstColumn="0" w:lastColumn="0" w:oddVBand="0" w:evenVBand="0" w:oddHBand="0" w:evenHBand="0" w:firstRowFirstColumn="0" w:firstRowLastColumn="0" w:lastRowFirstColumn="0" w:lastRowLastColumn="0"/>
              <w:rPr>
                <w:ins w:id="6155" w:author="Aishwarya Balan" w:date="2019-05-30T12:12:00Z"/>
                <w:color w:val="333333"/>
                <w:sz w:val="18"/>
                <w:szCs w:val="18"/>
              </w:rPr>
            </w:pPr>
            <w:ins w:id="6156" w:author="Aishwarya Balan" w:date="2019-05-30T12:12:00Z">
              <w:r w:rsidRPr="00BD12C5">
                <w:rPr>
                  <w:color w:val="333333"/>
                  <w:sz w:val="18"/>
                  <w:szCs w:val="18"/>
                </w:rPr>
                <w:t>IS_INVOICE_SUMMARY</w:t>
              </w:r>
            </w:ins>
          </w:p>
        </w:tc>
      </w:tr>
      <w:tr w:rsidR="00A53881" w:rsidRPr="00A03B52" w14:paraId="63164155" w14:textId="77777777" w:rsidTr="00FD67C3">
        <w:trPr>
          <w:cnfStyle w:val="000000100000" w:firstRow="0" w:lastRow="0" w:firstColumn="0" w:lastColumn="0" w:oddVBand="0" w:evenVBand="0" w:oddHBand="1" w:evenHBand="0" w:firstRowFirstColumn="0" w:firstRowLastColumn="0" w:lastRowFirstColumn="0" w:lastRowLastColumn="0"/>
          <w:trHeight w:val="396"/>
          <w:ins w:id="6157" w:author="Aishwarya Balan" w:date="2019-05-30T12:12:00Z"/>
        </w:trPr>
        <w:tc>
          <w:tcPr>
            <w:cnfStyle w:val="001000000000" w:firstRow="0" w:lastRow="0" w:firstColumn="1" w:lastColumn="0" w:oddVBand="0" w:evenVBand="0" w:oddHBand="0" w:evenHBand="0" w:firstRowFirstColumn="0" w:firstRowLastColumn="0" w:lastRowFirstColumn="0" w:lastRowLastColumn="0"/>
            <w:tcW w:w="702" w:type="pct"/>
          </w:tcPr>
          <w:p w14:paraId="7CD188C4" w14:textId="77777777" w:rsidR="00A53881" w:rsidRPr="00A03B52" w:rsidRDefault="00A53881" w:rsidP="00FD67C3">
            <w:pPr>
              <w:spacing w:after="120"/>
              <w:rPr>
                <w:ins w:id="6158" w:author="Aishwarya Balan" w:date="2019-05-30T12:12:00Z"/>
                <w:color w:val="333333"/>
                <w:sz w:val="18"/>
                <w:szCs w:val="18"/>
              </w:rPr>
            </w:pPr>
            <w:ins w:id="6159" w:author="Aishwarya Balan" w:date="2019-05-30T12:12:00Z">
              <w:r w:rsidRPr="00A03B52">
                <w:rPr>
                  <w:color w:val="333333"/>
                  <w:sz w:val="18"/>
                  <w:szCs w:val="18"/>
                </w:rPr>
                <w:t>Payable Currency</w:t>
              </w:r>
            </w:ins>
          </w:p>
        </w:tc>
        <w:tc>
          <w:tcPr>
            <w:tcW w:w="527" w:type="pct"/>
          </w:tcPr>
          <w:p w14:paraId="0D78C263" w14:textId="77777777" w:rsidR="00A53881" w:rsidRPr="00A03B52" w:rsidRDefault="00A53881" w:rsidP="00FD67C3">
            <w:pPr>
              <w:spacing w:after="120"/>
              <w:cnfStyle w:val="000000100000" w:firstRow="0" w:lastRow="0" w:firstColumn="0" w:lastColumn="0" w:oddVBand="0" w:evenVBand="0" w:oddHBand="1" w:evenHBand="0" w:firstRowFirstColumn="0" w:firstRowLastColumn="0" w:lastRowFirstColumn="0" w:lastRowLastColumn="0"/>
              <w:rPr>
                <w:ins w:id="6160" w:author="Aishwarya Balan" w:date="2019-05-30T12:12:00Z"/>
                <w:color w:val="333333"/>
                <w:sz w:val="18"/>
                <w:szCs w:val="18"/>
              </w:rPr>
            </w:pPr>
            <w:ins w:id="6161" w:author="Aishwarya Balan" w:date="2019-05-30T12:12:00Z">
              <w:r w:rsidRPr="00A03B52">
                <w:rPr>
                  <w:color w:val="333333"/>
                  <w:sz w:val="18"/>
                  <w:szCs w:val="18"/>
                </w:rPr>
                <w:t xml:space="preserve">String </w:t>
              </w:r>
            </w:ins>
          </w:p>
        </w:tc>
        <w:tc>
          <w:tcPr>
            <w:tcW w:w="1036" w:type="pct"/>
          </w:tcPr>
          <w:p w14:paraId="6CC61B1E" w14:textId="77777777" w:rsidR="00A53881" w:rsidRPr="00A03B52" w:rsidRDefault="00A53881" w:rsidP="00FD67C3">
            <w:pPr>
              <w:cnfStyle w:val="000000100000" w:firstRow="0" w:lastRow="0" w:firstColumn="0" w:lastColumn="0" w:oddVBand="0" w:evenVBand="0" w:oddHBand="1" w:evenHBand="0" w:firstRowFirstColumn="0" w:firstRowLastColumn="0" w:lastRowFirstColumn="0" w:lastRowLastColumn="0"/>
              <w:rPr>
                <w:ins w:id="6162" w:author="Aishwarya Balan" w:date="2019-05-30T12:12:00Z"/>
                <w:color w:val="333333"/>
                <w:sz w:val="18"/>
                <w:szCs w:val="18"/>
              </w:rPr>
            </w:pPr>
          </w:p>
        </w:tc>
        <w:tc>
          <w:tcPr>
            <w:tcW w:w="1173" w:type="pct"/>
          </w:tcPr>
          <w:p w14:paraId="070B2EDC" w14:textId="77777777" w:rsidR="00A53881" w:rsidRPr="00A03B52" w:rsidRDefault="00A53881" w:rsidP="00FD67C3">
            <w:pPr>
              <w:cnfStyle w:val="000000100000" w:firstRow="0" w:lastRow="0" w:firstColumn="0" w:lastColumn="0" w:oddVBand="0" w:evenVBand="0" w:oddHBand="1" w:evenHBand="0" w:firstRowFirstColumn="0" w:firstRowLastColumn="0" w:lastRowFirstColumn="0" w:lastRowLastColumn="0"/>
              <w:rPr>
                <w:ins w:id="6163" w:author="Aishwarya Balan" w:date="2019-05-30T12:12:00Z"/>
                <w:color w:val="333333"/>
                <w:sz w:val="18"/>
                <w:szCs w:val="18"/>
              </w:rPr>
            </w:pPr>
            <w:ins w:id="6164" w:author="Aishwarya Balan" w:date="2019-05-30T12:12:00Z">
              <w:r w:rsidRPr="00A03B52">
                <w:rPr>
                  <w:color w:val="333333"/>
                  <w:sz w:val="18"/>
                  <w:szCs w:val="18"/>
                </w:rPr>
                <w:t>USD</w:t>
              </w:r>
            </w:ins>
          </w:p>
        </w:tc>
        <w:tc>
          <w:tcPr>
            <w:tcW w:w="1563" w:type="pct"/>
          </w:tcPr>
          <w:p w14:paraId="53116332" w14:textId="77777777" w:rsidR="00A53881" w:rsidRPr="00BD12C5" w:rsidRDefault="00A53881" w:rsidP="00FD67C3">
            <w:pPr>
              <w:cnfStyle w:val="000000100000" w:firstRow="0" w:lastRow="0" w:firstColumn="0" w:lastColumn="0" w:oddVBand="0" w:evenVBand="0" w:oddHBand="1" w:evenHBand="0" w:firstRowFirstColumn="0" w:firstRowLastColumn="0" w:lastRowFirstColumn="0" w:lastRowLastColumn="0"/>
              <w:rPr>
                <w:ins w:id="6165" w:author="Aishwarya Balan" w:date="2019-05-30T12:12:00Z"/>
                <w:color w:val="333333"/>
                <w:sz w:val="18"/>
                <w:szCs w:val="18"/>
              </w:rPr>
            </w:pPr>
            <w:proofErr w:type="spellStart"/>
            <w:ins w:id="6166" w:author="Aishwarya Balan" w:date="2019-05-30T12:12:00Z">
              <w:r w:rsidRPr="00BD12C5">
                <w:rPr>
                  <w:color w:val="333333"/>
                  <w:sz w:val="18"/>
                  <w:szCs w:val="18"/>
                </w:rPr>
                <w:t>cm_currency_master</w:t>
              </w:r>
              <w:proofErr w:type="spellEnd"/>
            </w:ins>
          </w:p>
          <w:p w14:paraId="5D17549F" w14:textId="77777777" w:rsidR="00A53881" w:rsidRPr="00A03B52" w:rsidRDefault="00A53881" w:rsidP="00FD67C3">
            <w:pPr>
              <w:cnfStyle w:val="000000100000" w:firstRow="0" w:lastRow="0" w:firstColumn="0" w:lastColumn="0" w:oddVBand="0" w:evenVBand="0" w:oddHBand="1" w:evenHBand="0" w:firstRowFirstColumn="0" w:firstRowLastColumn="0" w:lastRowFirstColumn="0" w:lastRowLastColumn="0"/>
              <w:rPr>
                <w:ins w:id="6167" w:author="Aishwarya Balan" w:date="2019-05-30T12:12:00Z"/>
                <w:color w:val="333333"/>
                <w:sz w:val="18"/>
                <w:szCs w:val="18"/>
              </w:rPr>
            </w:pPr>
          </w:p>
        </w:tc>
      </w:tr>
      <w:tr w:rsidR="00A53881" w:rsidRPr="00A03B52" w14:paraId="31E25460" w14:textId="77777777" w:rsidTr="00FD67C3">
        <w:trPr>
          <w:trHeight w:val="396"/>
          <w:ins w:id="6168" w:author="Aishwarya Balan" w:date="2019-05-30T12:12:00Z"/>
        </w:trPr>
        <w:tc>
          <w:tcPr>
            <w:cnfStyle w:val="001000000000" w:firstRow="0" w:lastRow="0" w:firstColumn="1" w:lastColumn="0" w:oddVBand="0" w:evenVBand="0" w:oddHBand="0" w:evenHBand="0" w:firstRowFirstColumn="0" w:firstRowLastColumn="0" w:lastRowFirstColumn="0" w:lastRowLastColumn="0"/>
            <w:tcW w:w="702" w:type="pct"/>
          </w:tcPr>
          <w:p w14:paraId="67D55775" w14:textId="77777777" w:rsidR="00A53881" w:rsidRPr="00A03B52" w:rsidRDefault="00A53881" w:rsidP="00FD67C3">
            <w:pPr>
              <w:spacing w:after="120"/>
              <w:rPr>
                <w:ins w:id="6169" w:author="Aishwarya Balan" w:date="2019-05-30T12:12:00Z"/>
                <w:color w:val="333333"/>
                <w:sz w:val="18"/>
                <w:szCs w:val="18"/>
              </w:rPr>
            </w:pPr>
            <w:ins w:id="6170" w:author="Aishwarya Balan" w:date="2019-05-30T12:12:00Z">
              <w:r w:rsidRPr="00A03B52">
                <w:rPr>
                  <w:color w:val="333333"/>
                  <w:sz w:val="18"/>
                  <w:szCs w:val="18"/>
                </w:rPr>
                <w:t xml:space="preserve">Total Amount </w:t>
              </w:r>
            </w:ins>
          </w:p>
        </w:tc>
        <w:tc>
          <w:tcPr>
            <w:tcW w:w="527" w:type="pct"/>
          </w:tcPr>
          <w:p w14:paraId="7E890DD3" w14:textId="77777777" w:rsidR="00A53881" w:rsidRPr="00A03B52" w:rsidRDefault="00A53881" w:rsidP="00FD67C3">
            <w:pPr>
              <w:spacing w:after="120"/>
              <w:cnfStyle w:val="000000000000" w:firstRow="0" w:lastRow="0" w:firstColumn="0" w:lastColumn="0" w:oddVBand="0" w:evenVBand="0" w:oddHBand="0" w:evenHBand="0" w:firstRowFirstColumn="0" w:firstRowLastColumn="0" w:lastRowFirstColumn="0" w:lastRowLastColumn="0"/>
              <w:rPr>
                <w:ins w:id="6171" w:author="Aishwarya Balan" w:date="2019-05-30T12:12:00Z"/>
                <w:color w:val="333333"/>
                <w:sz w:val="18"/>
                <w:szCs w:val="18"/>
              </w:rPr>
            </w:pPr>
            <w:ins w:id="6172" w:author="Aishwarya Balan" w:date="2019-05-30T12:12:00Z">
              <w:r w:rsidRPr="00A03B52">
                <w:rPr>
                  <w:color w:val="333333"/>
                  <w:sz w:val="18"/>
                  <w:szCs w:val="18"/>
                </w:rPr>
                <w:t xml:space="preserve">Number </w:t>
              </w:r>
            </w:ins>
          </w:p>
        </w:tc>
        <w:tc>
          <w:tcPr>
            <w:tcW w:w="1036" w:type="pct"/>
          </w:tcPr>
          <w:p w14:paraId="6AE44E30" w14:textId="77777777" w:rsidR="00A53881" w:rsidRPr="00A03B52" w:rsidRDefault="00A53881" w:rsidP="00FD67C3">
            <w:pPr>
              <w:cnfStyle w:val="000000000000" w:firstRow="0" w:lastRow="0" w:firstColumn="0" w:lastColumn="0" w:oddVBand="0" w:evenVBand="0" w:oddHBand="0" w:evenHBand="0" w:firstRowFirstColumn="0" w:firstRowLastColumn="0" w:lastRowFirstColumn="0" w:lastRowLastColumn="0"/>
              <w:rPr>
                <w:ins w:id="6173" w:author="Aishwarya Balan" w:date="2019-05-30T12:12:00Z"/>
                <w:color w:val="333333"/>
                <w:sz w:val="18"/>
                <w:szCs w:val="18"/>
              </w:rPr>
            </w:pPr>
          </w:p>
        </w:tc>
        <w:tc>
          <w:tcPr>
            <w:tcW w:w="1173" w:type="pct"/>
          </w:tcPr>
          <w:p w14:paraId="53986F10" w14:textId="77777777" w:rsidR="00A53881" w:rsidRPr="00A03B52" w:rsidRDefault="00A53881" w:rsidP="00FD67C3">
            <w:pPr>
              <w:cnfStyle w:val="000000000000" w:firstRow="0" w:lastRow="0" w:firstColumn="0" w:lastColumn="0" w:oddVBand="0" w:evenVBand="0" w:oddHBand="0" w:evenHBand="0" w:firstRowFirstColumn="0" w:firstRowLastColumn="0" w:lastRowFirstColumn="0" w:lastRowLastColumn="0"/>
              <w:rPr>
                <w:ins w:id="6174" w:author="Aishwarya Balan" w:date="2019-05-30T12:12:00Z"/>
                <w:color w:val="333333"/>
                <w:sz w:val="18"/>
                <w:szCs w:val="18"/>
              </w:rPr>
            </w:pPr>
            <w:ins w:id="6175" w:author="Aishwarya Balan" w:date="2019-05-30T12:12:00Z">
              <w:r w:rsidRPr="00A03B52">
                <w:rPr>
                  <w:color w:val="333333"/>
                  <w:sz w:val="18"/>
                  <w:szCs w:val="18"/>
                </w:rPr>
                <w:t>25000</w:t>
              </w:r>
            </w:ins>
          </w:p>
        </w:tc>
        <w:tc>
          <w:tcPr>
            <w:tcW w:w="1563" w:type="pct"/>
          </w:tcPr>
          <w:p w14:paraId="19E99ABF" w14:textId="77777777" w:rsidR="00A53881" w:rsidRPr="00A03B52" w:rsidRDefault="00A53881" w:rsidP="00FD67C3">
            <w:pPr>
              <w:cnfStyle w:val="000000000000" w:firstRow="0" w:lastRow="0" w:firstColumn="0" w:lastColumn="0" w:oddVBand="0" w:evenVBand="0" w:oddHBand="0" w:evenHBand="0" w:firstRowFirstColumn="0" w:firstRowLastColumn="0" w:lastRowFirstColumn="0" w:lastRowLastColumn="0"/>
              <w:rPr>
                <w:ins w:id="6176" w:author="Aishwarya Balan" w:date="2019-05-30T12:12:00Z"/>
                <w:color w:val="333333"/>
                <w:sz w:val="18"/>
                <w:szCs w:val="18"/>
              </w:rPr>
            </w:pPr>
            <w:ins w:id="6177" w:author="Aishwarya Balan" w:date="2019-05-30T12:12:00Z">
              <w:r w:rsidRPr="00BD12C5">
                <w:rPr>
                  <w:color w:val="333333"/>
                  <w:sz w:val="18"/>
                  <w:szCs w:val="18"/>
                </w:rPr>
                <w:t>IS_INVOICE_SUMMARY</w:t>
              </w:r>
            </w:ins>
          </w:p>
        </w:tc>
      </w:tr>
      <w:tr w:rsidR="00A53881" w:rsidRPr="00A03B52" w14:paraId="21D7D3DD" w14:textId="77777777" w:rsidTr="00FD67C3">
        <w:trPr>
          <w:cnfStyle w:val="000000100000" w:firstRow="0" w:lastRow="0" w:firstColumn="0" w:lastColumn="0" w:oddVBand="0" w:evenVBand="0" w:oddHBand="1" w:evenHBand="0" w:firstRowFirstColumn="0" w:firstRowLastColumn="0" w:lastRowFirstColumn="0" w:lastRowLastColumn="0"/>
          <w:trHeight w:val="396"/>
          <w:ins w:id="6178" w:author="Aishwarya Balan" w:date="2019-05-30T12:12:00Z"/>
        </w:trPr>
        <w:tc>
          <w:tcPr>
            <w:cnfStyle w:val="001000000000" w:firstRow="0" w:lastRow="0" w:firstColumn="1" w:lastColumn="0" w:oddVBand="0" w:evenVBand="0" w:oddHBand="0" w:evenHBand="0" w:firstRowFirstColumn="0" w:firstRowLastColumn="0" w:lastRowFirstColumn="0" w:lastRowLastColumn="0"/>
            <w:tcW w:w="702" w:type="pct"/>
          </w:tcPr>
          <w:p w14:paraId="52CBA930" w14:textId="77777777" w:rsidR="00A53881" w:rsidRPr="00A03B52" w:rsidRDefault="00A53881" w:rsidP="00FD67C3">
            <w:pPr>
              <w:spacing w:after="120"/>
              <w:rPr>
                <w:ins w:id="6179" w:author="Aishwarya Balan" w:date="2019-05-30T12:12:00Z"/>
                <w:color w:val="333333"/>
                <w:sz w:val="18"/>
                <w:szCs w:val="18"/>
              </w:rPr>
            </w:pPr>
            <w:ins w:id="6180" w:author="Aishwarya Balan" w:date="2019-05-30T12:12:00Z">
              <w:r w:rsidRPr="00A03B52">
                <w:rPr>
                  <w:color w:val="333333"/>
                  <w:sz w:val="18"/>
                  <w:szCs w:val="18"/>
                </w:rPr>
                <w:t xml:space="preserve">Pending Amount </w:t>
              </w:r>
            </w:ins>
          </w:p>
        </w:tc>
        <w:tc>
          <w:tcPr>
            <w:tcW w:w="527" w:type="pct"/>
          </w:tcPr>
          <w:p w14:paraId="6A2666C2" w14:textId="77777777" w:rsidR="00A53881" w:rsidRPr="00A03B52" w:rsidRDefault="00A53881" w:rsidP="00FD67C3">
            <w:pPr>
              <w:spacing w:after="120"/>
              <w:cnfStyle w:val="000000100000" w:firstRow="0" w:lastRow="0" w:firstColumn="0" w:lastColumn="0" w:oddVBand="0" w:evenVBand="0" w:oddHBand="1" w:evenHBand="0" w:firstRowFirstColumn="0" w:firstRowLastColumn="0" w:lastRowFirstColumn="0" w:lastRowLastColumn="0"/>
              <w:rPr>
                <w:ins w:id="6181" w:author="Aishwarya Balan" w:date="2019-05-30T12:12:00Z"/>
                <w:color w:val="333333"/>
                <w:sz w:val="18"/>
                <w:szCs w:val="18"/>
              </w:rPr>
            </w:pPr>
            <w:ins w:id="6182" w:author="Aishwarya Balan" w:date="2019-05-30T12:12:00Z">
              <w:r w:rsidRPr="00A03B52">
                <w:rPr>
                  <w:color w:val="333333"/>
                  <w:sz w:val="18"/>
                  <w:szCs w:val="18"/>
                </w:rPr>
                <w:t xml:space="preserve">Number </w:t>
              </w:r>
            </w:ins>
          </w:p>
        </w:tc>
        <w:tc>
          <w:tcPr>
            <w:tcW w:w="1036" w:type="pct"/>
          </w:tcPr>
          <w:p w14:paraId="5E4115E3" w14:textId="77777777" w:rsidR="00A53881" w:rsidRPr="00A03B52" w:rsidRDefault="00A53881" w:rsidP="00FD67C3">
            <w:pPr>
              <w:cnfStyle w:val="000000100000" w:firstRow="0" w:lastRow="0" w:firstColumn="0" w:lastColumn="0" w:oddVBand="0" w:evenVBand="0" w:oddHBand="1" w:evenHBand="0" w:firstRowFirstColumn="0" w:firstRowLastColumn="0" w:lastRowFirstColumn="0" w:lastRowLastColumn="0"/>
              <w:rPr>
                <w:ins w:id="6183" w:author="Aishwarya Balan" w:date="2019-05-30T12:12:00Z"/>
                <w:color w:val="333333"/>
                <w:sz w:val="18"/>
                <w:szCs w:val="18"/>
              </w:rPr>
            </w:pPr>
          </w:p>
        </w:tc>
        <w:tc>
          <w:tcPr>
            <w:tcW w:w="1173" w:type="pct"/>
          </w:tcPr>
          <w:p w14:paraId="01F19783" w14:textId="77777777" w:rsidR="00A53881" w:rsidRPr="00A03B52" w:rsidRDefault="00A53881" w:rsidP="00FD67C3">
            <w:pPr>
              <w:cnfStyle w:val="000000100000" w:firstRow="0" w:lastRow="0" w:firstColumn="0" w:lastColumn="0" w:oddVBand="0" w:evenVBand="0" w:oddHBand="1" w:evenHBand="0" w:firstRowFirstColumn="0" w:firstRowLastColumn="0" w:lastRowFirstColumn="0" w:lastRowLastColumn="0"/>
              <w:rPr>
                <w:ins w:id="6184" w:author="Aishwarya Balan" w:date="2019-05-30T12:12:00Z"/>
                <w:color w:val="333333"/>
                <w:sz w:val="18"/>
                <w:szCs w:val="18"/>
              </w:rPr>
            </w:pPr>
            <w:ins w:id="6185" w:author="Aishwarya Balan" w:date="2019-05-30T12:12:00Z">
              <w:r w:rsidRPr="00A03B52">
                <w:rPr>
                  <w:color w:val="333333"/>
                  <w:sz w:val="18"/>
                  <w:szCs w:val="18"/>
                </w:rPr>
                <w:t>12000</w:t>
              </w:r>
            </w:ins>
          </w:p>
        </w:tc>
        <w:tc>
          <w:tcPr>
            <w:tcW w:w="1563" w:type="pct"/>
          </w:tcPr>
          <w:p w14:paraId="2C4E1B3D" w14:textId="77777777" w:rsidR="00A53881" w:rsidRPr="00BD12C5" w:rsidRDefault="00A53881" w:rsidP="00FD67C3">
            <w:pPr>
              <w:cnfStyle w:val="000000100000" w:firstRow="0" w:lastRow="0" w:firstColumn="0" w:lastColumn="0" w:oddVBand="0" w:evenVBand="0" w:oddHBand="1" w:evenHBand="0" w:firstRowFirstColumn="0" w:firstRowLastColumn="0" w:lastRowFirstColumn="0" w:lastRowLastColumn="0"/>
              <w:rPr>
                <w:ins w:id="6186" w:author="Aishwarya Balan" w:date="2019-05-30T12:12:00Z"/>
                <w:color w:val="333333"/>
                <w:sz w:val="18"/>
                <w:szCs w:val="18"/>
              </w:rPr>
            </w:pPr>
            <w:ins w:id="6187" w:author="Aishwarya Balan" w:date="2019-05-30T12:12:00Z">
              <w:r w:rsidRPr="00BD12C5">
                <w:rPr>
                  <w:color w:val="333333"/>
                  <w:sz w:val="18"/>
                  <w:szCs w:val="18"/>
                </w:rPr>
                <w:t xml:space="preserve">Derived using </w:t>
              </w:r>
              <w:proofErr w:type="spellStart"/>
              <w:r w:rsidRPr="00BD12C5">
                <w:rPr>
                  <w:color w:val="333333"/>
                  <w:sz w:val="18"/>
                  <w:szCs w:val="18"/>
                </w:rPr>
                <w:t>amt_</w:t>
              </w:r>
              <w:proofErr w:type="gramStart"/>
              <w:r w:rsidRPr="00BD12C5">
                <w:rPr>
                  <w:color w:val="333333"/>
                  <w:sz w:val="18"/>
                  <w:szCs w:val="18"/>
                </w:rPr>
                <w:t>paid</w:t>
              </w:r>
              <w:proofErr w:type="spellEnd"/>
              <w:r w:rsidRPr="00BD12C5">
                <w:rPr>
                  <w:color w:val="333333"/>
                  <w:sz w:val="18"/>
                  <w:szCs w:val="18"/>
                </w:rPr>
                <w:t xml:space="preserve">  and</w:t>
              </w:r>
              <w:proofErr w:type="gramEnd"/>
              <w:r w:rsidRPr="00BD12C5">
                <w:rPr>
                  <w:color w:val="333333"/>
                  <w:sz w:val="18"/>
                  <w:szCs w:val="18"/>
                </w:rPr>
                <w:t xml:space="preserve"> </w:t>
              </w:r>
              <w:proofErr w:type="spellStart"/>
              <w:r w:rsidRPr="00BD12C5">
                <w:rPr>
                  <w:color w:val="333333"/>
                  <w:sz w:val="18"/>
                  <w:szCs w:val="18"/>
                </w:rPr>
                <w:t>amt_to_pay</w:t>
              </w:r>
              <w:proofErr w:type="spellEnd"/>
              <w:r w:rsidRPr="00BD12C5">
                <w:rPr>
                  <w:color w:val="333333"/>
                  <w:sz w:val="18"/>
                  <w:szCs w:val="18"/>
                </w:rPr>
                <w:t xml:space="preserve">  from table IS_INVOICE_SUMMARY</w:t>
              </w:r>
            </w:ins>
          </w:p>
          <w:p w14:paraId="4B77B1CD" w14:textId="77777777" w:rsidR="00A53881" w:rsidRPr="00BD12C5" w:rsidRDefault="00A53881" w:rsidP="00FD67C3">
            <w:pPr>
              <w:cnfStyle w:val="000000100000" w:firstRow="0" w:lastRow="0" w:firstColumn="0" w:lastColumn="0" w:oddVBand="0" w:evenVBand="0" w:oddHBand="1" w:evenHBand="0" w:firstRowFirstColumn="0" w:firstRowLastColumn="0" w:lastRowFirstColumn="0" w:lastRowLastColumn="0"/>
              <w:rPr>
                <w:ins w:id="6188" w:author="Aishwarya Balan" w:date="2019-05-30T12:12:00Z"/>
                <w:color w:val="333333"/>
                <w:sz w:val="18"/>
                <w:szCs w:val="18"/>
              </w:rPr>
            </w:pPr>
            <w:ins w:id="6189" w:author="Aishwarya Balan" w:date="2019-05-30T12:12:00Z">
              <w:r w:rsidRPr="00BD12C5">
                <w:rPr>
                  <w:color w:val="333333"/>
                  <w:sz w:val="18"/>
                  <w:szCs w:val="18"/>
                </w:rPr>
                <w:t>(CASE</w:t>
              </w:r>
            </w:ins>
          </w:p>
          <w:p w14:paraId="49ECF09F" w14:textId="77777777" w:rsidR="00A53881" w:rsidRPr="00A03B52" w:rsidRDefault="00A53881" w:rsidP="00FD67C3">
            <w:pPr>
              <w:cnfStyle w:val="000000100000" w:firstRow="0" w:lastRow="0" w:firstColumn="0" w:lastColumn="0" w:oddVBand="0" w:evenVBand="0" w:oddHBand="1" w:evenHBand="0" w:firstRowFirstColumn="0" w:firstRowLastColumn="0" w:lastRowFirstColumn="0" w:lastRowLastColumn="0"/>
              <w:rPr>
                <w:ins w:id="6190" w:author="Aishwarya Balan" w:date="2019-05-30T12:12:00Z"/>
                <w:color w:val="333333"/>
                <w:sz w:val="18"/>
                <w:szCs w:val="18"/>
              </w:rPr>
            </w:pPr>
          </w:p>
        </w:tc>
      </w:tr>
      <w:bookmarkEnd w:id="6043"/>
      <w:bookmarkEnd w:id="6083"/>
    </w:tbl>
    <w:p w14:paraId="6FE77F6D" w14:textId="77777777" w:rsidR="00A53881" w:rsidRPr="00A03B52" w:rsidRDefault="00A53881" w:rsidP="00A53881">
      <w:pPr>
        <w:spacing w:after="120"/>
        <w:rPr>
          <w:ins w:id="6191" w:author="Aishwarya Balan" w:date="2019-05-30T12:12:00Z"/>
          <w:noProof/>
          <w:color w:val="333333"/>
          <w:sz w:val="18"/>
          <w:szCs w:val="18"/>
        </w:rPr>
      </w:pPr>
    </w:p>
    <w:p w14:paraId="1F107701" w14:textId="77777777" w:rsidR="00A53881" w:rsidRPr="00A03B52" w:rsidRDefault="00A53881" w:rsidP="00A53881">
      <w:pPr>
        <w:spacing w:before="120" w:line="276" w:lineRule="auto"/>
        <w:outlineLvl w:val="4"/>
        <w:rPr>
          <w:ins w:id="6192" w:author="Aishwarya Balan" w:date="2019-05-30T12:12:00Z"/>
          <w:bCs/>
          <w:iCs/>
          <w:noProof/>
          <w:color w:val="333333"/>
          <w:sz w:val="18"/>
          <w:szCs w:val="18"/>
        </w:rPr>
      </w:pPr>
      <w:ins w:id="6193" w:author="Aishwarya Balan" w:date="2019-05-30T12:12:00Z">
        <w:r w:rsidRPr="00A03B52">
          <w:rPr>
            <w:bCs/>
            <w:iCs/>
            <w:noProof/>
            <w:color w:val="333333"/>
            <w:sz w:val="18"/>
            <w:szCs w:val="18"/>
          </w:rPr>
          <w:t>Following are the expected activities:-</w:t>
        </w:r>
      </w:ins>
    </w:p>
    <w:p w14:paraId="55B22552" w14:textId="77777777" w:rsidR="00A53881" w:rsidRPr="00A03B52" w:rsidRDefault="00A53881" w:rsidP="00A53881">
      <w:pPr>
        <w:numPr>
          <w:ilvl w:val="0"/>
          <w:numId w:val="57"/>
        </w:numPr>
        <w:rPr>
          <w:ins w:id="6194" w:author="Aishwarya Balan" w:date="2019-05-30T12:12:00Z"/>
          <w:bCs/>
          <w:iCs/>
          <w:noProof/>
          <w:color w:val="333333"/>
          <w:sz w:val="18"/>
          <w:szCs w:val="18"/>
        </w:rPr>
      </w:pPr>
      <w:ins w:id="6195" w:author="Aishwarya Balan" w:date="2019-05-30T12:12:00Z">
        <w:r w:rsidRPr="00A03B52">
          <w:rPr>
            <w:bCs/>
            <w:iCs/>
            <w:noProof/>
            <w:color w:val="333333"/>
            <w:sz w:val="18"/>
            <w:szCs w:val="18"/>
          </w:rPr>
          <w:t xml:space="preserve">The first three columns </w:t>
        </w:r>
        <w:r w:rsidRPr="00A03B52">
          <w:rPr>
            <w:color w:val="333333"/>
            <w:sz w:val="18"/>
            <w:szCs w:val="18"/>
          </w:rPr>
          <w:t>Eligible</w:t>
        </w:r>
        <w:r w:rsidRPr="00A03B52">
          <w:rPr>
            <w:bCs/>
            <w:iCs/>
            <w:noProof/>
            <w:color w:val="333333"/>
            <w:sz w:val="18"/>
            <w:szCs w:val="18"/>
          </w:rPr>
          <w:t>, Declared  and Overdue are editable.</w:t>
        </w:r>
      </w:ins>
    </w:p>
    <w:p w14:paraId="2E4EB154" w14:textId="77777777" w:rsidR="00A53881" w:rsidRPr="00A03B52" w:rsidRDefault="00A53881" w:rsidP="00A53881">
      <w:pPr>
        <w:numPr>
          <w:ilvl w:val="0"/>
          <w:numId w:val="57"/>
        </w:numPr>
        <w:rPr>
          <w:ins w:id="6196" w:author="Aishwarya Balan" w:date="2019-05-30T12:12:00Z"/>
          <w:bCs/>
          <w:iCs/>
          <w:noProof/>
          <w:color w:val="333333"/>
          <w:sz w:val="18"/>
          <w:szCs w:val="18"/>
        </w:rPr>
      </w:pPr>
      <w:ins w:id="6197" w:author="Aishwarya Balan" w:date="2019-05-30T12:12:00Z">
        <w:r w:rsidRPr="00A03B52">
          <w:rPr>
            <w:bCs/>
            <w:iCs/>
            <w:noProof/>
            <w:color w:val="333333"/>
            <w:sz w:val="18"/>
            <w:szCs w:val="18"/>
          </w:rPr>
          <w:t>The other columns are non editable, but the data will be refreshed when the user lands in that page.</w:t>
        </w:r>
      </w:ins>
    </w:p>
    <w:p w14:paraId="1BF5A4A1" w14:textId="77777777" w:rsidR="00A53881" w:rsidRPr="00910CA8" w:rsidRDefault="00A53881" w:rsidP="00A53881">
      <w:pPr>
        <w:numPr>
          <w:ilvl w:val="0"/>
          <w:numId w:val="57"/>
        </w:numPr>
        <w:rPr>
          <w:ins w:id="6198" w:author="Aishwarya Balan" w:date="2019-05-30T12:12:00Z"/>
          <w:bCs/>
          <w:iCs/>
          <w:noProof/>
          <w:color w:val="333333"/>
          <w:sz w:val="18"/>
          <w:szCs w:val="18"/>
        </w:rPr>
      </w:pPr>
      <w:ins w:id="6199" w:author="Aishwarya Balan" w:date="2019-05-30T12:12:00Z">
        <w:r w:rsidRPr="00910CA8">
          <w:rPr>
            <w:bCs/>
            <w:iCs/>
            <w:noProof/>
            <w:color w:val="333333"/>
            <w:sz w:val="18"/>
            <w:szCs w:val="18"/>
          </w:rPr>
          <w:t xml:space="preserve">When another user is editing, the editing status should be displayed </w:t>
        </w:r>
        <w:r>
          <w:rPr>
            <w:bCs/>
            <w:iCs/>
            <w:noProof/>
            <w:color w:val="333333"/>
            <w:sz w:val="18"/>
            <w:szCs w:val="18"/>
          </w:rPr>
          <w:t>in</w:t>
        </w:r>
        <w:r w:rsidRPr="00910CA8">
          <w:rPr>
            <w:bCs/>
            <w:iCs/>
            <w:noProof/>
            <w:color w:val="333333"/>
            <w:sz w:val="18"/>
            <w:szCs w:val="18"/>
          </w:rPr>
          <w:t xml:space="preserve"> activity log with </w:t>
        </w:r>
        <w:r>
          <w:rPr>
            <w:bCs/>
            <w:iCs/>
            <w:noProof/>
            <w:color w:val="333333"/>
            <w:sz w:val="18"/>
            <w:szCs w:val="18"/>
          </w:rPr>
          <w:t>Invoice Ref</w:t>
        </w:r>
        <w:r w:rsidRPr="00910CA8">
          <w:rPr>
            <w:bCs/>
            <w:iCs/>
            <w:noProof/>
            <w:color w:val="333333"/>
            <w:sz w:val="18"/>
            <w:szCs w:val="18"/>
          </w:rPr>
          <w:t xml:space="preserve"> </w:t>
        </w:r>
        <w:r>
          <w:rPr>
            <w:bCs/>
            <w:iCs/>
            <w:noProof/>
            <w:color w:val="333333"/>
            <w:sz w:val="18"/>
            <w:szCs w:val="18"/>
          </w:rPr>
          <w:t xml:space="preserve">No. </w:t>
        </w:r>
        <w:r w:rsidRPr="00910CA8">
          <w:rPr>
            <w:bCs/>
            <w:iCs/>
            <w:noProof/>
            <w:color w:val="333333"/>
            <w:sz w:val="18"/>
            <w:szCs w:val="18"/>
          </w:rPr>
          <w:t>as ref</w:t>
        </w:r>
        <w:r>
          <w:rPr>
            <w:bCs/>
            <w:iCs/>
            <w:noProof/>
            <w:color w:val="333333"/>
            <w:sz w:val="18"/>
            <w:szCs w:val="18"/>
          </w:rPr>
          <w:t xml:space="preserve">erence </w:t>
        </w:r>
        <w:r w:rsidRPr="00910CA8">
          <w:rPr>
            <w:bCs/>
            <w:iCs/>
            <w:noProof/>
            <w:color w:val="333333"/>
            <w:sz w:val="18"/>
            <w:szCs w:val="18"/>
          </w:rPr>
          <w:t>to the row being edited.This helps in collaboration.</w:t>
        </w:r>
      </w:ins>
    </w:p>
    <w:p w14:paraId="39B98869" w14:textId="77777777" w:rsidR="00A53881" w:rsidRPr="00FD67C3" w:rsidRDefault="00A53881" w:rsidP="00A53881">
      <w:pPr>
        <w:ind w:left="720"/>
        <w:rPr>
          <w:ins w:id="6200" w:author="Aishwarya Balan" w:date="2019-05-30T12:12:00Z"/>
          <w:color w:val="943634" w:themeColor="accent2" w:themeShade="BF"/>
          <w:szCs w:val="18"/>
        </w:rPr>
      </w:pPr>
    </w:p>
    <w:p w14:paraId="1DB2E868" w14:textId="77777777" w:rsidR="00A53881" w:rsidRPr="00FD67C3" w:rsidRDefault="00A53881" w:rsidP="00A53881">
      <w:pPr>
        <w:spacing w:after="120"/>
        <w:rPr>
          <w:ins w:id="6201" w:author="Aishwarya Balan" w:date="2019-05-30T12:12:00Z"/>
          <w:noProof/>
          <w:color w:val="943634" w:themeColor="accent2" w:themeShade="BF"/>
          <w:sz w:val="18"/>
          <w:szCs w:val="18"/>
        </w:rPr>
      </w:pPr>
      <w:ins w:id="6202" w:author="Aishwarya Balan" w:date="2019-05-30T12:12:00Z">
        <w:r w:rsidRPr="00FD67C3">
          <w:rPr>
            <w:noProof/>
            <w:color w:val="943634" w:themeColor="accent2" w:themeShade="BF"/>
            <w:sz w:val="18"/>
            <w:szCs w:val="18"/>
          </w:rPr>
          <w:t xml:space="preserve">Credit Risk Status Calculation :- </w:t>
        </w:r>
      </w:ins>
    </w:p>
    <w:p w14:paraId="738AA376" w14:textId="77777777" w:rsidR="00A53881" w:rsidRPr="00FD67C3" w:rsidRDefault="00A53881" w:rsidP="00A53881">
      <w:pPr>
        <w:numPr>
          <w:ilvl w:val="0"/>
          <w:numId w:val="58"/>
        </w:numPr>
        <w:rPr>
          <w:ins w:id="6203" w:author="Aishwarya Balan" w:date="2019-05-30T12:12:00Z"/>
          <w:bCs/>
          <w:iCs/>
          <w:noProof/>
          <w:color w:val="943634" w:themeColor="accent2" w:themeShade="BF"/>
          <w:sz w:val="18"/>
          <w:szCs w:val="18"/>
        </w:rPr>
      </w:pPr>
      <w:ins w:id="6204" w:author="Aishwarya Balan" w:date="2019-05-30T12:12:00Z">
        <w:r w:rsidRPr="00FD67C3">
          <w:rPr>
            <w:bCs/>
            <w:iCs/>
            <w:noProof/>
            <w:color w:val="943634" w:themeColor="accent2" w:themeShade="BF"/>
            <w:sz w:val="18"/>
            <w:szCs w:val="18"/>
          </w:rPr>
          <w:t>On page load of Credit stop eligibility list, the invoices of all the Counterparty’s available in Counterparty Maintenance screen should be fetched from CTRM in real time.</w:t>
        </w:r>
      </w:ins>
    </w:p>
    <w:p w14:paraId="28ADE339" w14:textId="77777777" w:rsidR="00A53881" w:rsidRPr="00FD67C3" w:rsidRDefault="00A53881" w:rsidP="00A53881">
      <w:pPr>
        <w:numPr>
          <w:ilvl w:val="0"/>
          <w:numId w:val="58"/>
        </w:numPr>
        <w:rPr>
          <w:ins w:id="6205" w:author="Aishwarya Balan" w:date="2019-05-30T12:12:00Z"/>
          <w:bCs/>
          <w:iCs/>
          <w:noProof/>
          <w:color w:val="943634" w:themeColor="accent2" w:themeShade="BF"/>
          <w:sz w:val="18"/>
          <w:szCs w:val="18"/>
        </w:rPr>
      </w:pPr>
      <w:ins w:id="6206" w:author="Aishwarya Balan" w:date="2019-05-30T12:12:00Z">
        <w:r w:rsidRPr="00FD67C3">
          <w:rPr>
            <w:bCs/>
            <w:iCs/>
            <w:noProof/>
            <w:color w:val="943634" w:themeColor="accent2" w:themeShade="BF"/>
            <w:sz w:val="18"/>
            <w:szCs w:val="18"/>
          </w:rPr>
          <w:t>User will be able to check/uncheck the flag. User will be able to check/uncheck through a bulk mechanism also (i.e. select all for a subset of the invoices)</w:t>
        </w:r>
      </w:ins>
    </w:p>
    <w:p w14:paraId="31F2D734" w14:textId="77777777" w:rsidR="00A53881" w:rsidRPr="00FD67C3" w:rsidRDefault="00A53881" w:rsidP="00A53881">
      <w:pPr>
        <w:numPr>
          <w:ilvl w:val="0"/>
          <w:numId w:val="58"/>
        </w:numPr>
        <w:rPr>
          <w:ins w:id="6207" w:author="Aishwarya Balan" w:date="2019-05-30T12:12:00Z"/>
          <w:bCs/>
          <w:iCs/>
          <w:noProof/>
          <w:color w:val="943634" w:themeColor="accent2" w:themeShade="BF"/>
          <w:sz w:val="18"/>
          <w:szCs w:val="18"/>
        </w:rPr>
      </w:pPr>
      <w:ins w:id="6208" w:author="Aishwarya Balan" w:date="2019-05-30T12:12:00Z">
        <w:r w:rsidRPr="00FD67C3">
          <w:rPr>
            <w:bCs/>
            <w:iCs/>
            <w:noProof/>
            <w:color w:val="943634" w:themeColor="accent2" w:themeShade="BF"/>
            <w:sz w:val="18"/>
            <w:szCs w:val="18"/>
          </w:rPr>
          <w:t>All the Couterparty’s will be checked  by default to eligible in Credit stop eligibility list.</w:t>
        </w:r>
      </w:ins>
    </w:p>
    <w:p w14:paraId="4C36A308" w14:textId="77777777" w:rsidR="00A53881" w:rsidRPr="00FD67C3" w:rsidRDefault="00A53881" w:rsidP="00A53881">
      <w:pPr>
        <w:numPr>
          <w:ilvl w:val="0"/>
          <w:numId w:val="58"/>
        </w:numPr>
        <w:rPr>
          <w:ins w:id="6209" w:author="Aishwarya Balan" w:date="2019-05-30T12:12:00Z"/>
          <w:bCs/>
          <w:iCs/>
          <w:noProof/>
          <w:color w:val="943634" w:themeColor="accent2" w:themeShade="BF"/>
          <w:sz w:val="18"/>
          <w:szCs w:val="18"/>
        </w:rPr>
      </w:pPr>
      <w:ins w:id="6210" w:author="Aishwarya Balan" w:date="2019-05-30T12:12:00Z">
        <w:r w:rsidRPr="00FD67C3">
          <w:rPr>
            <w:bCs/>
            <w:iCs/>
            <w:noProof/>
            <w:color w:val="943634" w:themeColor="accent2" w:themeShade="BF"/>
            <w:sz w:val="18"/>
            <w:szCs w:val="18"/>
          </w:rPr>
          <w:t>The column Declared will be default checked to indicate if the invoice has been declared to credendo(External rating in Limit  Maintenance) or not.</w:t>
        </w:r>
      </w:ins>
    </w:p>
    <w:p w14:paraId="67194C23" w14:textId="77777777" w:rsidR="00A53881" w:rsidRPr="00FD67C3" w:rsidRDefault="00A53881" w:rsidP="00A53881">
      <w:pPr>
        <w:numPr>
          <w:ilvl w:val="0"/>
          <w:numId w:val="58"/>
        </w:numPr>
        <w:rPr>
          <w:ins w:id="6211" w:author="Aishwarya Balan" w:date="2019-05-30T12:12:00Z"/>
          <w:bCs/>
          <w:iCs/>
          <w:noProof/>
          <w:color w:val="943634" w:themeColor="accent2" w:themeShade="BF"/>
          <w:sz w:val="18"/>
          <w:szCs w:val="18"/>
        </w:rPr>
      </w:pPr>
      <w:ins w:id="6212" w:author="Aishwarya Balan" w:date="2019-05-30T12:12:00Z">
        <w:r w:rsidRPr="00FD67C3">
          <w:rPr>
            <w:bCs/>
            <w:iCs/>
            <w:noProof/>
            <w:color w:val="943634" w:themeColor="accent2" w:themeShade="BF"/>
            <w:sz w:val="18"/>
            <w:szCs w:val="18"/>
          </w:rPr>
          <w:t xml:space="preserve">The column </w:t>
        </w:r>
        <w:r w:rsidRPr="00FD67C3">
          <w:rPr>
            <w:b/>
            <w:bCs/>
            <w:iCs/>
            <w:noProof/>
            <w:color w:val="943634" w:themeColor="accent2" w:themeShade="BF"/>
            <w:sz w:val="18"/>
            <w:szCs w:val="18"/>
          </w:rPr>
          <w:t xml:space="preserve">Overdue will not be default checked </w:t>
        </w:r>
        <w:r w:rsidRPr="00FD67C3">
          <w:rPr>
            <w:bCs/>
            <w:iCs/>
            <w:noProof/>
            <w:color w:val="943634" w:themeColor="accent2" w:themeShade="BF"/>
            <w:sz w:val="18"/>
            <w:szCs w:val="18"/>
          </w:rPr>
          <w:t>and is used to indicate if the declared invoices are overdued.</w:t>
        </w:r>
      </w:ins>
    </w:p>
    <w:p w14:paraId="508AB993" w14:textId="77777777" w:rsidR="00A53881" w:rsidRPr="00FD67C3" w:rsidRDefault="00A53881" w:rsidP="00A53881">
      <w:pPr>
        <w:numPr>
          <w:ilvl w:val="0"/>
          <w:numId w:val="58"/>
        </w:numPr>
        <w:rPr>
          <w:ins w:id="6213" w:author="Aishwarya Balan" w:date="2019-05-30T12:12:00Z"/>
          <w:bCs/>
          <w:iCs/>
          <w:noProof/>
          <w:color w:val="943634" w:themeColor="accent2" w:themeShade="BF"/>
          <w:sz w:val="18"/>
          <w:szCs w:val="18"/>
        </w:rPr>
      </w:pPr>
      <w:ins w:id="6214" w:author="Aishwarya Balan" w:date="2019-05-30T12:12:00Z">
        <w:r w:rsidRPr="00FD67C3">
          <w:rPr>
            <w:bCs/>
            <w:iCs/>
            <w:noProof/>
            <w:color w:val="943634" w:themeColor="accent2" w:themeShade="BF"/>
            <w:sz w:val="18"/>
            <w:szCs w:val="18"/>
          </w:rPr>
          <w:t>The App will have a Credit Stop valuation process available. The Credit Stop valuation process can be configured to run once a day. The Credit Stop valuation has 3 sub processes running within it:</w:t>
        </w:r>
      </w:ins>
    </w:p>
    <w:p w14:paraId="74FE1497" w14:textId="77777777" w:rsidR="00A53881" w:rsidRPr="00FD67C3" w:rsidRDefault="00A53881" w:rsidP="00A53881">
      <w:pPr>
        <w:pStyle w:val="ListParagraph"/>
        <w:numPr>
          <w:ilvl w:val="1"/>
          <w:numId w:val="58"/>
        </w:numPr>
        <w:contextualSpacing/>
        <w:rPr>
          <w:ins w:id="6215" w:author="Aishwarya Balan" w:date="2019-05-30T12:12:00Z"/>
          <w:bCs/>
          <w:iCs/>
          <w:noProof/>
          <w:color w:val="943634" w:themeColor="accent2" w:themeShade="BF"/>
          <w:sz w:val="18"/>
        </w:rPr>
      </w:pPr>
      <w:ins w:id="6216" w:author="Aishwarya Balan" w:date="2019-05-30T12:12:00Z">
        <w:r w:rsidRPr="00FD67C3">
          <w:rPr>
            <w:bCs/>
            <w:iCs/>
            <w:noProof/>
            <w:color w:val="943634" w:themeColor="accent2" w:themeShade="BF"/>
            <w:sz w:val="18"/>
          </w:rPr>
          <w:t>Delivery Stop job</w:t>
        </w:r>
      </w:ins>
    </w:p>
    <w:p w14:paraId="5268DD0A" w14:textId="77777777" w:rsidR="00A53881" w:rsidRPr="00FD67C3" w:rsidRDefault="00A53881" w:rsidP="00A53881">
      <w:pPr>
        <w:pStyle w:val="ListParagraph"/>
        <w:numPr>
          <w:ilvl w:val="1"/>
          <w:numId w:val="58"/>
        </w:numPr>
        <w:contextualSpacing/>
        <w:rPr>
          <w:ins w:id="6217" w:author="Aishwarya Balan" w:date="2019-05-30T12:12:00Z"/>
          <w:bCs/>
          <w:iCs/>
          <w:noProof/>
          <w:color w:val="943634" w:themeColor="accent2" w:themeShade="BF"/>
          <w:sz w:val="18"/>
        </w:rPr>
      </w:pPr>
      <w:ins w:id="6218" w:author="Aishwarya Balan" w:date="2019-05-30T12:12:00Z">
        <w:r w:rsidRPr="00FD67C3">
          <w:rPr>
            <w:bCs/>
            <w:iCs/>
            <w:noProof/>
            <w:color w:val="943634" w:themeColor="accent2" w:themeShade="BF"/>
            <w:sz w:val="18"/>
          </w:rPr>
          <w:t>Automatic Suspension job</w:t>
        </w:r>
      </w:ins>
    </w:p>
    <w:p w14:paraId="1BF4AFF6" w14:textId="77777777" w:rsidR="00A53881" w:rsidRPr="00FD67C3" w:rsidRDefault="00A53881" w:rsidP="00A53881">
      <w:pPr>
        <w:pStyle w:val="ListParagraph"/>
        <w:numPr>
          <w:ilvl w:val="1"/>
          <w:numId w:val="58"/>
        </w:numPr>
        <w:contextualSpacing/>
        <w:rPr>
          <w:ins w:id="6219" w:author="Aishwarya Balan" w:date="2019-05-30T12:12:00Z"/>
          <w:bCs/>
          <w:iCs/>
          <w:noProof/>
          <w:color w:val="943634" w:themeColor="accent2" w:themeShade="BF"/>
          <w:sz w:val="18"/>
        </w:rPr>
      </w:pPr>
      <w:ins w:id="6220" w:author="Aishwarya Balan" w:date="2019-05-30T12:12:00Z">
        <w:r w:rsidRPr="00FD67C3">
          <w:rPr>
            <w:bCs/>
            <w:iCs/>
            <w:noProof/>
            <w:color w:val="943634" w:themeColor="accent2" w:themeShade="BF"/>
            <w:sz w:val="18"/>
          </w:rPr>
          <w:t>Pre Payment Stop job</w:t>
        </w:r>
      </w:ins>
    </w:p>
    <w:p w14:paraId="150F365A" w14:textId="77777777" w:rsidR="00A53881" w:rsidRPr="00FD67C3" w:rsidRDefault="00A53881" w:rsidP="00A53881">
      <w:pPr>
        <w:pStyle w:val="ListParagraph"/>
        <w:numPr>
          <w:ilvl w:val="1"/>
          <w:numId w:val="58"/>
        </w:numPr>
        <w:contextualSpacing/>
        <w:rPr>
          <w:ins w:id="6221" w:author="Aishwarya Balan" w:date="2019-05-30T12:12:00Z"/>
          <w:bCs/>
          <w:iCs/>
          <w:noProof/>
          <w:color w:val="943634" w:themeColor="accent2" w:themeShade="BF"/>
          <w:sz w:val="18"/>
        </w:rPr>
      </w:pPr>
      <w:ins w:id="6222" w:author="Aishwarya Balan" w:date="2019-05-30T12:12:00Z">
        <w:r w:rsidRPr="00FD67C3">
          <w:rPr>
            <w:bCs/>
            <w:iCs/>
            <w:noProof/>
            <w:color w:val="943634" w:themeColor="accent2" w:themeShade="BF"/>
            <w:sz w:val="18"/>
          </w:rPr>
          <w:t>Revoking job</w:t>
        </w:r>
      </w:ins>
    </w:p>
    <w:p w14:paraId="03A4E733" w14:textId="77777777" w:rsidR="00A53881" w:rsidRPr="00FD67C3" w:rsidRDefault="00A53881" w:rsidP="00A53881">
      <w:pPr>
        <w:pStyle w:val="ListParagraph"/>
        <w:numPr>
          <w:ilvl w:val="0"/>
          <w:numId w:val="58"/>
        </w:numPr>
        <w:spacing w:after="160" w:line="259" w:lineRule="auto"/>
        <w:contextualSpacing/>
        <w:rPr>
          <w:ins w:id="6223" w:author="Aishwarya Balan" w:date="2019-05-30T12:12:00Z"/>
          <w:bCs/>
          <w:iCs/>
          <w:noProof/>
          <w:color w:val="943634" w:themeColor="accent2" w:themeShade="BF"/>
          <w:sz w:val="18"/>
        </w:rPr>
      </w:pPr>
      <w:ins w:id="6224" w:author="Aishwarya Balan" w:date="2019-05-30T12:12:00Z">
        <w:r w:rsidRPr="00FD67C3">
          <w:rPr>
            <w:bCs/>
            <w:iCs/>
            <w:noProof/>
            <w:color w:val="943634" w:themeColor="accent2" w:themeShade="BF"/>
            <w:sz w:val="18"/>
          </w:rPr>
          <w:t>If a particular Invoice falls under the DS,AS or PS bucket, then automatically the Counterparty fails, there by the Counterparty Group also fails. In addition, all the Counterparties under that Group also fail.</w:t>
        </w:r>
      </w:ins>
    </w:p>
    <w:p w14:paraId="68465476" w14:textId="77777777" w:rsidR="00A53881" w:rsidRPr="00FD67C3" w:rsidRDefault="00A53881" w:rsidP="00A53881">
      <w:pPr>
        <w:pStyle w:val="ListParagraph"/>
        <w:numPr>
          <w:ilvl w:val="0"/>
          <w:numId w:val="58"/>
        </w:numPr>
        <w:spacing w:after="160" w:line="259" w:lineRule="auto"/>
        <w:contextualSpacing/>
        <w:rPr>
          <w:ins w:id="6225" w:author="Aishwarya Balan" w:date="2019-05-30T12:12:00Z"/>
          <w:bCs/>
          <w:iCs/>
          <w:noProof/>
          <w:color w:val="943634" w:themeColor="accent2" w:themeShade="BF"/>
          <w:sz w:val="18"/>
        </w:rPr>
      </w:pPr>
      <w:ins w:id="6226" w:author="Aishwarya Balan" w:date="2019-05-30T12:12:00Z">
        <w:r w:rsidRPr="00FD67C3">
          <w:rPr>
            <w:bCs/>
            <w:iCs/>
            <w:noProof/>
            <w:color w:val="943634" w:themeColor="accent2" w:themeShade="BF"/>
            <w:sz w:val="18"/>
          </w:rPr>
          <w:t>Credit team user may use filters in Counterparty Maintenance screen to check the status of the Counterpaty.</w:t>
        </w:r>
      </w:ins>
    </w:p>
    <w:p w14:paraId="6D2310E6" w14:textId="77777777" w:rsidR="00A53881" w:rsidRPr="00FD67C3" w:rsidRDefault="00A53881" w:rsidP="00A53881">
      <w:pPr>
        <w:ind w:left="720"/>
        <w:rPr>
          <w:ins w:id="6227" w:author="Aishwarya Balan" w:date="2019-05-30T12:12:00Z"/>
          <w:bCs/>
          <w:iCs/>
          <w:noProof/>
          <w:color w:val="943634" w:themeColor="accent2" w:themeShade="BF"/>
          <w:sz w:val="18"/>
          <w:szCs w:val="18"/>
        </w:rPr>
      </w:pPr>
    </w:p>
    <w:p w14:paraId="754C462E" w14:textId="77777777" w:rsidR="00A53881" w:rsidRPr="00FD67C3" w:rsidRDefault="00A53881" w:rsidP="00A53881">
      <w:pPr>
        <w:ind w:left="720"/>
        <w:rPr>
          <w:ins w:id="6228" w:author="Aishwarya Balan" w:date="2019-05-30T12:12:00Z"/>
          <w:bCs/>
          <w:iCs/>
          <w:noProof/>
          <w:color w:val="943634" w:themeColor="accent2" w:themeShade="BF"/>
          <w:sz w:val="18"/>
          <w:szCs w:val="18"/>
        </w:rPr>
      </w:pPr>
    </w:p>
    <w:p w14:paraId="0A2D5205" w14:textId="77777777" w:rsidR="00A53881" w:rsidRPr="00FD67C3" w:rsidRDefault="00A53881" w:rsidP="00A53881">
      <w:pPr>
        <w:spacing w:after="120"/>
        <w:rPr>
          <w:ins w:id="6229" w:author="Aishwarya Balan" w:date="2019-05-30T12:12:00Z"/>
          <w:noProof/>
          <w:color w:val="943634" w:themeColor="accent2" w:themeShade="BF"/>
          <w:sz w:val="18"/>
          <w:szCs w:val="18"/>
        </w:rPr>
      </w:pPr>
      <w:ins w:id="6230" w:author="Aishwarya Balan" w:date="2019-05-30T12:12:00Z">
        <w:r w:rsidRPr="00FD67C3">
          <w:rPr>
            <w:b/>
            <w:bCs/>
            <w:i/>
            <w:iCs/>
            <w:noProof/>
            <w:color w:val="943634" w:themeColor="accent2" w:themeShade="BF"/>
            <w:sz w:val="18"/>
            <w:szCs w:val="18"/>
          </w:rPr>
          <w:t>Automatic Suspension  Job Calculation Logic:</w:t>
        </w:r>
      </w:ins>
    </w:p>
    <w:p w14:paraId="07B02E4F" w14:textId="77777777" w:rsidR="00A53881" w:rsidRPr="00FD67C3" w:rsidRDefault="00A53881" w:rsidP="00A53881">
      <w:pPr>
        <w:spacing w:after="120"/>
        <w:rPr>
          <w:ins w:id="6231" w:author="Aishwarya Balan" w:date="2019-05-30T12:12:00Z"/>
          <w:bCs/>
          <w:iCs/>
          <w:noProof/>
          <w:color w:val="943634" w:themeColor="accent2" w:themeShade="BF"/>
          <w:sz w:val="18"/>
          <w:szCs w:val="18"/>
        </w:rPr>
      </w:pPr>
      <w:ins w:id="6232" w:author="Aishwarya Balan" w:date="2019-05-30T12:12:00Z">
        <w:r w:rsidRPr="00FD67C3">
          <w:rPr>
            <w:bCs/>
            <w:iCs/>
            <w:noProof/>
            <w:color w:val="943634" w:themeColor="accent2" w:themeShade="BF"/>
            <w:sz w:val="18"/>
            <w:szCs w:val="18"/>
          </w:rPr>
          <w:t>At the scheduled frequency the Automatic Suspension job will run first.</w:t>
        </w:r>
      </w:ins>
    </w:p>
    <w:p w14:paraId="0CED51C9" w14:textId="77777777" w:rsidR="00A53881" w:rsidRPr="00FD67C3" w:rsidRDefault="00A53881" w:rsidP="00A53881">
      <w:pPr>
        <w:pStyle w:val="ListParagraph"/>
        <w:numPr>
          <w:ilvl w:val="0"/>
          <w:numId w:val="63"/>
        </w:numPr>
        <w:spacing w:after="120"/>
        <w:contextualSpacing/>
        <w:rPr>
          <w:ins w:id="6233" w:author="Aishwarya Balan" w:date="2019-05-30T12:12:00Z"/>
          <w:bCs/>
          <w:iCs/>
          <w:noProof/>
          <w:color w:val="943634" w:themeColor="accent2" w:themeShade="BF"/>
          <w:sz w:val="18"/>
        </w:rPr>
      </w:pPr>
      <w:ins w:id="6234" w:author="Aishwarya Balan" w:date="2019-05-30T12:12:00Z">
        <w:r w:rsidRPr="00FD67C3">
          <w:rPr>
            <w:bCs/>
            <w:iCs/>
            <w:noProof/>
            <w:color w:val="943634" w:themeColor="accent2" w:themeShade="BF"/>
            <w:sz w:val="18"/>
          </w:rPr>
          <w:lastRenderedPageBreak/>
          <w:t>Pick up all records from Credit Stop Eligibility List where:</w:t>
        </w:r>
      </w:ins>
    </w:p>
    <w:p w14:paraId="076751A2" w14:textId="77777777" w:rsidR="00A53881" w:rsidRPr="00FD67C3" w:rsidRDefault="00A53881" w:rsidP="00A53881">
      <w:pPr>
        <w:pStyle w:val="ListParagraph"/>
        <w:numPr>
          <w:ilvl w:val="1"/>
          <w:numId w:val="63"/>
        </w:numPr>
        <w:spacing w:after="120"/>
        <w:contextualSpacing/>
        <w:rPr>
          <w:ins w:id="6235" w:author="Aishwarya Balan" w:date="2019-05-30T12:12:00Z"/>
          <w:bCs/>
          <w:iCs/>
          <w:noProof/>
          <w:color w:val="943634" w:themeColor="accent2" w:themeShade="BF"/>
          <w:sz w:val="18"/>
        </w:rPr>
      </w:pPr>
      <w:ins w:id="6236" w:author="Aishwarya Balan" w:date="2019-05-30T12:12:00Z">
        <w:r w:rsidRPr="00FD67C3">
          <w:rPr>
            <w:bCs/>
            <w:iCs/>
            <w:noProof/>
            <w:color w:val="943634" w:themeColor="accent2" w:themeShade="BF"/>
            <w:sz w:val="18"/>
          </w:rPr>
          <w:t>Eligible = checked</w:t>
        </w:r>
      </w:ins>
    </w:p>
    <w:p w14:paraId="21B35D84" w14:textId="77777777" w:rsidR="00A53881" w:rsidRPr="00FD67C3" w:rsidRDefault="00A53881" w:rsidP="00A53881">
      <w:pPr>
        <w:pStyle w:val="ListParagraph"/>
        <w:numPr>
          <w:ilvl w:val="1"/>
          <w:numId w:val="63"/>
        </w:numPr>
        <w:spacing w:after="120"/>
        <w:contextualSpacing/>
        <w:rPr>
          <w:ins w:id="6237" w:author="Aishwarya Balan" w:date="2019-05-30T12:12:00Z"/>
          <w:bCs/>
          <w:iCs/>
          <w:noProof/>
          <w:color w:val="943634" w:themeColor="accent2" w:themeShade="BF"/>
          <w:sz w:val="18"/>
        </w:rPr>
      </w:pPr>
      <w:ins w:id="6238" w:author="Aishwarya Balan" w:date="2019-05-30T12:12:00Z">
        <w:r w:rsidRPr="00FD67C3">
          <w:rPr>
            <w:noProof/>
            <w:color w:val="943634" w:themeColor="accent2" w:themeShade="BF"/>
            <w:sz w:val="18"/>
          </w:rPr>
          <w:t>Eligible for Automatic Suspension = ‘Y’</w:t>
        </w:r>
      </w:ins>
    </w:p>
    <w:p w14:paraId="79174420" w14:textId="77777777" w:rsidR="00A53881" w:rsidRPr="00FD67C3" w:rsidRDefault="00A53881" w:rsidP="00A53881">
      <w:pPr>
        <w:pStyle w:val="ListParagraph"/>
        <w:numPr>
          <w:ilvl w:val="0"/>
          <w:numId w:val="63"/>
        </w:numPr>
        <w:spacing w:after="120"/>
        <w:contextualSpacing/>
        <w:rPr>
          <w:ins w:id="6239" w:author="Aishwarya Balan" w:date="2019-05-30T12:12:00Z"/>
          <w:bCs/>
          <w:iCs/>
          <w:noProof/>
          <w:color w:val="943634" w:themeColor="accent2" w:themeShade="BF"/>
          <w:sz w:val="18"/>
        </w:rPr>
      </w:pPr>
      <w:ins w:id="6240" w:author="Aishwarya Balan" w:date="2019-05-30T12:12:00Z">
        <w:r w:rsidRPr="00FD67C3">
          <w:rPr>
            <w:bCs/>
            <w:iCs/>
            <w:noProof/>
            <w:color w:val="943634" w:themeColor="accent2" w:themeShade="BF"/>
            <w:sz w:val="18"/>
          </w:rPr>
          <w:t>Pick up all the qualified records in the above step and filter the unique set of Counterparties.</w:t>
        </w:r>
      </w:ins>
    </w:p>
    <w:p w14:paraId="0C9D8227" w14:textId="77777777" w:rsidR="00A53881" w:rsidRPr="00FD67C3" w:rsidRDefault="00A53881" w:rsidP="00A53881">
      <w:pPr>
        <w:pStyle w:val="ListParagraph"/>
        <w:numPr>
          <w:ilvl w:val="0"/>
          <w:numId w:val="63"/>
        </w:numPr>
        <w:spacing w:after="120"/>
        <w:contextualSpacing/>
        <w:rPr>
          <w:ins w:id="6241" w:author="Aishwarya Balan" w:date="2019-05-30T12:12:00Z"/>
          <w:bCs/>
          <w:iCs/>
          <w:noProof/>
          <w:color w:val="943634" w:themeColor="accent2" w:themeShade="BF"/>
          <w:sz w:val="18"/>
        </w:rPr>
      </w:pPr>
      <w:ins w:id="6242" w:author="Aishwarya Balan" w:date="2019-05-30T12:12:00Z">
        <w:r w:rsidRPr="00FD67C3">
          <w:rPr>
            <w:bCs/>
            <w:iCs/>
            <w:noProof/>
            <w:color w:val="943634" w:themeColor="accent2" w:themeShade="BF"/>
            <w:sz w:val="18"/>
          </w:rPr>
          <w:t>Go to Counterparty Maintenance listing and fitler the above qualified Counterpaties.</w:t>
        </w:r>
      </w:ins>
    </w:p>
    <w:p w14:paraId="1196D5D5" w14:textId="77777777" w:rsidR="00A53881" w:rsidRPr="00FD67C3" w:rsidRDefault="00A53881" w:rsidP="00A53881">
      <w:pPr>
        <w:pStyle w:val="ListParagraph"/>
        <w:numPr>
          <w:ilvl w:val="0"/>
          <w:numId w:val="63"/>
        </w:numPr>
        <w:spacing w:after="120"/>
        <w:contextualSpacing/>
        <w:rPr>
          <w:ins w:id="6243" w:author="Aishwarya Balan" w:date="2019-05-30T12:12:00Z"/>
          <w:bCs/>
          <w:iCs/>
          <w:noProof/>
          <w:color w:val="943634" w:themeColor="accent2" w:themeShade="BF"/>
          <w:sz w:val="18"/>
        </w:rPr>
      </w:pPr>
      <w:ins w:id="6244" w:author="Aishwarya Balan" w:date="2019-05-30T12:12:00Z">
        <w:r w:rsidRPr="00FD67C3">
          <w:rPr>
            <w:bCs/>
            <w:iCs/>
            <w:noProof/>
            <w:color w:val="943634" w:themeColor="accent2" w:themeShade="BF"/>
            <w:sz w:val="18"/>
          </w:rPr>
          <w:t>If the CM.Status != Automatic Suspension, then convert it to Automatic Suspension.</w:t>
        </w:r>
      </w:ins>
    </w:p>
    <w:p w14:paraId="629600AD" w14:textId="77777777" w:rsidR="00A53881" w:rsidRPr="00FD67C3" w:rsidRDefault="00A53881" w:rsidP="00A53881">
      <w:pPr>
        <w:pStyle w:val="ListParagraph"/>
        <w:numPr>
          <w:ilvl w:val="0"/>
          <w:numId w:val="63"/>
        </w:numPr>
        <w:spacing w:after="120"/>
        <w:contextualSpacing/>
        <w:rPr>
          <w:ins w:id="6245" w:author="Aishwarya Balan" w:date="2019-05-30T12:12:00Z"/>
          <w:bCs/>
          <w:iCs/>
          <w:noProof/>
          <w:color w:val="943634" w:themeColor="accent2" w:themeShade="BF"/>
          <w:sz w:val="18"/>
        </w:rPr>
      </w:pPr>
      <w:ins w:id="6246" w:author="Aishwarya Balan" w:date="2019-05-30T12:12:00Z">
        <w:r w:rsidRPr="00FD67C3">
          <w:rPr>
            <w:bCs/>
            <w:iCs/>
            <w:noProof/>
            <w:color w:val="943634" w:themeColor="accent2" w:themeShade="BF"/>
            <w:sz w:val="18"/>
          </w:rPr>
          <w:t>If the CP belongs to a Group, then all the CPs of the Group where CM.Status != Automatic Suspension will be updated to Credit Status = Automatic Suspension.</w:t>
        </w:r>
      </w:ins>
    </w:p>
    <w:p w14:paraId="2FA4E4CF" w14:textId="77777777" w:rsidR="00A53881" w:rsidRPr="00FD67C3" w:rsidRDefault="00A53881" w:rsidP="00A53881">
      <w:pPr>
        <w:ind w:left="720"/>
        <w:rPr>
          <w:ins w:id="6247" w:author="Aishwarya Balan" w:date="2019-05-30T12:12:00Z"/>
          <w:bCs/>
          <w:iCs/>
          <w:noProof/>
          <w:color w:val="943634" w:themeColor="accent2" w:themeShade="BF"/>
          <w:sz w:val="18"/>
          <w:szCs w:val="18"/>
        </w:rPr>
      </w:pPr>
    </w:p>
    <w:p w14:paraId="63EAAB9E" w14:textId="77777777" w:rsidR="00A53881" w:rsidRPr="00FD67C3" w:rsidRDefault="00A53881" w:rsidP="00A53881">
      <w:pPr>
        <w:spacing w:after="120"/>
        <w:rPr>
          <w:ins w:id="6248" w:author="Aishwarya Balan" w:date="2019-05-30T12:12:00Z"/>
          <w:noProof/>
          <w:color w:val="943634" w:themeColor="accent2" w:themeShade="BF"/>
          <w:sz w:val="18"/>
          <w:szCs w:val="18"/>
        </w:rPr>
      </w:pPr>
      <w:ins w:id="6249" w:author="Aishwarya Balan" w:date="2019-05-30T12:12:00Z">
        <w:r w:rsidRPr="00FD67C3">
          <w:rPr>
            <w:b/>
            <w:bCs/>
            <w:i/>
            <w:iCs/>
            <w:noProof/>
            <w:color w:val="943634" w:themeColor="accent2" w:themeShade="BF"/>
            <w:sz w:val="18"/>
            <w:szCs w:val="18"/>
          </w:rPr>
          <w:t>Pre Payment Stop  Job Calculation Logic:</w:t>
        </w:r>
      </w:ins>
    </w:p>
    <w:p w14:paraId="3CC6C51C" w14:textId="77777777" w:rsidR="00A53881" w:rsidRPr="00FD67C3" w:rsidRDefault="00A53881" w:rsidP="00A53881">
      <w:pPr>
        <w:spacing w:after="120"/>
        <w:rPr>
          <w:ins w:id="6250" w:author="Aishwarya Balan" w:date="2019-05-30T12:12:00Z"/>
          <w:bCs/>
          <w:iCs/>
          <w:noProof/>
          <w:color w:val="943634" w:themeColor="accent2" w:themeShade="BF"/>
          <w:sz w:val="18"/>
          <w:szCs w:val="18"/>
        </w:rPr>
      </w:pPr>
      <w:ins w:id="6251" w:author="Aishwarya Balan" w:date="2019-05-30T12:12:00Z">
        <w:r w:rsidRPr="00FD67C3">
          <w:rPr>
            <w:bCs/>
            <w:iCs/>
            <w:noProof/>
            <w:color w:val="943634" w:themeColor="accent2" w:themeShade="BF"/>
            <w:sz w:val="18"/>
            <w:szCs w:val="18"/>
          </w:rPr>
          <w:t>At the scheduled frequency the Pre Payment job will run AFTER the Automatic SUspension job.</w:t>
        </w:r>
      </w:ins>
    </w:p>
    <w:p w14:paraId="30848E8D" w14:textId="77777777" w:rsidR="00A53881" w:rsidRPr="00FD67C3" w:rsidRDefault="00A53881" w:rsidP="00A53881">
      <w:pPr>
        <w:pStyle w:val="ListParagraph"/>
        <w:numPr>
          <w:ilvl w:val="0"/>
          <w:numId w:val="64"/>
        </w:numPr>
        <w:spacing w:after="120"/>
        <w:contextualSpacing/>
        <w:rPr>
          <w:ins w:id="6252" w:author="Aishwarya Balan" w:date="2019-05-30T12:12:00Z"/>
          <w:bCs/>
          <w:iCs/>
          <w:noProof/>
          <w:color w:val="943634" w:themeColor="accent2" w:themeShade="BF"/>
          <w:sz w:val="18"/>
        </w:rPr>
      </w:pPr>
      <w:ins w:id="6253" w:author="Aishwarya Balan" w:date="2019-05-30T12:12:00Z">
        <w:r w:rsidRPr="00FD67C3">
          <w:rPr>
            <w:bCs/>
            <w:iCs/>
            <w:noProof/>
            <w:color w:val="943634" w:themeColor="accent2" w:themeShade="BF"/>
            <w:sz w:val="18"/>
          </w:rPr>
          <w:t>Pick up all records from Credit Stop Eligibility List where:</w:t>
        </w:r>
      </w:ins>
    </w:p>
    <w:p w14:paraId="685D86B8" w14:textId="77777777" w:rsidR="00A53881" w:rsidRPr="00FD67C3" w:rsidRDefault="00A53881" w:rsidP="00A53881">
      <w:pPr>
        <w:pStyle w:val="ListParagraph"/>
        <w:numPr>
          <w:ilvl w:val="1"/>
          <w:numId w:val="64"/>
        </w:numPr>
        <w:spacing w:after="120"/>
        <w:contextualSpacing/>
        <w:rPr>
          <w:ins w:id="6254" w:author="Aishwarya Balan" w:date="2019-05-30T12:12:00Z"/>
          <w:bCs/>
          <w:iCs/>
          <w:noProof/>
          <w:color w:val="943634" w:themeColor="accent2" w:themeShade="BF"/>
          <w:sz w:val="18"/>
        </w:rPr>
      </w:pPr>
      <w:ins w:id="6255" w:author="Aishwarya Balan" w:date="2019-05-30T12:12:00Z">
        <w:r w:rsidRPr="00FD67C3">
          <w:rPr>
            <w:bCs/>
            <w:iCs/>
            <w:noProof/>
            <w:color w:val="943634" w:themeColor="accent2" w:themeShade="BF"/>
            <w:sz w:val="18"/>
          </w:rPr>
          <w:t>Eligible = checked</w:t>
        </w:r>
      </w:ins>
    </w:p>
    <w:p w14:paraId="67063654" w14:textId="77777777" w:rsidR="00A53881" w:rsidRPr="00FD67C3" w:rsidRDefault="00A53881" w:rsidP="00A53881">
      <w:pPr>
        <w:pStyle w:val="ListParagraph"/>
        <w:numPr>
          <w:ilvl w:val="1"/>
          <w:numId w:val="64"/>
        </w:numPr>
        <w:spacing w:after="120"/>
        <w:contextualSpacing/>
        <w:rPr>
          <w:ins w:id="6256" w:author="Aishwarya Balan" w:date="2019-05-30T12:12:00Z"/>
          <w:bCs/>
          <w:iCs/>
          <w:noProof/>
          <w:color w:val="943634" w:themeColor="accent2" w:themeShade="BF"/>
          <w:sz w:val="18"/>
        </w:rPr>
      </w:pPr>
      <w:ins w:id="6257" w:author="Aishwarya Balan" w:date="2019-05-30T12:12:00Z">
        <w:r w:rsidRPr="00FD67C3">
          <w:rPr>
            <w:noProof/>
            <w:color w:val="943634" w:themeColor="accent2" w:themeShade="BF"/>
            <w:sz w:val="18"/>
          </w:rPr>
          <w:t>Eligible for Pre Payment Stop = ‘Y’</w:t>
        </w:r>
      </w:ins>
    </w:p>
    <w:p w14:paraId="745F2D86" w14:textId="77777777" w:rsidR="00A53881" w:rsidRPr="00FD67C3" w:rsidRDefault="00A53881" w:rsidP="00A53881">
      <w:pPr>
        <w:pStyle w:val="ListParagraph"/>
        <w:numPr>
          <w:ilvl w:val="0"/>
          <w:numId w:val="64"/>
        </w:numPr>
        <w:spacing w:after="120"/>
        <w:contextualSpacing/>
        <w:rPr>
          <w:ins w:id="6258" w:author="Aishwarya Balan" w:date="2019-05-30T12:12:00Z"/>
          <w:bCs/>
          <w:iCs/>
          <w:noProof/>
          <w:color w:val="943634" w:themeColor="accent2" w:themeShade="BF"/>
          <w:sz w:val="18"/>
        </w:rPr>
      </w:pPr>
      <w:ins w:id="6259" w:author="Aishwarya Balan" w:date="2019-05-30T12:12:00Z">
        <w:r w:rsidRPr="00FD67C3">
          <w:rPr>
            <w:bCs/>
            <w:iCs/>
            <w:noProof/>
            <w:color w:val="943634" w:themeColor="accent2" w:themeShade="BF"/>
            <w:sz w:val="18"/>
          </w:rPr>
          <w:t>Pick up all the qualified records in the above step and filter the unique set of Counterparties.</w:t>
        </w:r>
      </w:ins>
    </w:p>
    <w:p w14:paraId="026254EF" w14:textId="77777777" w:rsidR="00A53881" w:rsidRPr="00FD67C3" w:rsidRDefault="00A53881" w:rsidP="00A53881">
      <w:pPr>
        <w:pStyle w:val="ListParagraph"/>
        <w:numPr>
          <w:ilvl w:val="0"/>
          <w:numId w:val="64"/>
        </w:numPr>
        <w:spacing w:after="120"/>
        <w:contextualSpacing/>
        <w:rPr>
          <w:ins w:id="6260" w:author="Aishwarya Balan" w:date="2019-05-30T12:12:00Z"/>
          <w:bCs/>
          <w:iCs/>
          <w:noProof/>
          <w:color w:val="943634" w:themeColor="accent2" w:themeShade="BF"/>
          <w:sz w:val="18"/>
        </w:rPr>
      </w:pPr>
      <w:ins w:id="6261" w:author="Aishwarya Balan" w:date="2019-05-30T12:12:00Z">
        <w:r w:rsidRPr="00FD67C3">
          <w:rPr>
            <w:bCs/>
            <w:iCs/>
            <w:noProof/>
            <w:color w:val="943634" w:themeColor="accent2" w:themeShade="BF"/>
            <w:sz w:val="18"/>
          </w:rPr>
          <w:t>Go to Counterparty Maintenance listing and fitler the above qualified Counterpaties.</w:t>
        </w:r>
      </w:ins>
    </w:p>
    <w:p w14:paraId="116113FE" w14:textId="77777777" w:rsidR="00A53881" w:rsidRPr="00FD67C3" w:rsidRDefault="00A53881" w:rsidP="00A53881">
      <w:pPr>
        <w:pStyle w:val="ListParagraph"/>
        <w:numPr>
          <w:ilvl w:val="0"/>
          <w:numId w:val="64"/>
        </w:numPr>
        <w:spacing w:after="120"/>
        <w:contextualSpacing/>
        <w:rPr>
          <w:ins w:id="6262" w:author="Aishwarya Balan" w:date="2019-05-30T12:12:00Z"/>
          <w:bCs/>
          <w:iCs/>
          <w:noProof/>
          <w:color w:val="943634" w:themeColor="accent2" w:themeShade="BF"/>
          <w:sz w:val="18"/>
        </w:rPr>
      </w:pPr>
      <w:ins w:id="6263" w:author="Aishwarya Balan" w:date="2019-05-30T12:12:00Z">
        <w:r w:rsidRPr="00FD67C3">
          <w:rPr>
            <w:bCs/>
            <w:iCs/>
            <w:noProof/>
            <w:color w:val="943634" w:themeColor="accent2" w:themeShade="BF"/>
            <w:sz w:val="18"/>
          </w:rPr>
          <w:t>If the CM.Status != Automatic Suspension or Pre Payment Stop, then convert it to Pre Payment Stop.</w:t>
        </w:r>
      </w:ins>
    </w:p>
    <w:p w14:paraId="5448AF79" w14:textId="77777777" w:rsidR="00A53881" w:rsidRPr="00FD67C3" w:rsidRDefault="00A53881" w:rsidP="00A53881">
      <w:pPr>
        <w:pStyle w:val="ListParagraph"/>
        <w:numPr>
          <w:ilvl w:val="0"/>
          <w:numId w:val="64"/>
        </w:numPr>
        <w:spacing w:after="120"/>
        <w:contextualSpacing/>
        <w:rPr>
          <w:ins w:id="6264" w:author="Aishwarya Balan" w:date="2019-05-30T12:12:00Z"/>
          <w:bCs/>
          <w:iCs/>
          <w:noProof/>
          <w:color w:val="943634" w:themeColor="accent2" w:themeShade="BF"/>
          <w:sz w:val="18"/>
        </w:rPr>
      </w:pPr>
      <w:ins w:id="6265" w:author="Aishwarya Balan" w:date="2019-05-30T12:12:00Z">
        <w:r w:rsidRPr="00FD67C3">
          <w:rPr>
            <w:bCs/>
            <w:iCs/>
            <w:noProof/>
            <w:color w:val="943634" w:themeColor="accent2" w:themeShade="BF"/>
            <w:sz w:val="18"/>
          </w:rPr>
          <w:t>If the CP belongs to a Group, the all the CPs of the Group where CM.Status != Automatic Suspension or Pre Payment Stop, then will be updated to Credit Status = Pre Payment Stop.</w:t>
        </w:r>
      </w:ins>
    </w:p>
    <w:p w14:paraId="03808848" w14:textId="77777777" w:rsidR="00A53881" w:rsidRPr="00FD67C3" w:rsidRDefault="00A53881" w:rsidP="00A53881">
      <w:pPr>
        <w:spacing w:after="120"/>
        <w:rPr>
          <w:ins w:id="6266" w:author="Aishwarya Balan" w:date="2019-05-30T12:12:00Z"/>
          <w:b/>
          <w:bCs/>
          <w:i/>
          <w:iCs/>
          <w:noProof/>
          <w:color w:val="943634" w:themeColor="accent2" w:themeShade="BF"/>
          <w:sz w:val="18"/>
          <w:szCs w:val="18"/>
        </w:rPr>
      </w:pPr>
    </w:p>
    <w:p w14:paraId="74F8E508" w14:textId="77777777" w:rsidR="00A53881" w:rsidRPr="00FD67C3" w:rsidRDefault="00A53881" w:rsidP="00A53881">
      <w:pPr>
        <w:spacing w:after="120"/>
        <w:rPr>
          <w:ins w:id="6267" w:author="Aishwarya Balan" w:date="2019-05-30T12:12:00Z"/>
          <w:noProof/>
          <w:color w:val="943634" w:themeColor="accent2" w:themeShade="BF"/>
          <w:sz w:val="18"/>
          <w:szCs w:val="18"/>
        </w:rPr>
      </w:pPr>
      <w:ins w:id="6268" w:author="Aishwarya Balan" w:date="2019-05-30T12:12:00Z">
        <w:r w:rsidRPr="00FD67C3">
          <w:rPr>
            <w:b/>
            <w:bCs/>
            <w:i/>
            <w:iCs/>
            <w:noProof/>
            <w:color w:val="943634" w:themeColor="accent2" w:themeShade="BF"/>
            <w:sz w:val="18"/>
            <w:szCs w:val="18"/>
          </w:rPr>
          <w:t>Delivery Stop Job Calculation Logic:</w:t>
        </w:r>
      </w:ins>
    </w:p>
    <w:p w14:paraId="0B774A90" w14:textId="77777777" w:rsidR="00A53881" w:rsidRPr="00FD67C3" w:rsidRDefault="00A53881" w:rsidP="00A53881">
      <w:pPr>
        <w:spacing w:after="120"/>
        <w:rPr>
          <w:ins w:id="6269" w:author="Aishwarya Balan" w:date="2019-05-30T12:12:00Z"/>
          <w:bCs/>
          <w:iCs/>
          <w:noProof/>
          <w:color w:val="943634" w:themeColor="accent2" w:themeShade="BF"/>
          <w:sz w:val="18"/>
          <w:szCs w:val="18"/>
        </w:rPr>
      </w:pPr>
      <w:ins w:id="6270" w:author="Aishwarya Balan" w:date="2019-05-30T12:12:00Z">
        <w:r w:rsidRPr="00FD67C3">
          <w:rPr>
            <w:bCs/>
            <w:iCs/>
            <w:noProof/>
            <w:color w:val="943634" w:themeColor="accent2" w:themeShade="BF"/>
            <w:sz w:val="18"/>
            <w:szCs w:val="18"/>
          </w:rPr>
          <w:t>At the scheduled frequency the Delivery Stop job will run last AFTER the Automatic Suspension and Pre Payment Stop jobs.</w:t>
        </w:r>
      </w:ins>
    </w:p>
    <w:p w14:paraId="7A742417" w14:textId="77777777" w:rsidR="00A53881" w:rsidRPr="00FD67C3" w:rsidRDefault="00A53881" w:rsidP="00A53881">
      <w:pPr>
        <w:pStyle w:val="ListParagraph"/>
        <w:numPr>
          <w:ilvl w:val="0"/>
          <w:numId w:val="62"/>
        </w:numPr>
        <w:spacing w:after="120"/>
        <w:contextualSpacing/>
        <w:rPr>
          <w:ins w:id="6271" w:author="Aishwarya Balan" w:date="2019-05-30T12:12:00Z"/>
          <w:bCs/>
          <w:iCs/>
          <w:noProof/>
          <w:color w:val="943634" w:themeColor="accent2" w:themeShade="BF"/>
          <w:sz w:val="18"/>
        </w:rPr>
      </w:pPr>
      <w:ins w:id="6272" w:author="Aishwarya Balan" w:date="2019-05-30T12:12:00Z">
        <w:r w:rsidRPr="00FD67C3">
          <w:rPr>
            <w:bCs/>
            <w:iCs/>
            <w:noProof/>
            <w:color w:val="943634" w:themeColor="accent2" w:themeShade="BF"/>
            <w:sz w:val="18"/>
          </w:rPr>
          <w:t>Pick up all records from Credit Stop Eligibility List where:</w:t>
        </w:r>
      </w:ins>
    </w:p>
    <w:p w14:paraId="549985E2" w14:textId="77777777" w:rsidR="00A53881" w:rsidRPr="00FD67C3" w:rsidRDefault="00A53881" w:rsidP="00A53881">
      <w:pPr>
        <w:pStyle w:val="ListParagraph"/>
        <w:numPr>
          <w:ilvl w:val="1"/>
          <w:numId w:val="62"/>
        </w:numPr>
        <w:spacing w:after="120"/>
        <w:contextualSpacing/>
        <w:rPr>
          <w:ins w:id="6273" w:author="Aishwarya Balan" w:date="2019-05-30T12:12:00Z"/>
          <w:bCs/>
          <w:iCs/>
          <w:noProof/>
          <w:color w:val="943634" w:themeColor="accent2" w:themeShade="BF"/>
          <w:sz w:val="18"/>
        </w:rPr>
      </w:pPr>
      <w:ins w:id="6274" w:author="Aishwarya Balan" w:date="2019-05-30T12:12:00Z">
        <w:r w:rsidRPr="00FD67C3">
          <w:rPr>
            <w:bCs/>
            <w:iCs/>
            <w:noProof/>
            <w:color w:val="943634" w:themeColor="accent2" w:themeShade="BF"/>
            <w:sz w:val="18"/>
          </w:rPr>
          <w:t>Eligible = checked</w:t>
        </w:r>
      </w:ins>
    </w:p>
    <w:p w14:paraId="20B20EF0" w14:textId="77777777" w:rsidR="00A53881" w:rsidRPr="00FD67C3" w:rsidRDefault="00A53881" w:rsidP="00A53881">
      <w:pPr>
        <w:pStyle w:val="ListParagraph"/>
        <w:numPr>
          <w:ilvl w:val="1"/>
          <w:numId w:val="62"/>
        </w:numPr>
        <w:spacing w:after="120"/>
        <w:contextualSpacing/>
        <w:rPr>
          <w:ins w:id="6275" w:author="Aishwarya Balan" w:date="2019-05-30T12:12:00Z"/>
          <w:bCs/>
          <w:iCs/>
          <w:noProof/>
          <w:color w:val="943634" w:themeColor="accent2" w:themeShade="BF"/>
          <w:sz w:val="18"/>
        </w:rPr>
      </w:pPr>
      <w:ins w:id="6276" w:author="Aishwarya Balan" w:date="2019-05-30T12:12:00Z">
        <w:r w:rsidRPr="00FD67C3">
          <w:rPr>
            <w:noProof/>
            <w:color w:val="943634" w:themeColor="accent2" w:themeShade="BF"/>
            <w:sz w:val="18"/>
          </w:rPr>
          <w:t>Eligible for Delivery Stop = ‘Y’</w:t>
        </w:r>
      </w:ins>
    </w:p>
    <w:p w14:paraId="69F3CCE0" w14:textId="77777777" w:rsidR="00A53881" w:rsidRPr="00FD67C3" w:rsidRDefault="00A53881" w:rsidP="00A53881">
      <w:pPr>
        <w:pStyle w:val="ListParagraph"/>
        <w:numPr>
          <w:ilvl w:val="0"/>
          <w:numId w:val="62"/>
        </w:numPr>
        <w:spacing w:after="120"/>
        <w:contextualSpacing/>
        <w:rPr>
          <w:ins w:id="6277" w:author="Aishwarya Balan" w:date="2019-05-30T12:12:00Z"/>
          <w:bCs/>
          <w:iCs/>
          <w:noProof/>
          <w:color w:val="943634" w:themeColor="accent2" w:themeShade="BF"/>
          <w:sz w:val="18"/>
        </w:rPr>
      </w:pPr>
      <w:ins w:id="6278" w:author="Aishwarya Balan" w:date="2019-05-30T12:12:00Z">
        <w:r w:rsidRPr="00FD67C3">
          <w:rPr>
            <w:bCs/>
            <w:iCs/>
            <w:noProof/>
            <w:color w:val="943634" w:themeColor="accent2" w:themeShade="BF"/>
            <w:sz w:val="18"/>
          </w:rPr>
          <w:t>Pick up all the qualified records in the above step and filter the unique set of Counterparties.</w:t>
        </w:r>
      </w:ins>
    </w:p>
    <w:p w14:paraId="49079659" w14:textId="77777777" w:rsidR="00A53881" w:rsidRPr="00FD67C3" w:rsidRDefault="00A53881" w:rsidP="00A53881">
      <w:pPr>
        <w:pStyle w:val="ListParagraph"/>
        <w:numPr>
          <w:ilvl w:val="0"/>
          <w:numId w:val="62"/>
        </w:numPr>
        <w:spacing w:after="120"/>
        <w:contextualSpacing/>
        <w:rPr>
          <w:ins w:id="6279" w:author="Aishwarya Balan" w:date="2019-05-30T12:12:00Z"/>
          <w:bCs/>
          <w:iCs/>
          <w:noProof/>
          <w:color w:val="943634" w:themeColor="accent2" w:themeShade="BF"/>
          <w:sz w:val="18"/>
        </w:rPr>
      </w:pPr>
      <w:ins w:id="6280" w:author="Aishwarya Balan" w:date="2019-05-30T12:12:00Z">
        <w:r w:rsidRPr="00FD67C3">
          <w:rPr>
            <w:bCs/>
            <w:iCs/>
            <w:noProof/>
            <w:color w:val="943634" w:themeColor="accent2" w:themeShade="BF"/>
            <w:sz w:val="18"/>
          </w:rPr>
          <w:t>Go to Counterparty Maintenance listing and fitler the above qualified Counterpaties.</w:t>
        </w:r>
      </w:ins>
    </w:p>
    <w:p w14:paraId="431FC087" w14:textId="77777777" w:rsidR="00A53881" w:rsidRPr="00FD67C3" w:rsidRDefault="00A53881" w:rsidP="00A53881">
      <w:pPr>
        <w:pStyle w:val="ListParagraph"/>
        <w:numPr>
          <w:ilvl w:val="0"/>
          <w:numId w:val="62"/>
        </w:numPr>
        <w:spacing w:after="120"/>
        <w:contextualSpacing/>
        <w:rPr>
          <w:ins w:id="6281" w:author="Aishwarya Balan" w:date="2019-05-30T12:12:00Z"/>
          <w:bCs/>
          <w:iCs/>
          <w:noProof/>
          <w:color w:val="943634" w:themeColor="accent2" w:themeShade="BF"/>
          <w:sz w:val="18"/>
        </w:rPr>
      </w:pPr>
      <w:ins w:id="6282" w:author="Aishwarya Balan" w:date="2019-05-30T12:12:00Z">
        <w:r w:rsidRPr="00FD67C3">
          <w:rPr>
            <w:bCs/>
            <w:iCs/>
            <w:noProof/>
            <w:color w:val="943634" w:themeColor="accent2" w:themeShade="BF"/>
            <w:sz w:val="18"/>
          </w:rPr>
          <w:t>If the CM.Status != Automatic Suspension or Pre Payment Stop, then convert it to Delivery Stop.</w:t>
        </w:r>
      </w:ins>
    </w:p>
    <w:p w14:paraId="3429DFF9" w14:textId="77777777" w:rsidR="00A53881" w:rsidRPr="00FD67C3" w:rsidRDefault="00A53881" w:rsidP="00A53881">
      <w:pPr>
        <w:pStyle w:val="ListParagraph"/>
        <w:numPr>
          <w:ilvl w:val="0"/>
          <w:numId w:val="62"/>
        </w:numPr>
        <w:spacing w:after="120"/>
        <w:contextualSpacing/>
        <w:rPr>
          <w:ins w:id="6283" w:author="Aishwarya Balan" w:date="2019-05-30T12:12:00Z"/>
          <w:bCs/>
          <w:iCs/>
          <w:noProof/>
          <w:color w:val="943634" w:themeColor="accent2" w:themeShade="BF"/>
          <w:sz w:val="18"/>
        </w:rPr>
      </w:pPr>
      <w:ins w:id="6284" w:author="Aishwarya Balan" w:date="2019-05-30T12:12:00Z">
        <w:r w:rsidRPr="00FD67C3">
          <w:rPr>
            <w:bCs/>
            <w:iCs/>
            <w:noProof/>
            <w:color w:val="943634" w:themeColor="accent2" w:themeShade="BF"/>
            <w:sz w:val="18"/>
          </w:rPr>
          <w:t>If the CP belongs to a Group, then all the CPs of the Group where CM.Status != Automatic Suspension or Pre Payment Stop will be updated to Credit Status = Delivery Stop.</w:t>
        </w:r>
      </w:ins>
    </w:p>
    <w:p w14:paraId="458220A2" w14:textId="77777777" w:rsidR="00A53881" w:rsidRPr="00FD67C3" w:rsidRDefault="00A53881" w:rsidP="00A53881">
      <w:pPr>
        <w:spacing w:after="120"/>
        <w:rPr>
          <w:ins w:id="6285" w:author="Aishwarya Balan" w:date="2019-05-30T12:12:00Z"/>
          <w:bCs/>
          <w:iCs/>
          <w:noProof/>
          <w:color w:val="943634" w:themeColor="accent2" w:themeShade="BF"/>
          <w:sz w:val="18"/>
          <w:szCs w:val="18"/>
        </w:rPr>
      </w:pPr>
    </w:p>
    <w:p w14:paraId="2C2AC424" w14:textId="77777777" w:rsidR="00A53881" w:rsidRPr="00FD67C3" w:rsidRDefault="00A53881" w:rsidP="00A53881">
      <w:pPr>
        <w:spacing w:after="120"/>
        <w:rPr>
          <w:ins w:id="6286" w:author="Aishwarya Balan" w:date="2019-05-30T12:12:00Z"/>
          <w:noProof/>
          <w:color w:val="943634" w:themeColor="accent2" w:themeShade="BF"/>
          <w:sz w:val="18"/>
          <w:szCs w:val="18"/>
        </w:rPr>
      </w:pPr>
      <w:ins w:id="6287" w:author="Aishwarya Balan" w:date="2019-05-30T12:12:00Z">
        <w:r w:rsidRPr="00FD67C3">
          <w:rPr>
            <w:b/>
            <w:bCs/>
            <w:i/>
            <w:iCs/>
            <w:noProof/>
            <w:color w:val="943634" w:themeColor="accent2" w:themeShade="BF"/>
            <w:sz w:val="18"/>
            <w:szCs w:val="18"/>
          </w:rPr>
          <w:t>Delivery Stop Revoking Job Calculation Logic:</w:t>
        </w:r>
      </w:ins>
    </w:p>
    <w:p w14:paraId="7FB35205" w14:textId="77777777" w:rsidR="00A53881" w:rsidRPr="00FD67C3" w:rsidRDefault="00A53881" w:rsidP="00A53881">
      <w:pPr>
        <w:spacing w:after="120"/>
        <w:rPr>
          <w:ins w:id="6288" w:author="Aishwarya Balan" w:date="2019-05-30T12:12:00Z"/>
          <w:noProof/>
          <w:color w:val="943634" w:themeColor="accent2" w:themeShade="BF"/>
          <w:sz w:val="18"/>
          <w:szCs w:val="18"/>
        </w:rPr>
      </w:pPr>
    </w:p>
    <w:p w14:paraId="1D5E8BD2" w14:textId="77777777" w:rsidR="00A53881" w:rsidRPr="00FD67C3" w:rsidRDefault="00A53881" w:rsidP="00A53881">
      <w:pPr>
        <w:spacing w:after="120"/>
        <w:rPr>
          <w:ins w:id="6289" w:author="Aishwarya Balan" w:date="2019-05-30T12:12:00Z"/>
          <w:noProof/>
          <w:color w:val="943634" w:themeColor="accent2" w:themeShade="BF"/>
          <w:sz w:val="18"/>
          <w:szCs w:val="18"/>
        </w:rPr>
      </w:pPr>
      <w:ins w:id="6290" w:author="Aishwarya Balan" w:date="2019-05-30T12:12:00Z">
        <w:r w:rsidRPr="00FD67C3">
          <w:rPr>
            <w:bCs/>
            <w:iCs/>
            <w:noProof/>
            <w:color w:val="943634" w:themeColor="accent2" w:themeShade="BF"/>
            <w:sz w:val="18"/>
            <w:szCs w:val="18"/>
          </w:rPr>
          <w:t>At the scheduled frequency the Delivery Stop Revoking job will run last AFTER the Automatic Suspension and Pre Payment Stop and Delivery Stop jobs.</w:t>
        </w:r>
      </w:ins>
    </w:p>
    <w:p w14:paraId="4F26B075" w14:textId="77777777" w:rsidR="00A53881" w:rsidRPr="00FD67C3" w:rsidRDefault="00A53881" w:rsidP="00A53881">
      <w:pPr>
        <w:pStyle w:val="ListParagraph"/>
        <w:numPr>
          <w:ilvl w:val="0"/>
          <w:numId w:val="65"/>
        </w:numPr>
        <w:spacing w:after="120"/>
        <w:contextualSpacing/>
        <w:rPr>
          <w:ins w:id="6291" w:author="Aishwarya Balan" w:date="2019-05-30T12:12:00Z"/>
          <w:bCs/>
          <w:iCs/>
          <w:noProof/>
          <w:color w:val="943634" w:themeColor="accent2" w:themeShade="BF"/>
          <w:sz w:val="18"/>
        </w:rPr>
      </w:pPr>
      <w:ins w:id="6292" w:author="Aishwarya Balan" w:date="2019-05-30T12:12:00Z">
        <w:r w:rsidRPr="00FD67C3">
          <w:rPr>
            <w:bCs/>
            <w:iCs/>
            <w:noProof/>
            <w:color w:val="943634" w:themeColor="accent2" w:themeShade="BF"/>
            <w:sz w:val="18"/>
          </w:rPr>
          <w:t>Pick up all records from Counterparty Maintenance where Credit Risk Status = “Delivery Stop”</w:t>
        </w:r>
      </w:ins>
    </w:p>
    <w:p w14:paraId="1A4C690C" w14:textId="77777777" w:rsidR="00A53881" w:rsidRPr="00FD67C3" w:rsidRDefault="00A53881" w:rsidP="00A53881">
      <w:pPr>
        <w:pStyle w:val="ListParagraph"/>
        <w:numPr>
          <w:ilvl w:val="0"/>
          <w:numId w:val="65"/>
        </w:numPr>
        <w:spacing w:after="120"/>
        <w:contextualSpacing/>
        <w:rPr>
          <w:ins w:id="6293" w:author="Aishwarya Balan" w:date="2019-05-30T12:12:00Z"/>
          <w:bCs/>
          <w:iCs/>
          <w:noProof/>
          <w:color w:val="943634" w:themeColor="accent2" w:themeShade="BF"/>
          <w:sz w:val="18"/>
        </w:rPr>
      </w:pPr>
      <w:ins w:id="6294" w:author="Aishwarya Balan" w:date="2019-05-30T12:12:00Z">
        <w:r w:rsidRPr="00FD67C3">
          <w:rPr>
            <w:bCs/>
            <w:iCs/>
            <w:noProof/>
            <w:color w:val="943634" w:themeColor="accent2" w:themeShade="BF"/>
            <w:sz w:val="18"/>
          </w:rPr>
          <w:t>Lookup this Counterpaty in the</w:t>
        </w:r>
        <w:r w:rsidRPr="00FD67C3">
          <w:rPr>
            <w:noProof/>
            <w:color w:val="943634" w:themeColor="accent2" w:themeShade="BF"/>
            <w:sz w:val="18"/>
          </w:rPr>
          <w:t xml:space="preserve"> Credit Stop Invoice Summary</w:t>
        </w:r>
      </w:ins>
    </w:p>
    <w:p w14:paraId="0066C476" w14:textId="77777777" w:rsidR="00A53881" w:rsidRPr="00FD67C3" w:rsidRDefault="00A53881" w:rsidP="00A53881">
      <w:pPr>
        <w:pStyle w:val="ListParagraph"/>
        <w:numPr>
          <w:ilvl w:val="0"/>
          <w:numId w:val="65"/>
        </w:numPr>
        <w:spacing w:after="120"/>
        <w:contextualSpacing/>
        <w:rPr>
          <w:ins w:id="6295" w:author="Aishwarya Balan" w:date="2019-05-30T12:12:00Z"/>
          <w:bCs/>
          <w:iCs/>
          <w:noProof/>
          <w:color w:val="943634" w:themeColor="accent2" w:themeShade="BF"/>
          <w:sz w:val="18"/>
        </w:rPr>
      </w:pPr>
      <w:ins w:id="6296" w:author="Aishwarya Balan" w:date="2019-05-30T12:12:00Z">
        <w:r w:rsidRPr="00FD67C3">
          <w:rPr>
            <w:bCs/>
            <w:iCs/>
            <w:noProof/>
            <w:color w:val="943634" w:themeColor="accent2" w:themeShade="BF"/>
            <w:sz w:val="18"/>
          </w:rPr>
          <w:t>If this Counterparty is NOT found, then change the Status to “Active”, else do not change the Status.</w:t>
        </w:r>
      </w:ins>
    </w:p>
    <w:p w14:paraId="018B80D8" w14:textId="77777777" w:rsidR="00A53881" w:rsidRPr="00FD67C3" w:rsidRDefault="00A53881" w:rsidP="00A53881">
      <w:pPr>
        <w:pStyle w:val="ListParagraph"/>
        <w:numPr>
          <w:ilvl w:val="0"/>
          <w:numId w:val="65"/>
        </w:numPr>
        <w:spacing w:after="120"/>
        <w:contextualSpacing/>
        <w:rPr>
          <w:ins w:id="6297" w:author="Aishwarya Balan" w:date="2019-05-30T12:12:00Z"/>
          <w:bCs/>
          <w:iCs/>
          <w:noProof/>
          <w:color w:val="943634" w:themeColor="accent2" w:themeShade="BF"/>
          <w:sz w:val="18"/>
        </w:rPr>
      </w:pPr>
      <w:ins w:id="6298" w:author="Aishwarya Balan" w:date="2019-05-30T12:12:00Z">
        <w:r w:rsidRPr="00FD67C3">
          <w:rPr>
            <w:bCs/>
            <w:iCs/>
            <w:noProof/>
            <w:color w:val="943634" w:themeColor="accent2" w:themeShade="BF"/>
            <w:sz w:val="18"/>
          </w:rPr>
          <w:t>If Counterparty Status is changed to Active, then if Counterparty belongs to a group, then all the CP which have  Credit Risk Status = “Delivery Stop”, will be changed to Status = “Active”.</w:t>
        </w:r>
      </w:ins>
    </w:p>
    <w:p w14:paraId="5FDA84C2" w14:textId="77777777" w:rsidR="00A53881" w:rsidRDefault="00A53881" w:rsidP="00A53881">
      <w:pPr>
        <w:spacing w:after="120"/>
        <w:rPr>
          <w:ins w:id="6299" w:author="Aishwarya Balan" w:date="2019-05-30T12:12:00Z"/>
          <w:noProof/>
          <w:color w:val="333333"/>
          <w:sz w:val="18"/>
          <w:szCs w:val="18"/>
        </w:rPr>
      </w:pPr>
    </w:p>
    <w:p w14:paraId="5D23E7B8" w14:textId="77777777" w:rsidR="00A53881" w:rsidRDefault="00A53881" w:rsidP="00A53881">
      <w:pPr>
        <w:spacing w:after="120"/>
        <w:rPr>
          <w:ins w:id="6300" w:author="Aishwarya Balan" w:date="2019-05-30T12:12:00Z"/>
          <w:noProof/>
          <w:color w:val="333333"/>
          <w:sz w:val="18"/>
          <w:szCs w:val="18"/>
        </w:rPr>
      </w:pPr>
    </w:p>
    <w:p w14:paraId="457D69D1" w14:textId="77777777" w:rsidR="00A53881" w:rsidRDefault="00A53881" w:rsidP="00A53881">
      <w:pPr>
        <w:spacing w:after="120"/>
        <w:rPr>
          <w:ins w:id="6301" w:author="Aishwarya Balan" w:date="2019-05-30T12:12:00Z"/>
          <w:noProof/>
          <w:color w:val="333333"/>
          <w:sz w:val="18"/>
          <w:szCs w:val="18"/>
        </w:rPr>
      </w:pPr>
    </w:p>
    <w:p w14:paraId="775146F2" w14:textId="77777777" w:rsidR="00A53881" w:rsidRDefault="00A53881" w:rsidP="00A53881">
      <w:pPr>
        <w:spacing w:after="120"/>
        <w:rPr>
          <w:ins w:id="6302" w:author="Aishwarya Balan" w:date="2019-05-30T12:12:00Z"/>
          <w:noProof/>
          <w:color w:val="333333"/>
          <w:sz w:val="18"/>
          <w:szCs w:val="18"/>
        </w:rPr>
      </w:pPr>
    </w:p>
    <w:p w14:paraId="041BB1D2" w14:textId="77777777" w:rsidR="00A53881" w:rsidRDefault="00A53881" w:rsidP="00A53881">
      <w:pPr>
        <w:spacing w:after="120"/>
        <w:rPr>
          <w:ins w:id="6303" w:author="Aishwarya Balan" w:date="2019-05-30T12:12:00Z"/>
          <w:noProof/>
          <w:color w:val="333333"/>
          <w:sz w:val="18"/>
          <w:szCs w:val="18"/>
        </w:rPr>
      </w:pPr>
    </w:p>
    <w:p w14:paraId="35817B2A" w14:textId="77777777" w:rsidR="00A53881" w:rsidRDefault="00A53881" w:rsidP="00A53881">
      <w:pPr>
        <w:rPr>
          <w:ins w:id="6304" w:author="Aishwarya Balan" w:date="2019-05-30T12:12:00Z"/>
        </w:rPr>
      </w:pPr>
    </w:p>
    <w:p w14:paraId="435EC4BD" w14:textId="77777777" w:rsidR="00A53881" w:rsidRDefault="00A53881" w:rsidP="00A53881">
      <w:pPr>
        <w:rPr>
          <w:ins w:id="6305" w:author="Aishwarya Balan" w:date="2019-05-30T12:12:00Z"/>
        </w:rPr>
      </w:pPr>
    </w:p>
    <w:p w14:paraId="25AE4F45" w14:textId="77777777" w:rsidR="00A53881" w:rsidRDefault="00A53881" w:rsidP="00A53881">
      <w:pPr>
        <w:rPr>
          <w:ins w:id="6306" w:author="Aishwarya Balan" w:date="2019-05-30T12:12:00Z"/>
        </w:rPr>
      </w:pPr>
    </w:p>
    <w:p w14:paraId="2B23BDEB" w14:textId="77777777" w:rsidR="00A53881" w:rsidRDefault="00A53881" w:rsidP="00A53881">
      <w:pPr>
        <w:rPr>
          <w:ins w:id="6307" w:author="Aishwarya Balan" w:date="2019-05-30T12:12:00Z"/>
        </w:rPr>
      </w:pPr>
    </w:p>
    <w:p w14:paraId="1E8FBCCA" w14:textId="14889A68" w:rsidR="00E74EA5" w:rsidRPr="003277C6" w:rsidDel="00A53881" w:rsidRDefault="00E74EA5" w:rsidP="00E74EA5">
      <w:pPr>
        <w:pStyle w:val="BodyText"/>
        <w:numPr>
          <w:ilvl w:val="0"/>
          <w:numId w:val="42"/>
        </w:numPr>
        <w:rPr>
          <w:del w:id="6308" w:author="Aishwarya Balan" w:date="2019-05-30T12:12:00Z"/>
          <w:sz w:val="18"/>
          <w:rPrChange w:id="6309" w:author="Aishwarya Balan" w:date="2019-03-04T11:52:00Z">
            <w:rPr>
              <w:del w:id="6310" w:author="Aishwarya Balan" w:date="2019-05-30T12:12:00Z"/>
            </w:rPr>
          </w:rPrChange>
        </w:rPr>
      </w:pPr>
      <w:del w:id="6311" w:author="Aishwarya Balan" w:date="2019-05-30T12:12:00Z">
        <w:r w:rsidRPr="003277C6" w:rsidDel="00A53881">
          <w:rPr>
            <w:sz w:val="18"/>
            <w:rPrChange w:id="6312" w:author="Aishwarya Balan" w:date="2019-03-04T11:52:00Z">
              <w:rPr/>
            </w:rPrChange>
          </w:rPr>
          <w:delText xml:space="preserve">The Credit Risk App will fetch all the Invoices details recorded and maintained by the User in the PTM (CTRM) App. </w:delText>
        </w:r>
      </w:del>
    </w:p>
    <w:p w14:paraId="0B4A64DB" w14:textId="5798321D" w:rsidR="00E74EA5" w:rsidRPr="003277C6" w:rsidDel="00A53881" w:rsidRDefault="00E74EA5" w:rsidP="00E74EA5">
      <w:pPr>
        <w:pStyle w:val="BodyText"/>
        <w:numPr>
          <w:ilvl w:val="0"/>
          <w:numId w:val="42"/>
        </w:numPr>
        <w:rPr>
          <w:del w:id="6313" w:author="Aishwarya Balan" w:date="2019-05-30T12:12:00Z"/>
          <w:sz w:val="18"/>
          <w:rPrChange w:id="6314" w:author="Aishwarya Balan" w:date="2019-03-04T11:52:00Z">
            <w:rPr>
              <w:del w:id="6315" w:author="Aishwarya Balan" w:date="2019-05-30T12:12:00Z"/>
            </w:rPr>
          </w:rPrChange>
        </w:rPr>
      </w:pPr>
      <w:del w:id="6316" w:author="Aishwarya Balan" w:date="2019-05-30T12:12:00Z">
        <w:r w:rsidRPr="003277C6" w:rsidDel="00A53881">
          <w:rPr>
            <w:sz w:val="18"/>
            <w:rPrChange w:id="6317" w:author="Aishwarya Balan" w:date="2019-03-04T11:52:00Z">
              <w:rPr/>
            </w:rPrChange>
          </w:rPr>
          <w:delText xml:space="preserve">In the Credit Risk App, business rules will be embedded through the Enrichments functionality. 2 business rules will be maintained in the App, one for Delivery Stop condition and one for Automatic Suspension condition. </w:delText>
        </w:r>
      </w:del>
    </w:p>
    <w:p w14:paraId="400BE65F" w14:textId="5779BB27" w:rsidR="00E74EA5" w:rsidRPr="003277C6" w:rsidDel="00A53881" w:rsidRDefault="00E74EA5" w:rsidP="00E74EA5">
      <w:pPr>
        <w:pStyle w:val="BodyText"/>
        <w:numPr>
          <w:ilvl w:val="0"/>
          <w:numId w:val="42"/>
        </w:numPr>
        <w:rPr>
          <w:del w:id="6318" w:author="Aishwarya Balan" w:date="2019-05-30T12:12:00Z"/>
          <w:sz w:val="18"/>
          <w:rPrChange w:id="6319" w:author="Aishwarya Balan" w:date="2019-03-04T11:52:00Z">
            <w:rPr>
              <w:del w:id="6320" w:author="Aishwarya Balan" w:date="2019-05-30T12:12:00Z"/>
            </w:rPr>
          </w:rPrChange>
        </w:rPr>
      </w:pPr>
      <w:del w:id="6321" w:author="Aishwarya Balan" w:date="2019-05-30T12:12:00Z">
        <w:r w:rsidRPr="003277C6" w:rsidDel="00A53881">
          <w:rPr>
            <w:sz w:val="18"/>
            <w:rPrChange w:id="6322" w:author="Aishwarya Balan" w:date="2019-03-04T11:52:00Z">
              <w:rPr/>
            </w:rPrChange>
          </w:rPr>
          <w:delText xml:space="preserve">2 Insight/Report will be provided, one </w:delText>
        </w:r>
        <w:r w:rsidR="00BD6788" w:rsidRPr="003277C6" w:rsidDel="00A53881">
          <w:rPr>
            <w:sz w:val="18"/>
            <w:rPrChange w:id="6323" w:author="Aishwarya Balan" w:date="2019-03-04T11:52:00Z">
              <w:rPr/>
            </w:rPrChange>
          </w:rPr>
          <w:delText xml:space="preserve">each </w:delText>
        </w:r>
        <w:r w:rsidRPr="003277C6" w:rsidDel="00A53881">
          <w:rPr>
            <w:sz w:val="18"/>
            <w:rPrChange w:id="6324" w:author="Aishwarya Balan" w:date="2019-03-04T11:52:00Z">
              <w:rPr/>
            </w:rPrChange>
          </w:rPr>
          <w:delText>for Delivery Stop and Automatic Suspension.</w:delText>
        </w:r>
      </w:del>
    </w:p>
    <w:p w14:paraId="2391A8EC" w14:textId="7FC9B2C6" w:rsidR="00E74EA5" w:rsidRPr="003277C6" w:rsidDel="00A53881" w:rsidRDefault="00E74EA5" w:rsidP="00E74EA5">
      <w:pPr>
        <w:pStyle w:val="BodyText"/>
        <w:numPr>
          <w:ilvl w:val="0"/>
          <w:numId w:val="42"/>
        </w:numPr>
        <w:rPr>
          <w:del w:id="6325" w:author="Aishwarya Balan" w:date="2019-05-30T12:12:00Z"/>
          <w:sz w:val="18"/>
          <w:rPrChange w:id="6326" w:author="Aishwarya Balan" w:date="2019-03-04T11:52:00Z">
            <w:rPr>
              <w:del w:id="6327" w:author="Aishwarya Balan" w:date="2019-05-30T12:12:00Z"/>
            </w:rPr>
          </w:rPrChange>
        </w:rPr>
      </w:pPr>
      <w:del w:id="6328" w:author="Aishwarya Balan" w:date="2019-05-30T12:12:00Z">
        <w:r w:rsidRPr="003277C6" w:rsidDel="00A53881">
          <w:rPr>
            <w:sz w:val="18"/>
            <w:rPrChange w:id="6329" w:author="Aishwarya Balan" w:date="2019-03-04T11:52:00Z">
              <w:rPr/>
            </w:rPrChange>
          </w:rPr>
          <w:delText xml:space="preserve">These Insights will have all the Invoices which qualify the conditions embedded as of the current </w:delText>
        </w:r>
        <w:r w:rsidR="00BD6788" w:rsidRPr="003277C6" w:rsidDel="00A53881">
          <w:rPr>
            <w:sz w:val="18"/>
            <w:rPrChange w:id="6330" w:author="Aishwarya Balan" w:date="2019-03-04T11:52:00Z">
              <w:rPr/>
            </w:rPrChange>
          </w:rPr>
          <w:delText xml:space="preserve">system </w:delText>
        </w:r>
        <w:r w:rsidRPr="003277C6" w:rsidDel="00A53881">
          <w:rPr>
            <w:sz w:val="18"/>
            <w:rPrChange w:id="6331" w:author="Aishwarya Balan" w:date="2019-03-04T11:52:00Z">
              <w:rPr/>
            </w:rPrChange>
          </w:rPr>
          <w:delText>date.</w:delText>
        </w:r>
      </w:del>
    </w:p>
    <w:p w14:paraId="260A3A7B" w14:textId="2A64CEEA" w:rsidR="00E74EA5" w:rsidRPr="003277C6" w:rsidDel="00A53881" w:rsidRDefault="00E74EA5" w:rsidP="00E74EA5">
      <w:pPr>
        <w:pStyle w:val="BodyText"/>
        <w:numPr>
          <w:ilvl w:val="0"/>
          <w:numId w:val="42"/>
        </w:numPr>
        <w:rPr>
          <w:del w:id="6332" w:author="Aishwarya Balan" w:date="2019-05-30T12:12:00Z"/>
          <w:sz w:val="18"/>
          <w:rPrChange w:id="6333" w:author="Aishwarya Balan" w:date="2019-03-04T11:52:00Z">
            <w:rPr>
              <w:del w:id="6334" w:author="Aishwarya Balan" w:date="2019-05-30T12:12:00Z"/>
            </w:rPr>
          </w:rPrChange>
        </w:rPr>
      </w:pPr>
      <w:del w:id="6335" w:author="Aishwarya Balan" w:date="2019-05-30T12:12:00Z">
        <w:r w:rsidRPr="003277C6" w:rsidDel="00A53881">
          <w:rPr>
            <w:sz w:val="18"/>
            <w:rPrChange w:id="6336" w:author="Aishwarya Balan" w:date="2019-03-04T11:52:00Z">
              <w:rPr/>
            </w:rPrChange>
          </w:rPr>
          <w:delText xml:space="preserve">Credit team User will refer these Insights and go to the Counterparty Maintenance menu in the Credit Risk App and update the “Status” </w:delText>
        </w:r>
        <w:r w:rsidR="00321CF7" w:rsidRPr="003277C6" w:rsidDel="00A53881">
          <w:rPr>
            <w:sz w:val="18"/>
            <w:rPrChange w:id="6337" w:author="Aishwarya Balan" w:date="2019-03-04T11:52:00Z">
              <w:rPr/>
            </w:rPrChange>
          </w:rPr>
          <w:delText xml:space="preserve">field </w:delText>
        </w:r>
        <w:r w:rsidRPr="003277C6" w:rsidDel="00A53881">
          <w:rPr>
            <w:sz w:val="18"/>
            <w:rPrChange w:id="6338" w:author="Aishwarya Balan" w:date="2019-03-04T11:52:00Z">
              <w:rPr/>
            </w:rPrChange>
          </w:rPr>
          <w:delText>as needed</w:delText>
        </w:r>
        <w:r w:rsidR="00BD6788" w:rsidRPr="003277C6" w:rsidDel="00A53881">
          <w:rPr>
            <w:sz w:val="18"/>
            <w:rPrChange w:id="6339" w:author="Aishwarya Balan" w:date="2019-03-04T11:52:00Z">
              <w:rPr/>
            </w:rPrChange>
          </w:rPr>
          <w:delText xml:space="preserve"> (from Active to Delivery Stop/Automatic Suspension and vice versa)</w:delText>
        </w:r>
        <w:r w:rsidRPr="003277C6" w:rsidDel="00A53881">
          <w:rPr>
            <w:sz w:val="18"/>
            <w:rPrChange w:id="6340" w:author="Aishwarya Balan" w:date="2019-03-04T11:52:00Z">
              <w:rPr/>
            </w:rPrChange>
          </w:rPr>
          <w:delText>.</w:delText>
        </w:r>
      </w:del>
    </w:p>
    <w:p w14:paraId="717244DE" w14:textId="1D390A17" w:rsidR="00E74EA5" w:rsidRPr="003277C6" w:rsidDel="00A53881" w:rsidRDefault="00E74EA5" w:rsidP="00003E38">
      <w:pPr>
        <w:pStyle w:val="BodyText"/>
        <w:numPr>
          <w:ilvl w:val="0"/>
          <w:numId w:val="42"/>
        </w:numPr>
        <w:rPr>
          <w:del w:id="6341" w:author="Aishwarya Balan" w:date="2019-05-30T12:12:00Z"/>
          <w:rStyle w:val="Heading5Char"/>
          <w:sz w:val="18"/>
          <w:szCs w:val="18"/>
          <w:rPrChange w:id="6342" w:author="Aishwarya Balan" w:date="2019-03-04T11:52:00Z">
            <w:rPr>
              <w:del w:id="6343" w:author="Aishwarya Balan" w:date="2019-05-30T12:12:00Z"/>
              <w:rStyle w:val="Heading5Char"/>
            </w:rPr>
          </w:rPrChange>
        </w:rPr>
      </w:pPr>
      <w:del w:id="6344" w:author="Aishwarya Balan" w:date="2019-05-30T12:12:00Z">
        <w:r w:rsidRPr="003277C6" w:rsidDel="00A53881">
          <w:rPr>
            <w:sz w:val="18"/>
            <w:rPrChange w:id="6345" w:author="Aishwarya Balan" w:date="2019-03-04T11:52:00Z">
              <w:rPr>
                <w:b/>
                <w:bCs/>
                <w:i/>
                <w:iCs/>
                <w:sz w:val="21"/>
                <w:szCs w:val="21"/>
              </w:rPr>
            </w:rPrChange>
          </w:rPr>
          <w:delText xml:space="preserve">Business conditions </w:delText>
        </w:r>
        <w:r w:rsidR="00321CF7" w:rsidRPr="003277C6" w:rsidDel="00A53881">
          <w:rPr>
            <w:sz w:val="18"/>
            <w:rPrChange w:id="6346" w:author="Aishwarya Balan" w:date="2019-03-04T11:52:00Z">
              <w:rPr/>
            </w:rPrChange>
          </w:rPr>
          <w:delText xml:space="preserve">that qualify the Invoice(s) </w:delText>
        </w:r>
        <w:r w:rsidRPr="003277C6" w:rsidDel="00A53881">
          <w:rPr>
            <w:sz w:val="18"/>
            <w:rPrChange w:id="6347" w:author="Aishwarya Balan" w:date="2019-03-04T11:52:00Z">
              <w:rPr/>
            </w:rPrChange>
          </w:rPr>
          <w:delText>are as follows:</w:delText>
        </w:r>
      </w:del>
    </w:p>
    <w:p w14:paraId="47C8DDBA" w14:textId="1C6C2E3C" w:rsidR="00321CF7" w:rsidRPr="003277C6" w:rsidDel="00A53881" w:rsidRDefault="00E74EA5" w:rsidP="00E74EA5">
      <w:pPr>
        <w:pStyle w:val="BodyText"/>
        <w:ind w:left="810"/>
        <w:rPr>
          <w:del w:id="6348" w:author="Aishwarya Balan" w:date="2019-05-30T12:12:00Z"/>
          <w:sz w:val="18"/>
          <w:rPrChange w:id="6349" w:author="Aishwarya Balan" w:date="2019-03-04T11:52:00Z">
            <w:rPr>
              <w:del w:id="6350" w:author="Aishwarya Balan" w:date="2019-05-30T12:12:00Z"/>
            </w:rPr>
          </w:rPrChange>
        </w:rPr>
      </w:pPr>
      <w:del w:id="6351" w:author="Aishwarya Balan" w:date="2019-05-30T12:12:00Z">
        <w:r w:rsidRPr="003277C6" w:rsidDel="00A53881">
          <w:rPr>
            <w:rStyle w:val="Heading5Char"/>
            <w:sz w:val="18"/>
            <w:szCs w:val="18"/>
            <w:rPrChange w:id="6352" w:author="Aishwarya Balan" w:date="2019-03-04T11:52:00Z">
              <w:rPr>
                <w:rStyle w:val="Heading5Char"/>
              </w:rPr>
            </w:rPrChange>
          </w:rPr>
          <w:delText>A. Delivery Stop:</w:delText>
        </w:r>
        <w:r w:rsidRPr="003277C6" w:rsidDel="00A53881">
          <w:rPr>
            <w:sz w:val="18"/>
            <w:rPrChange w:id="6353" w:author="Aishwarya Balan" w:date="2019-03-04T11:52:00Z">
              <w:rPr/>
            </w:rPrChange>
          </w:rPr>
          <w:delText xml:space="preserve"> </w:delText>
        </w:r>
      </w:del>
    </w:p>
    <w:p w14:paraId="7FEF03C1" w14:textId="2C38ADB0" w:rsidR="00E74EA5" w:rsidRPr="003277C6" w:rsidDel="00A53881" w:rsidRDefault="00E74EA5" w:rsidP="00E74EA5">
      <w:pPr>
        <w:pStyle w:val="BodyText"/>
        <w:ind w:left="810"/>
        <w:rPr>
          <w:del w:id="6354" w:author="Aishwarya Balan" w:date="2019-05-30T12:12:00Z"/>
          <w:sz w:val="18"/>
          <w:rPrChange w:id="6355" w:author="Aishwarya Balan" w:date="2019-03-04T11:52:00Z">
            <w:rPr>
              <w:del w:id="6356" w:author="Aishwarya Balan" w:date="2019-05-30T12:12:00Z"/>
            </w:rPr>
          </w:rPrChange>
        </w:rPr>
      </w:pPr>
      <w:del w:id="6357" w:author="Aishwarya Balan" w:date="2019-05-30T12:12:00Z">
        <w:r w:rsidRPr="003277C6" w:rsidDel="00A53881">
          <w:rPr>
            <w:sz w:val="18"/>
            <w:rPrChange w:id="6358" w:author="Aishwarya Balan" w:date="2019-03-04T11:52:00Z">
              <w:rPr/>
            </w:rPrChange>
          </w:rPr>
          <w:delText>1. Invoice Balance Amount &gt; 0.00 AND</w:delText>
        </w:r>
      </w:del>
    </w:p>
    <w:p w14:paraId="0F70057E" w14:textId="156C067E" w:rsidR="00E74EA5" w:rsidRPr="003277C6" w:rsidDel="00A53881" w:rsidRDefault="00E74EA5" w:rsidP="00E74EA5">
      <w:pPr>
        <w:pStyle w:val="BodyText"/>
        <w:ind w:left="900" w:hanging="90"/>
        <w:rPr>
          <w:del w:id="6359" w:author="Aishwarya Balan" w:date="2019-05-30T12:12:00Z"/>
          <w:sz w:val="18"/>
          <w:rPrChange w:id="6360" w:author="Aishwarya Balan" w:date="2019-03-04T11:52:00Z">
            <w:rPr>
              <w:del w:id="6361" w:author="Aishwarya Balan" w:date="2019-05-30T12:12:00Z"/>
            </w:rPr>
          </w:rPrChange>
        </w:rPr>
      </w:pPr>
      <w:del w:id="6362" w:author="Aishwarya Balan" w:date="2019-05-30T12:12:00Z">
        <w:r w:rsidRPr="003277C6" w:rsidDel="00A53881">
          <w:rPr>
            <w:sz w:val="18"/>
            <w:rPrChange w:id="6363" w:author="Aishwarya Balan" w:date="2019-03-04T11:52:00Z">
              <w:rPr/>
            </w:rPrChange>
          </w:rPr>
          <w:delText>2. For Profit Center != Steel/Metals: (Invoice Due date + 60 calendar days &gt; Current system Date)</w:delText>
        </w:r>
      </w:del>
    </w:p>
    <w:p w14:paraId="578F6859" w14:textId="6C41C32C" w:rsidR="00E74EA5" w:rsidRPr="003277C6" w:rsidDel="00A53881" w:rsidRDefault="00E74EA5" w:rsidP="00E74EA5">
      <w:pPr>
        <w:pStyle w:val="BodyText"/>
        <w:ind w:left="900" w:hanging="90"/>
        <w:rPr>
          <w:del w:id="6364" w:author="Aishwarya Balan" w:date="2019-05-30T12:12:00Z"/>
          <w:sz w:val="18"/>
          <w:rPrChange w:id="6365" w:author="Aishwarya Balan" w:date="2019-03-04T11:52:00Z">
            <w:rPr>
              <w:del w:id="6366" w:author="Aishwarya Balan" w:date="2019-05-30T12:12:00Z"/>
            </w:rPr>
          </w:rPrChange>
        </w:rPr>
      </w:pPr>
      <w:del w:id="6367" w:author="Aishwarya Balan" w:date="2019-05-30T12:12:00Z">
        <w:r w:rsidRPr="003277C6" w:rsidDel="00A53881">
          <w:rPr>
            <w:sz w:val="18"/>
            <w:rPrChange w:id="6368" w:author="Aishwarya Balan" w:date="2019-03-04T11:52:00Z">
              <w:rPr/>
            </w:rPrChange>
          </w:rPr>
          <w:tab/>
        </w:r>
        <w:r w:rsidRPr="003277C6" w:rsidDel="00A53881">
          <w:rPr>
            <w:sz w:val="18"/>
            <w:rPrChange w:id="6369" w:author="Aishwarya Balan" w:date="2019-03-04T11:52:00Z">
              <w:rPr/>
            </w:rPrChange>
          </w:rPr>
          <w:tab/>
          <w:delText>OR</w:delText>
        </w:r>
      </w:del>
    </w:p>
    <w:p w14:paraId="33A2F34D" w14:textId="31E9600D" w:rsidR="00E74EA5" w:rsidRPr="003277C6" w:rsidDel="00A53881" w:rsidRDefault="00E74EA5" w:rsidP="00E74EA5">
      <w:pPr>
        <w:pStyle w:val="BodyText"/>
        <w:ind w:left="1080"/>
        <w:rPr>
          <w:del w:id="6370" w:author="Aishwarya Balan" w:date="2019-05-30T12:12:00Z"/>
          <w:sz w:val="18"/>
          <w:rPrChange w:id="6371" w:author="Aishwarya Balan" w:date="2019-03-04T11:52:00Z">
            <w:rPr>
              <w:del w:id="6372" w:author="Aishwarya Balan" w:date="2019-05-30T12:12:00Z"/>
            </w:rPr>
          </w:rPrChange>
        </w:rPr>
      </w:pPr>
      <w:del w:id="6373" w:author="Aishwarya Balan" w:date="2019-05-30T12:12:00Z">
        <w:r w:rsidRPr="003277C6" w:rsidDel="00A53881">
          <w:rPr>
            <w:sz w:val="18"/>
            <w:rPrChange w:id="6374" w:author="Aishwarya Balan" w:date="2019-03-04T11:52:00Z">
              <w:rPr/>
            </w:rPrChange>
          </w:rPr>
          <w:delText xml:space="preserve">For Profit Center = Steel/Metals: (Invoice Due Month End + 60 calendar days &gt; Current system   Date) </w:delText>
        </w:r>
      </w:del>
    </w:p>
    <w:p w14:paraId="0D5CAA11" w14:textId="3E769B85" w:rsidR="00E74EA5" w:rsidRPr="003277C6" w:rsidDel="00A53881" w:rsidRDefault="00E74EA5" w:rsidP="00E74EA5">
      <w:pPr>
        <w:pStyle w:val="BodyText"/>
        <w:ind w:left="810"/>
        <w:rPr>
          <w:del w:id="6375" w:author="Aishwarya Balan" w:date="2019-05-30T12:12:00Z"/>
          <w:sz w:val="18"/>
          <w:rPrChange w:id="6376" w:author="Aishwarya Balan" w:date="2019-03-04T11:52:00Z">
            <w:rPr>
              <w:del w:id="6377" w:author="Aishwarya Balan" w:date="2019-05-30T12:12:00Z"/>
            </w:rPr>
          </w:rPrChange>
        </w:rPr>
      </w:pPr>
      <w:del w:id="6378" w:author="Aishwarya Balan" w:date="2019-05-30T12:12:00Z">
        <w:r w:rsidRPr="003277C6" w:rsidDel="00A53881">
          <w:rPr>
            <w:rStyle w:val="Heading5Char"/>
            <w:sz w:val="18"/>
            <w:szCs w:val="18"/>
            <w:rPrChange w:id="6379" w:author="Aishwarya Balan" w:date="2019-03-04T11:52:00Z">
              <w:rPr>
                <w:rStyle w:val="Heading5Char"/>
              </w:rPr>
            </w:rPrChange>
          </w:rPr>
          <w:delText>B. Automatic Suspension:</w:delText>
        </w:r>
      </w:del>
    </w:p>
    <w:p w14:paraId="36F50087" w14:textId="1206C48E" w:rsidR="00E74EA5" w:rsidRPr="003277C6" w:rsidDel="00A53881" w:rsidRDefault="00E74EA5" w:rsidP="00E74EA5">
      <w:pPr>
        <w:pStyle w:val="BodyText"/>
        <w:ind w:left="810"/>
        <w:rPr>
          <w:del w:id="6380" w:author="Aishwarya Balan" w:date="2019-05-30T12:12:00Z"/>
          <w:sz w:val="18"/>
          <w:rPrChange w:id="6381" w:author="Aishwarya Balan" w:date="2019-03-04T11:52:00Z">
            <w:rPr>
              <w:del w:id="6382" w:author="Aishwarya Balan" w:date="2019-05-30T12:12:00Z"/>
            </w:rPr>
          </w:rPrChange>
        </w:rPr>
      </w:pPr>
      <w:del w:id="6383" w:author="Aishwarya Balan" w:date="2019-05-30T12:12:00Z">
        <w:r w:rsidRPr="003277C6" w:rsidDel="00A53881">
          <w:rPr>
            <w:sz w:val="18"/>
            <w:rPrChange w:id="6384" w:author="Aishwarya Balan" w:date="2019-03-04T11:52:00Z">
              <w:rPr/>
            </w:rPrChange>
          </w:rPr>
          <w:delText>1. Invoice Balance Amount &gt; 0.00 AND</w:delText>
        </w:r>
      </w:del>
    </w:p>
    <w:p w14:paraId="70221747" w14:textId="28AF30B6" w:rsidR="00E74EA5" w:rsidRPr="003277C6" w:rsidDel="00A53881" w:rsidRDefault="00E74EA5" w:rsidP="00E74EA5">
      <w:pPr>
        <w:pStyle w:val="BodyText"/>
        <w:ind w:left="900" w:hanging="90"/>
        <w:rPr>
          <w:del w:id="6385" w:author="Aishwarya Balan" w:date="2019-05-30T12:12:00Z"/>
          <w:sz w:val="18"/>
          <w:rPrChange w:id="6386" w:author="Aishwarya Balan" w:date="2019-03-04T11:52:00Z">
            <w:rPr>
              <w:del w:id="6387" w:author="Aishwarya Balan" w:date="2019-05-30T12:12:00Z"/>
            </w:rPr>
          </w:rPrChange>
        </w:rPr>
      </w:pPr>
      <w:del w:id="6388" w:author="Aishwarya Balan" w:date="2019-05-30T12:12:00Z">
        <w:r w:rsidRPr="003277C6" w:rsidDel="00A53881">
          <w:rPr>
            <w:sz w:val="18"/>
            <w:rPrChange w:id="6389" w:author="Aishwarya Balan" w:date="2019-03-04T11:52:00Z">
              <w:rPr/>
            </w:rPrChange>
          </w:rPr>
          <w:delText>2. For Profit Center != Steel/Metals: (Invoice Due date + 90 calendar days &gt; Current system Date)</w:delText>
        </w:r>
      </w:del>
    </w:p>
    <w:p w14:paraId="66E3EFA2" w14:textId="63EC87A3" w:rsidR="00E74EA5" w:rsidRPr="003277C6" w:rsidDel="00A53881" w:rsidRDefault="00E74EA5" w:rsidP="00E74EA5">
      <w:pPr>
        <w:pStyle w:val="BodyText"/>
        <w:ind w:left="900" w:hanging="90"/>
        <w:rPr>
          <w:del w:id="6390" w:author="Aishwarya Balan" w:date="2019-05-30T12:12:00Z"/>
          <w:sz w:val="18"/>
          <w:rPrChange w:id="6391" w:author="Aishwarya Balan" w:date="2019-03-04T11:52:00Z">
            <w:rPr>
              <w:del w:id="6392" w:author="Aishwarya Balan" w:date="2019-05-30T12:12:00Z"/>
            </w:rPr>
          </w:rPrChange>
        </w:rPr>
      </w:pPr>
      <w:del w:id="6393" w:author="Aishwarya Balan" w:date="2019-05-30T12:12:00Z">
        <w:r w:rsidRPr="003277C6" w:rsidDel="00A53881">
          <w:rPr>
            <w:sz w:val="18"/>
            <w:rPrChange w:id="6394" w:author="Aishwarya Balan" w:date="2019-03-04T11:52:00Z">
              <w:rPr/>
            </w:rPrChange>
          </w:rPr>
          <w:tab/>
        </w:r>
        <w:r w:rsidRPr="003277C6" w:rsidDel="00A53881">
          <w:rPr>
            <w:sz w:val="18"/>
            <w:rPrChange w:id="6395" w:author="Aishwarya Balan" w:date="2019-03-04T11:52:00Z">
              <w:rPr/>
            </w:rPrChange>
          </w:rPr>
          <w:tab/>
          <w:delText>OR</w:delText>
        </w:r>
      </w:del>
    </w:p>
    <w:p w14:paraId="516D08F8" w14:textId="041C6A09" w:rsidR="00E74EA5" w:rsidRPr="003277C6" w:rsidDel="00A53881" w:rsidRDefault="00E74EA5" w:rsidP="00E74EA5">
      <w:pPr>
        <w:pStyle w:val="BodyText"/>
        <w:ind w:left="1080"/>
        <w:rPr>
          <w:del w:id="6396" w:author="Aishwarya Balan" w:date="2019-05-30T12:12:00Z"/>
          <w:sz w:val="18"/>
          <w:rPrChange w:id="6397" w:author="Aishwarya Balan" w:date="2019-03-04T11:52:00Z">
            <w:rPr>
              <w:del w:id="6398" w:author="Aishwarya Balan" w:date="2019-05-30T12:12:00Z"/>
            </w:rPr>
          </w:rPrChange>
        </w:rPr>
      </w:pPr>
      <w:del w:id="6399" w:author="Aishwarya Balan" w:date="2019-05-30T12:12:00Z">
        <w:r w:rsidRPr="003277C6" w:rsidDel="00A53881">
          <w:rPr>
            <w:sz w:val="18"/>
            <w:rPrChange w:id="6400" w:author="Aishwarya Balan" w:date="2019-03-04T11:52:00Z">
              <w:rPr/>
            </w:rPrChange>
          </w:rPr>
          <w:delText xml:space="preserve">For Profit Center = Steel/Metals: (Invoice Due Month End + 60 calendar days &gt; Current system   Date) </w:delText>
        </w:r>
      </w:del>
    </w:p>
    <w:p w14:paraId="5EFDFA3E" w14:textId="511C8B5F" w:rsidR="00E74EA5" w:rsidRPr="003277C6" w:rsidDel="00A53881" w:rsidRDefault="00E74EA5" w:rsidP="00E74EA5">
      <w:pPr>
        <w:pStyle w:val="BodyText"/>
        <w:tabs>
          <w:tab w:val="left" w:pos="1710"/>
        </w:tabs>
        <w:ind w:left="810" w:hanging="180"/>
        <w:rPr>
          <w:del w:id="6401" w:author="Aishwarya Balan" w:date="2019-05-30T12:12:00Z"/>
          <w:sz w:val="18"/>
          <w:rPrChange w:id="6402" w:author="Aishwarya Balan" w:date="2019-03-04T11:52:00Z">
            <w:rPr>
              <w:del w:id="6403" w:author="Aishwarya Balan" w:date="2019-05-30T12:12:00Z"/>
            </w:rPr>
          </w:rPrChange>
        </w:rPr>
      </w:pPr>
    </w:p>
    <w:p w14:paraId="507608CB" w14:textId="4F1BACE1" w:rsidR="00E74EA5" w:rsidRPr="003277C6" w:rsidDel="00A53881" w:rsidRDefault="00E74EA5" w:rsidP="00E74EA5">
      <w:pPr>
        <w:pStyle w:val="BodyText"/>
        <w:ind w:left="1800" w:hanging="180"/>
        <w:rPr>
          <w:del w:id="6404" w:author="Aishwarya Balan" w:date="2019-05-30T12:12:00Z"/>
          <w:sz w:val="18"/>
          <w:rPrChange w:id="6405" w:author="Aishwarya Balan" w:date="2019-03-04T11:52:00Z">
            <w:rPr>
              <w:del w:id="6406" w:author="Aishwarya Balan" w:date="2019-05-30T12:12:00Z"/>
            </w:rPr>
          </w:rPrChange>
        </w:rPr>
      </w:pPr>
    </w:p>
    <w:p w14:paraId="5B3C3FA4" w14:textId="73C406C2" w:rsidR="00E74EA5" w:rsidRPr="003277C6" w:rsidDel="00A53881" w:rsidRDefault="00E74EA5" w:rsidP="00940483">
      <w:pPr>
        <w:pStyle w:val="BodyText"/>
        <w:rPr>
          <w:del w:id="6407" w:author="Aishwarya Balan" w:date="2019-05-30T12:12:00Z"/>
          <w:sz w:val="18"/>
          <w:rPrChange w:id="6408" w:author="Aishwarya Balan" w:date="2019-03-04T11:52:00Z">
            <w:rPr>
              <w:del w:id="6409" w:author="Aishwarya Balan" w:date="2019-05-30T12:12:00Z"/>
            </w:rPr>
          </w:rPrChange>
        </w:rPr>
      </w:pPr>
    </w:p>
    <w:p w14:paraId="316265FF" w14:textId="42442435" w:rsidR="009B6E02" w:rsidRPr="003277C6" w:rsidDel="00A53881" w:rsidRDefault="009B6E02" w:rsidP="009B6E02">
      <w:pPr>
        <w:pStyle w:val="BodyText"/>
        <w:rPr>
          <w:del w:id="6410" w:author="Aishwarya Balan" w:date="2019-05-30T12:12:00Z"/>
          <w:noProof/>
          <w:sz w:val="18"/>
          <w:rPrChange w:id="6411" w:author="Aishwarya Balan" w:date="2019-03-04T11:52:00Z">
            <w:rPr>
              <w:del w:id="6412" w:author="Aishwarya Balan" w:date="2019-05-30T12:12:00Z"/>
              <w:noProof/>
            </w:rPr>
          </w:rPrChange>
        </w:rPr>
      </w:pPr>
    </w:p>
    <w:p w14:paraId="26EFC54D" w14:textId="4B2DD61A" w:rsidR="00BC6D8C" w:rsidRPr="003277C6" w:rsidDel="00A53881" w:rsidRDefault="00BC6D8C" w:rsidP="009B6E02">
      <w:pPr>
        <w:pStyle w:val="BodyText"/>
        <w:ind w:left="720"/>
        <w:rPr>
          <w:del w:id="6413" w:author="Aishwarya Balan" w:date="2019-05-30T12:12:00Z"/>
          <w:noProof/>
          <w:sz w:val="18"/>
          <w:rPrChange w:id="6414" w:author="Aishwarya Balan" w:date="2019-03-04T11:52:00Z">
            <w:rPr>
              <w:del w:id="6415" w:author="Aishwarya Balan" w:date="2019-05-30T12:12:00Z"/>
              <w:noProof/>
            </w:rPr>
          </w:rPrChange>
        </w:rPr>
      </w:pPr>
    </w:p>
    <w:p w14:paraId="5770D065" w14:textId="387B7CE9" w:rsidR="00722062" w:rsidRPr="003277C6" w:rsidDel="00A53881" w:rsidRDefault="00722062" w:rsidP="006F24A8">
      <w:pPr>
        <w:pStyle w:val="BodyText"/>
        <w:rPr>
          <w:del w:id="6416" w:author="Aishwarya Balan" w:date="2019-05-30T12:12:00Z"/>
          <w:noProof/>
          <w:sz w:val="18"/>
          <w:rPrChange w:id="6417" w:author="Aishwarya Balan" w:date="2019-03-04T11:52:00Z">
            <w:rPr>
              <w:del w:id="6418" w:author="Aishwarya Balan" w:date="2019-05-30T12:12:00Z"/>
              <w:noProof/>
            </w:rPr>
          </w:rPrChange>
        </w:rPr>
      </w:pPr>
    </w:p>
    <w:p w14:paraId="1DF7A017" w14:textId="7473CBD6" w:rsidR="00722062" w:rsidRPr="003277C6" w:rsidDel="00A53881" w:rsidRDefault="00722062" w:rsidP="006F24A8">
      <w:pPr>
        <w:pStyle w:val="BodyText"/>
        <w:rPr>
          <w:del w:id="6419" w:author="Aishwarya Balan" w:date="2019-05-30T12:12:00Z"/>
          <w:noProof/>
          <w:sz w:val="18"/>
          <w:rPrChange w:id="6420" w:author="Aishwarya Balan" w:date="2019-03-04T11:52:00Z">
            <w:rPr>
              <w:del w:id="6421" w:author="Aishwarya Balan" w:date="2019-05-30T12:12:00Z"/>
              <w:noProof/>
            </w:rPr>
          </w:rPrChange>
        </w:rPr>
      </w:pPr>
    </w:p>
    <w:p w14:paraId="3FC54D53" w14:textId="195FBEBD" w:rsidR="00722062" w:rsidRPr="003277C6" w:rsidDel="00A53881" w:rsidRDefault="00722062" w:rsidP="006F24A8">
      <w:pPr>
        <w:pStyle w:val="BodyText"/>
        <w:rPr>
          <w:del w:id="6422" w:author="Aishwarya Balan" w:date="2019-05-30T12:12:00Z"/>
          <w:noProof/>
          <w:sz w:val="18"/>
          <w:rPrChange w:id="6423" w:author="Aishwarya Balan" w:date="2019-03-04T11:52:00Z">
            <w:rPr>
              <w:del w:id="6424" w:author="Aishwarya Balan" w:date="2019-05-30T12:12:00Z"/>
              <w:noProof/>
            </w:rPr>
          </w:rPrChange>
        </w:rPr>
      </w:pPr>
    </w:p>
    <w:p w14:paraId="0F34411F" w14:textId="7109C173" w:rsidR="006F24A8" w:rsidRPr="003277C6" w:rsidDel="00A53881" w:rsidRDefault="006F24A8" w:rsidP="006F24A8">
      <w:pPr>
        <w:pStyle w:val="BodyText"/>
        <w:rPr>
          <w:del w:id="6425" w:author="Aishwarya Balan" w:date="2019-05-30T12:12:00Z"/>
          <w:sz w:val="18"/>
          <w:rPrChange w:id="6426" w:author="Aishwarya Balan" w:date="2019-03-04T11:52:00Z">
            <w:rPr>
              <w:del w:id="6427" w:author="Aishwarya Balan" w:date="2019-05-30T12:12:00Z"/>
            </w:rPr>
          </w:rPrChange>
        </w:rPr>
      </w:pPr>
      <w:del w:id="6428" w:author="Aishwarya Balan" w:date="2019-05-30T12:12:00Z">
        <w:r w:rsidRPr="003277C6" w:rsidDel="00A53881">
          <w:rPr>
            <w:noProof/>
            <w:sz w:val="18"/>
            <w:rPrChange w:id="6429" w:author="Aishwarya Balan" w:date="2019-03-04T11:52:00Z">
              <w:rPr>
                <w:noProof/>
              </w:rPr>
            </w:rPrChange>
          </w:rPr>
          <w:drawing>
            <wp:inline distT="0" distB="0" distL="0" distR="0" wp14:anchorId="276D4C4C" wp14:editId="68B76DD6">
              <wp:extent cx="6153150" cy="31242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53150" cy="3124200"/>
                      </a:xfrm>
                      <a:prstGeom prst="rect">
                        <a:avLst/>
                      </a:prstGeom>
                      <a:noFill/>
                      <a:ln>
                        <a:noFill/>
                      </a:ln>
                    </pic:spPr>
                  </pic:pic>
                </a:graphicData>
              </a:graphic>
            </wp:inline>
          </w:drawing>
        </w:r>
      </w:del>
    </w:p>
    <w:p w14:paraId="62B2FF2D" w14:textId="1E4F3F0F" w:rsidR="00200B35" w:rsidRPr="003277C6" w:rsidDel="00A53881" w:rsidRDefault="00200B35" w:rsidP="006F24A8">
      <w:pPr>
        <w:pStyle w:val="BodyText"/>
        <w:rPr>
          <w:del w:id="6430" w:author="Aishwarya Balan" w:date="2019-05-30T12:12:00Z"/>
          <w:sz w:val="18"/>
          <w:rPrChange w:id="6431" w:author="Aishwarya Balan" w:date="2019-03-04T11:52:00Z">
            <w:rPr>
              <w:del w:id="6432" w:author="Aishwarya Balan" w:date="2019-05-30T12:12:00Z"/>
            </w:rPr>
          </w:rPrChange>
        </w:rPr>
      </w:pPr>
    </w:p>
    <w:p w14:paraId="07F4550A" w14:textId="75EF7AA5" w:rsidR="00200B35" w:rsidRPr="003277C6" w:rsidDel="00A53881" w:rsidRDefault="00200B35" w:rsidP="006F24A8">
      <w:pPr>
        <w:pStyle w:val="BodyText"/>
        <w:rPr>
          <w:del w:id="6433" w:author="Aishwarya Balan" w:date="2019-05-30T12:12:00Z"/>
          <w:sz w:val="18"/>
          <w:rPrChange w:id="6434" w:author="Aishwarya Balan" w:date="2019-03-04T11:52:00Z">
            <w:rPr>
              <w:del w:id="6435" w:author="Aishwarya Balan" w:date="2019-05-30T12:12:00Z"/>
            </w:rPr>
          </w:rPrChange>
        </w:rPr>
      </w:pPr>
      <w:del w:id="6436" w:author="Aishwarya Balan" w:date="2019-05-30T12:12:00Z">
        <w:r w:rsidRPr="003277C6" w:rsidDel="00A53881">
          <w:rPr>
            <w:noProof/>
            <w:sz w:val="18"/>
            <w:rPrChange w:id="6437" w:author="Aishwarya Balan" w:date="2019-03-04T11:52:00Z">
              <w:rPr>
                <w:noProof/>
              </w:rPr>
            </w:rPrChange>
          </w:rPr>
          <w:drawing>
            <wp:inline distT="0" distB="0" distL="0" distR="0" wp14:anchorId="634C0073" wp14:editId="3EEE8E04">
              <wp:extent cx="6153150" cy="2971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53150" cy="2971800"/>
                      </a:xfrm>
                      <a:prstGeom prst="rect">
                        <a:avLst/>
                      </a:prstGeom>
                      <a:noFill/>
                      <a:ln>
                        <a:noFill/>
                      </a:ln>
                    </pic:spPr>
                  </pic:pic>
                </a:graphicData>
              </a:graphic>
            </wp:inline>
          </w:drawing>
        </w:r>
      </w:del>
    </w:p>
    <w:p w14:paraId="436F257E" w14:textId="7F41143C" w:rsidR="00BC6D8C" w:rsidRPr="003277C6" w:rsidDel="00A53881" w:rsidRDefault="00BC6D8C" w:rsidP="006F24A8">
      <w:pPr>
        <w:pStyle w:val="BodyText"/>
        <w:rPr>
          <w:del w:id="6438" w:author="Aishwarya Balan" w:date="2019-05-30T12:12:00Z"/>
          <w:sz w:val="18"/>
          <w:rPrChange w:id="6439" w:author="Aishwarya Balan" w:date="2019-03-04T11:52:00Z">
            <w:rPr>
              <w:del w:id="6440" w:author="Aishwarya Balan" w:date="2019-05-30T12:12:00Z"/>
            </w:rPr>
          </w:rPrChange>
        </w:rPr>
      </w:pPr>
    </w:p>
    <w:p w14:paraId="19FE29D8" w14:textId="7EB22B38" w:rsidR="00BC6D8C" w:rsidRPr="003277C6" w:rsidDel="00A53881" w:rsidRDefault="00BC6D8C" w:rsidP="006F24A8">
      <w:pPr>
        <w:pStyle w:val="BodyText"/>
        <w:rPr>
          <w:del w:id="6441" w:author="Aishwarya Balan" w:date="2019-05-30T12:12:00Z"/>
          <w:sz w:val="18"/>
          <w:rPrChange w:id="6442" w:author="Aishwarya Balan" w:date="2019-03-04T11:52:00Z">
            <w:rPr>
              <w:del w:id="6443" w:author="Aishwarya Balan" w:date="2019-05-30T12:12:00Z"/>
            </w:rPr>
          </w:rPrChange>
        </w:rPr>
      </w:pPr>
    </w:p>
    <w:p w14:paraId="4697F97E" w14:textId="34E9800F" w:rsidR="00BC6D8C" w:rsidRPr="003277C6" w:rsidDel="00A53881" w:rsidRDefault="00BC6D8C" w:rsidP="006F24A8">
      <w:pPr>
        <w:pStyle w:val="BodyText"/>
        <w:rPr>
          <w:del w:id="6444" w:author="Aishwarya Balan" w:date="2019-05-30T12:12:00Z"/>
          <w:sz w:val="18"/>
          <w:rPrChange w:id="6445" w:author="Aishwarya Balan" w:date="2019-03-04T11:52:00Z">
            <w:rPr>
              <w:del w:id="6446" w:author="Aishwarya Balan" w:date="2019-05-30T12:12:00Z"/>
            </w:rPr>
          </w:rPrChange>
        </w:rPr>
      </w:pPr>
      <w:del w:id="6447" w:author="Aishwarya Balan" w:date="2019-05-30T12:12:00Z">
        <w:r w:rsidRPr="003277C6" w:rsidDel="00A53881">
          <w:rPr>
            <w:noProof/>
            <w:sz w:val="18"/>
            <w:rPrChange w:id="6448" w:author="Aishwarya Balan" w:date="2019-03-04T11:52:00Z">
              <w:rPr>
                <w:noProof/>
              </w:rPr>
            </w:rPrChange>
          </w:rPr>
          <w:drawing>
            <wp:inline distT="0" distB="0" distL="0" distR="0" wp14:anchorId="0417A3CF" wp14:editId="7E8D594F">
              <wp:extent cx="6162675" cy="29718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62675" cy="2971800"/>
                      </a:xfrm>
                      <a:prstGeom prst="rect">
                        <a:avLst/>
                      </a:prstGeom>
                      <a:noFill/>
                      <a:ln>
                        <a:noFill/>
                      </a:ln>
                    </pic:spPr>
                  </pic:pic>
                </a:graphicData>
              </a:graphic>
            </wp:inline>
          </w:drawing>
        </w:r>
      </w:del>
    </w:p>
    <w:p w14:paraId="4F4B2F30" w14:textId="7CE291B8" w:rsidR="005751F3" w:rsidRPr="003277C6" w:rsidDel="00A53881" w:rsidRDefault="005751F3" w:rsidP="006F24A8">
      <w:pPr>
        <w:pStyle w:val="BodyText"/>
        <w:rPr>
          <w:del w:id="6449" w:author="Aishwarya Balan" w:date="2019-05-30T12:12:00Z"/>
          <w:sz w:val="18"/>
          <w:rPrChange w:id="6450" w:author="Aishwarya Balan" w:date="2019-03-04T11:52:00Z">
            <w:rPr>
              <w:del w:id="6451" w:author="Aishwarya Balan" w:date="2019-05-30T12:12:00Z"/>
            </w:rPr>
          </w:rPrChange>
        </w:rPr>
      </w:pPr>
    </w:p>
    <w:p w14:paraId="125E2B2B" w14:textId="7D58C317" w:rsidR="005751F3" w:rsidRPr="003277C6" w:rsidDel="00A53881" w:rsidRDefault="005751F3" w:rsidP="006F24A8">
      <w:pPr>
        <w:pStyle w:val="BodyText"/>
        <w:rPr>
          <w:del w:id="6452" w:author="Aishwarya Balan" w:date="2019-05-30T12:12:00Z"/>
          <w:sz w:val="18"/>
          <w:rPrChange w:id="6453" w:author="Aishwarya Balan" w:date="2019-03-04T11:52:00Z">
            <w:rPr>
              <w:del w:id="6454" w:author="Aishwarya Balan" w:date="2019-05-30T12:12:00Z"/>
            </w:rPr>
          </w:rPrChange>
        </w:rPr>
      </w:pPr>
      <w:del w:id="6455" w:author="Aishwarya Balan" w:date="2019-05-30T12:12:00Z">
        <w:r w:rsidRPr="003277C6" w:rsidDel="00A53881">
          <w:rPr>
            <w:noProof/>
            <w:sz w:val="18"/>
            <w:rPrChange w:id="6456" w:author="Aishwarya Balan" w:date="2019-03-04T11:52:00Z">
              <w:rPr>
                <w:noProof/>
              </w:rPr>
            </w:rPrChange>
          </w:rPr>
          <w:drawing>
            <wp:inline distT="0" distB="0" distL="0" distR="0" wp14:anchorId="3DD7162D" wp14:editId="0CF7404C">
              <wp:extent cx="6162675" cy="2762250"/>
              <wp:effectExtent l="19050" t="19050" r="28575" b="190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62675" cy="2762250"/>
                      </a:xfrm>
                      <a:prstGeom prst="rect">
                        <a:avLst/>
                      </a:prstGeom>
                      <a:noFill/>
                      <a:ln>
                        <a:solidFill>
                          <a:schemeClr val="accent1"/>
                        </a:solidFill>
                      </a:ln>
                    </pic:spPr>
                  </pic:pic>
                </a:graphicData>
              </a:graphic>
            </wp:inline>
          </w:drawing>
        </w:r>
      </w:del>
    </w:p>
    <w:p w14:paraId="41AAC539" w14:textId="51414570" w:rsidR="00472F47" w:rsidRPr="003277C6" w:rsidDel="00A53881" w:rsidRDefault="00472F47" w:rsidP="006F24A8">
      <w:pPr>
        <w:pStyle w:val="BodyText"/>
        <w:rPr>
          <w:del w:id="6457" w:author="Aishwarya Balan" w:date="2019-05-30T12:12:00Z"/>
          <w:sz w:val="18"/>
          <w:rPrChange w:id="6458" w:author="Aishwarya Balan" w:date="2019-03-04T11:52:00Z">
            <w:rPr>
              <w:del w:id="6459" w:author="Aishwarya Balan" w:date="2019-05-30T12:12:00Z"/>
            </w:rPr>
          </w:rPrChange>
        </w:rPr>
      </w:pPr>
    </w:p>
    <w:p w14:paraId="4F5CE2D0" w14:textId="5011ABBC" w:rsidR="00472F47" w:rsidRPr="003277C6" w:rsidDel="00A53881" w:rsidRDefault="00472F47" w:rsidP="006F24A8">
      <w:pPr>
        <w:pStyle w:val="BodyText"/>
        <w:rPr>
          <w:del w:id="6460" w:author="Aishwarya Balan" w:date="2019-05-30T12:12:00Z"/>
          <w:sz w:val="18"/>
          <w:rPrChange w:id="6461" w:author="Aishwarya Balan" w:date="2019-03-04T11:52:00Z">
            <w:rPr>
              <w:del w:id="6462" w:author="Aishwarya Balan" w:date="2019-05-30T12:12:00Z"/>
            </w:rPr>
          </w:rPrChange>
        </w:rPr>
      </w:pPr>
    </w:p>
    <w:p w14:paraId="39762DDD" w14:textId="50F6212A" w:rsidR="00472F47" w:rsidRPr="003277C6" w:rsidDel="00A53881" w:rsidRDefault="00472F47" w:rsidP="006F24A8">
      <w:pPr>
        <w:pStyle w:val="BodyText"/>
        <w:rPr>
          <w:del w:id="6463" w:author="Aishwarya Balan" w:date="2019-05-30T12:12:00Z"/>
          <w:sz w:val="18"/>
          <w:rPrChange w:id="6464" w:author="Aishwarya Balan" w:date="2019-03-04T11:52:00Z">
            <w:rPr>
              <w:del w:id="6465" w:author="Aishwarya Balan" w:date="2019-05-30T12:12:00Z"/>
            </w:rPr>
          </w:rPrChange>
        </w:rPr>
      </w:pPr>
    </w:p>
    <w:p w14:paraId="05CA4B22" w14:textId="0D63283F" w:rsidR="00472F47" w:rsidRPr="003277C6" w:rsidDel="00A53881" w:rsidRDefault="00472F47" w:rsidP="006F24A8">
      <w:pPr>
        <w:pStyle w:val="BodyText"/>
        <w:rPr>
          <w:del w:id="6466" w:author="Aishwarya Balan" w:date="2019-05-30T12:12:00Z"/>
          <w:sz w:val="18"/>
          <w:rPrChange w:id="6467" w:author="Aishwarya Balan" w:date="2019-03-04T11:52:00Z">
            <w:rPr>
              <w:del w:id="6468" w:author="Aishwarya Balan" w:date="2019-05-30T12:12:00Z"/>
            </w:rPr>
          </w:rPrChange>
        </w:rPr>
      </w:pPr>
    </w:p>
    <w:p w14:paraId="3CB114A5" w14:textId="300BA027" w:rsidR="00472F47" w:rsidRPr="003277C6" w:rsidDel="00A53881" w:rsidRDefault="00472F47" w:rsidP="006F24A8">
      <w:pPr>
        <w:pStyle w:val="BodyText"/>
        <w:rPr>
          <w:del w:id="6469" w:author="Aishwarya Balan" w:date="2019-05-30T12:12:00Z"/>
          <w:sz w:val="18"/>
          <w:rPrChange w:id="6470" w:author="Aishwarya Balan" w:date="2019-03-04T11:52:00Z">
            <w:rPr>
              <w:del w:id="6471" w:author="Aishwarya Balan" w:date="2019-05-30T12:12:00Z"/>
            </w:rPr>
          </w:rPrChange>
        </w:rPr>
      </w:pPr>
    </w:p>
    <w:p w14:paraId="7071C7BE" w14:textId="490BB289" w:rsidR="00472F47" w:rsidRPr="003277C6" w:rsidDel="00A53881" w:rsidRDefault="00472F47" w:rsidP="006F24A8">
      <w:pPr>
        <w:pStyle w:val="BodyText"/>
        <w:rPr>
          <w:del w:id="6472" w:author="Aishwarya Balan" w:date="2019-05-30T12:12:00Z"/>
          <w:sz w:val="18"/>
          <w:rPrChange w:id="6473" w:author="Aishwarya Balan" w:date="2019-03-04T11:52:00Z">
            <w:rPr>
              <w:del w:id="6474" w:author="Aishwarya Balan" w:date="2019-05-30T12:12:00Z"/>
            </w:rPr>
          </w:rPrChange>
        </w:rPr>
      </w:pPr>
    </w:p>
    <w:p w14:paraId="5808C101" w14:textId="60CD1EB7" w:rsidR="00472F47" w:rsidRPr="003277C6" w:rsidDel="00A53881" w:rsidRDefault="00472F47" w:rsidP="006F24A8">
      <w:pPr>
        <w:pStyle w:val="BodyText"/>
        <w:rPr>
          <w:del w:id="6475" w:author="Aishwarya Balan" w:date="2019-05-30T12:12:00Z"/>
          <w:sz w:val="18"/>
          <w:rPrChange w:id="6476" w:author="Aishwarya Balan" w:date="2019-03-04T11:52:00Z">
            <w:rPr>
              <w:del w:id="6477" w:author="Aishwarya Balan" w:date="2019-05-30T12:12:00Z"/>
            </w:rPr>
          </w:rPrChange>
        </w:rPr>
      </w:pPr>
    </w:p>
    <w:p w14:paraId="62E11C4D" w14:textId="3820305E" w:rsidR="00472F47" w:rsidRPr="003277C6" w:rsidDel="00A53881" w:rsidRDefault="00472F47" w:rsidP="006F24A8">
      <w:pPr>
        <w:pStyle w:val="BodyText"/>
        <w:rPr>
          <w:del w:id="6478" w:author="Aishwarya Balan" w:date="2019-05-30T12:12:00Z"/>
          <w:sz w:val="18"/>
          <w:rPrChange w:id="6479" w:author="Aishwarya Balan" w:date="2019-03-04T11:52:00Z">
            <w:rPr>
              <w:del w:id="6480" w:author="Aishwarya Balan" w:date="2019-05-30T12:12:00Z"/>
            </w:rPr>
          </w:rPrChange>
        </w:rPr>
      </w:pPr>
    </w:p>
    <w:p w14:paraId="7107A71D" w14:textId="77777777" w:rsidR="00472F47" w:rsidRPr="003277C6" w:rsidRDefault="00472F47" w:rsidP="006F24A8">
      <w:pPr>
        <w:pStyle w:val="BodyText"/>
        <w:rPr>
          <w:sz w:val="18"/>
          <w:rPrChange w:id="6481" w:author="Aishwarya Balan" w:date="2019-03-04T11:52:00Z">
            <w:rPr/>
          </w:rPrChange>
        </w:rPr>
      </w:pPr>
    </w:p>
    <w:p w14:paraId="4DA2E803" w14:textId="77777777" w:rsidR="00472F47" w:rsidRPr="003277C6" w:rsidRDefault="00472F47" w:rsidP="00472F47">
      <w:pPr>
        <w:pStyle w:val="Heading1"/>
        <w:rPr>
          <w:sz w:val="18"/>
          <w:szCs w:val="18"/>
          <w:rPrChange w:id="6482" w:author="Aishwarya Balan" w:date="2019-03-04T11:52:00Z">
            <w:rPr/>
          </w:rPrChange>
        </w:rPr>
      </w:pPr>
      <w:r w:rsidRPr="003277C6">
        <w:rPr>
          <w:sz w:val="18"/>
          <w:szCs w:val="18"/>
          <w:rPrChange w:id="6483" w:author="Aishwarya Balan" w:date="2019-03-04T11:52:00Z">
            <w:rPr/>
          </w:rPrChange>
        </w:rPr>
        <w:lastRenderedPageBreak/>
        <w:t>Open Questions</w:t>
      </w:r>
    </w:p>
    <w:p w14:paraId="7DABAB41" w14:textId="77777777" w:rsidR="00472F47" w:rsidRPr="003277C6" w:rsidRDefault="00CE36A9" w:rsidP="00CE36A9">
      <w:pPr>
        <w:pStyle w:val="BodyText"/>
        <w:numPr>
          <w:ilvl w:val="0"/>
          <w:numId w:val="43"/>
        </w:numPr>
        <w:rPr>
          <w:sz w:val="18"/>
          <w:rPrChange w:id="6484" w:author="Aishwarya Balan" w:date="2019-03-04T11:52:00Z">
            <w:rPr/>
          </w:rPrChange>
        </w:rPr>
      </w:pPr>
      <w:r w:rsidRPr="003277C6">
        <w:rPr>
          <w:sz w:val="18"/>
          <w:rPrChange w:id="6485" w:author="Aishwarya Balan" w:date="2019-03-04T11:52:00Z">
            <w:rPr/>
          </w:rPrChange>
        </w:rPr>
        <w:t xml:space="preserve">Can one Counterparty be both Customer and Supplier? If yes how will the Counterparty Setup </w:t>
      </w:r>
      <w:proofErr w:type="gramStart"/>
      <w:r w:rsidRPr="003277C6">
        <w:rPr>
          <w:sz w:val="18"/>
          <w:rPrChange w:id="6486" w:author="Aishwarya Balan" w:date="2019-03-04T11:52:00Z">
            <w:rPr/>
          </w:rPrChange>
        </w:rPr>
        <w:t>and  Credit</w:t>
      </w:r>
      <w:proofErr w:type="gramEnd"/>
      <w:r w:rsidRPr="003277C6">
        <w:rPr>
          <w:sz w:val="18"/>
          <w:rPrChange w:id="6487" w:author="Aishwarya Balan" w:date="2019-03-04T11:52:00Z">
            <w:rPr/>
          </w:rPrChange>
        </w:rPr>
        <w:t xml:space="preserve"> Limit Setup work?</w:t>
      </w:r>
    </w:p>
    <w:p w14:paraId="3DD5D998" w14:textId="77777777" w:rsidR="00CE36A9" w:rsidRPr="003277C6" w:rsidRDefault="00CE36A9" w:rsidP="00CE36A9">
      <w:pPr>
        <w:pStyle w:val="BodyText"/>
        <w:numPr>
          <w:ilvl w:val="0"/>
          <w:numId w:val="43"/>
        </w:numPr>
        <w:rPr>
          <w:sz w:val="18"/>
          <w:rPrChange w:id="6488" w:author="Aishwarya Balan" w:date="2019-03-04T11:52:00Z">
            <w:rPr/>
          </w:rPrChange>
        </w:rPr>
      </w:pPr>
      <w:r w:rsidRPr="003277C6">
        <w:rPr>
          <w:sz w:val="18"/>
          <w:rPrChange w:id="6489" w:author="Aishwarya Balan" w:date="2019-03-04T11:52:00Z">
            <w:rPr/>
          </w:rPrChange>
        </w:rPr>
        <w:t>Credit Check can be at the Counterparty Group level and Counterparty level.</w:t>
      </w:r>
      <w:r w:rsidR="00003E38" w:rsidRPr="003277C6">
        <w:rPr>
          <w:sz w:val="18"/>
          <w:rPrChange w:id="6490" w:author="Aishwarya Balan" w:date="2019-03-04T11:52:00Z">
            <w:rPr/>
          </w:rPrChange>
        </w:rPr>
        <w:t xml:space="preserve"> Add CP Group in wireframe</w:t>
      </w:r>
    </w:p>
    <w:p w14:paraId="50097528" w14:textId="77777777" w:rsidR="00CE36A9" w:rsidRPr="003277C6" w:rsidRDefault="00CE36A9" w:rsidP="00CE36A9">
      <w:pPr>
        <w:pStyle w:val="BodyText"/>
        <w:numPr>
          <w:ilvl w:val="0"/>
          <w:numId w:val="43"/>
        </w:numPr>
        <w:rPr>
          <w:sz w:val="18"/>
          <w:rPrChange w:id="6491" w:author="Aishwarya Balan" w:date="2019-03-04T11:52:00Z">
            <w:rPr/>
          </w:rPrChange>
        </w:rPr>
      </w:pPr>
      <w:r w:rsidRPr="003277C6">
        <w:rPr>
          <w:sz w:val="18"/>
          <w:rPrChange w:id="6492" w:author="Aishwarya Balan" w:date="2019-03-04T11:52:00Z">
            <w:rPr/>
          </w:rPrChange>
        </w:rPr>
        <w:t>Add Rejection in approval flow</w:t>
      </w:r>
    </w:p>
    <w:p w14:paraId="15E070AD" w14:textId="77777777" w:rsidR="00CE36A9" w:rsidRPr="003277C6" w:rsidRDefault="00CE36A9" w:rsidP="00CE36A9">
      <w:pPr>
        <w:pStyle w:val="BodyText"/>
        <w:numPr>
          <w:ilvl w:val="0"/>
          <w:numId w:val="43"/>
        </w:numPr>
        <w:rPr>
          <w:sz w:val="18"/>
          <w:rPrChange w:id="6493" w:author="Aishwarya Balan" w:date="2019-03-04T11:52:00Z">
            <w:rPr/>
          </w:rPrChange>
        </w:rPr>
      </w:pPr>
      <w:r w:rsidRPr="003277C6">
        <w:rPr>
          <w:sz w:val="18"/>
          <w:rPrChange w:id="6494" w:author="Aishwarya Balan" w:date="2019-03-04T11:52:00Z">
            <w:rPr/>
          </w:rPrChange>
        </w:rPr>
        <w:t>Show Credit Risk Limits Insight</w:t>
      </w:r>
    </w:p>
    <w:p w14:paraId="5E4F5AF6" w14:textId="77777777" w:rsidR="00CE36A9" w:rsidRPr="003277C6" w:rsidRDefault="00CE36A9" w:rsidP="00CE36A9">
      <w:pPr>
        <w:pStyle w:val="BodyText"/>
        <w:numPr>
          <w:ilvl w:val="0"/>
          <w:numId w:val="43"/>
        </w:numPr>
        <w:rPr>
          <w:sz w:val="18"/>
          <w:rPrChange w:id="6495" w:author="Aishwarya Balan" w:date="2019-03-04T11:52:00Z">
            <w:rPr/>
          </w:rPrChange>
        </w:rPr>
      </w:pPr>
      <w:r w:rsidRPr="003277C6">
        <w:rPr>
          <w:sz w:val="18"/>
          <w:rPrChange w:id="6496" w:author="Aishwarya Balan" w:date="2019-03-04T11:52:00Z">
            <w:rPr/>
          </w:rPrChange>
        </w:rPr>
        <w:t>Delivery Stop and Automatic Suspension automation logic</w:t>
      </w:r>
    </w:p>
    <w:p w14:paraId="25617F76" w14:textId="77777777" w:rsidR="00CE36A9" w:rsidRPr="003277C6" w:rsidRDefault="00CE36A9" w:rsidP="00CE36A9">
      <w:pPr>
        <w:pStyle w:val="BodyText"/>
        <w:numPr>
          <w:ilvl w:val="0"/>
          <w:numId w:val="43"/>
        </w:numPr>
        <w:rPr>
          <w:sz w:val="18"/>
          <w:rPrChange w:id="6497" w:author="Aishwarya Balan" w:date="2019-03-04T11:52:00Z">
            <w:rPr/>
          </w:rPrChange>
        </w:rPr>
      </w:pPr>
      <w:r w:rsidRPr="003277C6">
        <w:rPr>
          <w:sz w:val="18"/>
          <w:rPrChange w:id="6498" w:author="Aishwarya Balan" w:date="2019-03-04T11:52:00Z">
            <w:rPr/>
          </w:rPrChange>
        </w:rPr>
        <w:t>Logic to enable Credit Check to be done or not</w:t>
      </w:r>
    </w:p>
    <w:p w14:paraId="2863A185" w14:textId="77777777" w:rsidR="00CE36A9" w:rsidRPr="003277C6" w:rsidRDefault="00CE36A9" w:rsidP="00CE36A9">
      <w:pPr>
        <w:pStyle w:val="BodyText"/>
        <w:numPr>
          <w:ilvl w:val="0"/>
          <w:numId w:val="43"/>
        </w:numPr>
        <w:rPr>
          <w:sz w:val="18"/>
          <w:rPrChange w:id="6499" w:author="Aishwarya Balan" w:date="2019-03-04T11:52:00Z">
            <w:rPr/>
          </w:rPrChange>
        </w:rPr>
      </w:pPr>
      <w:r w:rsidRPr="003277C6">
        <w:rPr>
          <w:sz w:val="18"/>
          <w:rPrChange w:id="6500" w:author="Aishwarya Balan" w:date="2019-03-04T11:52:00Z">
            <w:rPr/>
          </w:rPrChange>
        </w:rPr>
        <w:t>Supplier Flow to be updated</w:t>
      </w:r>
    </w:p>
    <w:sectPr w:rsidR="00CE36A9" w:rsidRPr="003277C6" w:rsidSect="00675661">
      <w:headerReference w:type="default" r:id="rId34"/>
      <w:footerReference w:type="default" r:id="rId35"/>
      <w:footnotePr>
        <w:pos w:val="beneathText"/>
      </w:footnotePr>
      <w:pgSz w:w="12240" w:h="15840"/>
      <w:pgMar w:top="1152" w:right="1267" w:bottom="1152" w:left="1267"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E67DB76" w14:textId="77777777" w:rsidR="00777955" w:rsidRDefault="00777955">
      <w:r>
        <w:separator/>
      </w:r>
    </w:p>
  </w:endnote>
  <w:endnote w:type="continuationSeparator" w:id="0">
    <w:p w14:paraId="7F334637" w14:textId="77777777" w:rsidR="00777955" w:rsidRDefault="0077795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OpenSymbol">
    <w:altName w:val="Calibri"/>
    <w:charset w:val="00"/>
    <w:family w:val="auto"/>
    <w:pitch w:val="variable"/>
    <w:sig w:usb0="800000AF" w:usb1="1001ECEA"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46BEFB" w14:textId="77777777" w:rsidR="00F52D5C" w:rsidRDefault="00F52D5C">
    <w:r>
      <w:rPr>
        <w:noProof/>
        <w:lang w:val="en-IN" w:eastAsia="en-IN"/>
      </w:rPr>
      <w:drawing>
        <wp:anchor distT="0" distB="0" distL="114935" distR="114935" simplePos="0" relativeHeight="251657728" behindDoc="1" locked="0" layoutInCell="1" allowOverlap="1" wp14:anchorId="5A2A5435" wp14:editId="24ED53E4">
          <wp:simplePos x="0" y="0"/>
          <wp:positionH relativeFrom="column">
            <wp:posOffset>5600700</wp:posOffset>
          </wp:positionH>
          <wp:positionV relativeFrom="paragraph">
            <wp:posOffset>-88265</wp:posOffset>
          </wp:positionV>
          <wp:extent cx="774065" cy="346075"/>
          <wp:effectExtent l="19050" t="0" r="6985" b="0"/>
          <wp:wrapNone/>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srcRect/>
                  <a:stretch>
                    <a:fillRect/>
                  </a:stretch>
                </pic:blipFill>
                <pic:spPr bwMode="auto">
                  <a:xfrm>
                    <a:off x="0" y="0"/>
                    <a:ext cx="774065" cy="346075"/>
                  </a:xfrm>
                  <a:prstGeom prst="rect">
                    <a:avLst/>
                  </a:prstGeom>
                  <a:solidFill>
                    <a:srgbClr val="FFFFFF"/>
                  </a:solidFill>
                </pic:spPr>
              </pic:pic>
            </a:graphicData>
          </a:graphic>
        </wp:anchor>
      </w:drawing>
    </w:r>
    <w:r>
      <w:rPr>
        <w:i/>
        <w:sz w:val="18"/>
      </w:rPr>
      <w:t>Private &amp; Confidential</w:t>
    </w:r>
    <w:r>
      <w:rPr>
        <w:i/>
        <w:sz w:val="18"/>
      </w:rPr>
      <w:tab/>
    </w:r>
    <w:r>
      <w:rPr>
        <w:i/>
        <w:sz w:val="18"/>
      </w:rPr>
      <w:tab/>
    </w:r>
    <w:r>
      <w:rPr>
        <w:i/>
        <w:sz w:val="18"/>
      </w:rPr>
      <w:tab/>
    </w:r>
    <w:r>
      <w:rPr>
        <w:i/>
        <w:sz w:val="18"/>
      </w:rPr>
      <w:tab/>
    </w:r>
    <w:r>
      <w:t xml:space="preserve">Page </w:t>
    </w:r>
    <w:r>
      <w:fldChar w:fldCharType="begin"/>
    </w:r>
    <w:r>
      <w:instrText xml:space="preserve"> PAGE </w:instrText>
    </w:r>
    <w:r>
      <w:fldChar w:fldCharType="separate"/>
    </w:r>
    <w:r>
      <w:rPr>
        <w:noProof/>
      </w:rPr>
      <w:t>2</w:t>
    </w:r>
    <w:r>
      <w:rPr>
        <w:noProof/>
      </w:rPr>
      <w:fldChar w:fldCharType="end"/>
    </w:r>
    <w:r>
      <w:t xml:space="preserve"> of </w:t>
    </w:r>
    <w:r>
      <w:rPr>
        <w:noProof/>
      </w:rPr>
      <w:fldChar w:fldCharType="begin"/>
    </w:r>
    <w:r>
      <w:rPr>
        <w:noProof/>
      </w:rPr>
      <w:instrText xml:space="preserve"> NUMPAGES \*Arabic </w:instrText>
    </w:r>
    <w:r>
      <w:rPr>
        <w:noProof/>
      </w:rPr>
      <w:fldChar w:fldCharType="separate"/>
    </w:r>
    <w:r>
      <w:rPr>
        <w:noProof/>
      </w:rPr>
      <w:t>57</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B86A6C6" w14:textId="77777777" w:rsidR="00777955" w:rsidRDefault="00777955">
      <w:r>
        <w:separator/>
      </w:r>
    </w:p>
  </w:footnote>
  <w:footnote w:type="continuationSeparator" w:id="0">
    <w:p w14:paraId="163F99A9" w14:textId="77777777" w:rsidR="00777955" w:rsidRDefault="0077795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ABCDD7" w14:textId="77777777" w:rsidR="00F52D5C" w:rsidRDefault="00F52D5C" w:rsidP="001520D2">
    <w:pPr>
      <w:jc w:val="right"/>
    </w:pPr>
    <w:r>
      <w:t>Credit Risk App</w:t>
    </w:r>
  </w:p>
  <w:p w14:paraId="1504B55B" w14:textId="04080EB9" w:rsidR="00F52D5C" w:rsidRDefault="00F52D5C" w:rsidP="001520D2">
    <w:pPr>
      <w:tabs>
        <w:tab w:val="left" w:pos="495"/>
        <w:tab w:val="right" w:pos="9720"/>
      </w:tabs>
      <w:jc w:val="right"/>
      <w:rPr>
        <w:sz w:val="18"/>
      </w:rPr>
    </w:pPr>
    <w:r>
      <w:rPr>
        <w:sz w:val="18"/>
      </w:rPr>
      <w:t xml:space="preserve">Date: </w:t>
    </w:r>
    <w:del w:id="6501" w:author="Gaurav Shah" w:date="2019-03-20T00:37:00Z">
      <w:r w:rsidDel="0023279C">
        <w:rPr>
          <w:sz w:val="18"/>
        </w:rPr>
        <w:delText xml:space="preserve">03 </w:delText>
      </w:r>
    </w:del>
    <w:ins w:id="6502" w:author="Gaurav Shah" w:date="2019-03-20T00:37:00Z">
      <w:r>
        <w:rPr>
          <w:sz w:val="18"/>
        </w:rPr>
        <w:t>20 March</w:t>
      </w:r>
    </w:ins>
    <w:del w:id="6503" w:author="Gaurav Shah" w:date="2019-03-20T00:37:00Z">
      <w:r w:rsidDel="0023279C">
        <w:rPr>
          <w:sz w:val="18"/>
        </w:rPr>
        <w:delText>Jan</w:delText>
      </w:r>
    </w:del>
    <w:r>
      <w:rPr>
        <w:sz w:val="18"/>
      </w:rPr>
      <w:t xml:space="preserve"> 2019</w:t>
    </w:r>
  </w:p>
  <w:p w14:paraId="70AE2E76" w14:textId="06EC0C3C" w:rsidR="00F52D5C" w:rsidRDefault="00F52D5C" w:rsidP="001520D2">
    <w:pPr>
      <w:pStyle w:val="Header"/>
      <w:pBdr>
        <w:bottom w:val="single" w:sz="4" w:space="1" w:color="000000"/>
      </w:pBdr>
      <w:snapToGrid w:val="0"/>
      <w:jc w:val="right"/>
    </w:pPr>
    <w:r>
      <w:rPr>
        <w:sz w:val="18"/>
      </w:rPr>
      <w:t>Version no. 0.</w:t>
    </w:r>
    <w:del w:id="6504" w:author="Gaurav Shah" w:date="2019-03-20T00:37:00Z">
      <w:r w:rsidDel="0023279C">
        <w:rPr>
          <w:sz w:val="18"/>
        </w:rPr>
        <w:delText>1</w:delText>
      </w:r>
    </w:del>
    <w:ins w:id="6505" w:author="Gaurav Shah" w:date="2019-03-20T00:37:00Z">
      <w:r>
        <w:rPr>
          <w:sz w:val="18"/>
        </w:rPr>
        <w:t>3</w:t>
      </w:r>
    </w:ins>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2"/>
    <w:multiLevelType w:val="singleLevel"/>
    <w:tmpl w:val="00000002"/>
    <w:name w:val="WW8Num2"/>
    <w:lvl w:ilvl="0">
      <w:start w:val="1"/>
      <w:numFmt w:val="decimal"/>
      <w:lvlText w:val="%1)"/>
      <w:lvlJc w:val="left"/>
      <w:pPr>
        <w:tabs>
          <w:tab w:val="num" w:pos="0"/>
        </w:tabs>
        <w:ind w:left="720" w:hanging="360"/>
      </w:pPr>
      <w:rPr>
        <w:rFonts w:cs="Times New Roman"/>
      </w:rPr>
    </w:lvl>
  </w:abstractNum>
  <w:abstractNum w:abstractNumId="1" w15:restartNumberingAfterBreak="0">
    <w:nsid w:val="00000003"/>
    <w:multiLevelType w:val="singleLevel"/>
    <w:tmpl w:val="00000003"/>
    <w:name w:val="WW8Num3"/>
    <w:lvl w:ilvl="0">
      <w:numFmt w:val="bullet"/>
      <w:lvlText w:val="-"/>
      <w:lvlJc w:val="left"/>
      <w:pPr>
        <w:tabs>
          <w:tab w:val="num" w:pos="0"/>
        </w:tabs>
        <w:ind w:left="720" w:hanging="360"/>
      </w:pPr>
      <w:rPr>
        <w:rFonts w:ascii="Calibri" w:hAnsi="Calibri"/>
      </w:rPr>
    </w:lvl>
  </w:abstractNum>
  <w:abstractNum w:abstractNumId="2" w15:restartNumberingAfterBreak="0">
    <w:nsid w:val="00000004"/>
    <w:multiLevelType w:val="multilevel"/>
    <w:tmpl w:val="00000004"/>
    <w:name w:val="WW8Num4"/>
    <w:lvl w:ilvl="0">
      <w:start w:val="1"/>
      <w:numFmt w:val="bullet"/>
      <w:lvlText w:val=""/>
      <w:lvlJc w:val="left"/>
      <w:pPr>
        <w:tabs>
          <w:tab w:val="num" w:pos="720"/>
        </w:tabs>
        <w:ind w:left="720" w:hanging="360"/>
      </w:pPr>
      <w:rPr>
        <w:rFonts w:ascii="Symbol" w:hAnsi="Symbol"/>
      </w:rPr>
    </w:lvl>
    <w:lvl w:ilvl="1">
      <w:start w:val="1"/>
      <w:numFmt w:val="bullet"/>
      <w:lvlText w:val=""/>
      <w:lvlJc w:val="left"/>
      <w:pPr>
        <w:tabs>
          <w:tab w:val="num" w:pos="1080"/>
        </w:tabs>
        <w:ind w:left="1080" w:hanging="360"/>
      </w:pPr>
      <w:rPr>
        <w:rFonts w:ascii="Symbol" w:hAnsi="Symbol"/>
      </w:rPr>
    </w:lvl>
    <w:lvl w:ilvl="2">
      <w:start w:val="1"/>
      <w:numFmt w:val="bullet"/>
      <w:lvlText w:val=""/>
      <w:lvlJc w:val="left"/>
      <w:pPr>
        <w:tabs>
          <w:tab w:val="num" w:pos="1440"/>
        </w:tabs>
        <w:ind w:left="1440" w:hanging="360"/>
      </w:pPr>
      <w:rPr>
        <w:rFonts w:ascii="Symbol" w:hAnsi="Symbol"/>
      </w:rPr>
    </w:lvl>
    <w:lvl w:ilvl="3">
      <w:start w:val="1"/>
      <w:numFmt w:val="bullet"/>
      <w:lvlText w:val=""/>
      <w:lvlJc w:val="left"/>
      <w:pPr>
        <w:tabs>
          <w:tab w:val="num" w:pos="1800"/>
        </w:tabs>
        <w:ind w:left="1800" w:hanging="360"/>
      </w:pPr>
      <w:rPr>
        <w:rFonts w:ascii="Symbol" w:hAnsi="Symbol"/>
      </w:rPr>
    </w:lvl>
    <w:lvl w:ilvl="4">
      <w:start w:val="1"/>
      <w:numFmt w:val="bullet"/>
      <w:lvlText w:val=""/>
      <w:lvlJc w:val="left"/>
      <w:pPr>
        <w:tabs>
          <w:tab w:val="num" w:pos="2160"/>
        </w:tabs>
        <w:ind w:left="2160" w:hanging="360"/>
      </w:pPr>
      <w:rPr>
        <w:rFonts w:ascii="Symbol" w:hAnsi="Symbol"/>
      </w:rPr>
    </w:lvl>
    <w:lvl w:ilvl="5">
      <w:start w:val="1"/>
      <w:numFmt w:val="bullet"/>
      <w:lvlText w:val=""/>
      <w:lvlJc w:val="left"/>
      <w:pPr>
        <w:tabs>
          <w:tab w:val="num" w:pos="2520"/>
        </w:tabs>
        <w:ind w:left="2520" w:hanging="360"/>
      </w:pPr>
      <w:rPr>
        <w:rFonts w:ascii="Symbol" w:hAnsi="Symbol"/>
      </w:rPr>
    </w:lvl>
    <w:lvl w:ilvl="6">
      <w:start w:val="1"/>
      <w:numFmt w:val="bullet"/>
      <w:lvlText w:val=""/>
      <w:lvlJc w:val="left"/>
      <w:pPr>
        <w:tabs>
          <w:tab w:val="num" w:pos="2880"/>
        </w:tabs>
        <w:ind w:left="2880" w:hanging="360"/>
      </w:pPr>
      <w:rPr>
        <w:rFonts w:ascii="Symbol" w:hAnsi="Symbol"/>
      </w:rPr>
    </w:lvl>
    <w:lvl w:ilvl="7">
      <w:start w:val="1"/>
      <w:numFmt w:val="bullet"/>
      <w:lvlText w:val=""/>
      <w:lvlJc w:val="left"/>
      <w:pPr>
        <w:tabs>
          <w:tab w:val="num" w:pos="3240"/>
        </w:tabs>
        <w:ind w:left="3240" w:hanging="360"/>
      </w:pPr>
      <w:rPr>
        <w:rFonts w:ascii="Symbol" w:hAnsi="Symbol"/>
      </w:rPr>
    </w:lvl>
    <w:lvl w:ilvl="8">
      <w:start w:val="1"/>
      <w:numFmt w:val="bullet"/>
      <w:lvlText w:val=""/>
      <w:lvlJc w:val="left"/>
      <w:pPr>
        <w:tabs>
          <w:tab w:val="num" w:pos="3600"/>
        </w:tabs>
        <w:ind w:left="3600" w:hanging="360"/>
      </w:pPr>
      <w:rPr>
        <w:rFonts w:ascii="Symbol" w:hAnsi="Symbol"/>
      </w:rPr>
    </w:lvl>
  </w:abstractNum>
  <w:abstractNum w:abstractNumId="3" w15:restartNumberingAfterBreak="0">
    <w:nsid w:val="00000005"/>
    <w:multiLevelType w:val="multilevel"/>
    <w:tmpl w:val="00000005"/>
    <w:name w:val="WW8Num6"/>
    <w:lvl w:ilvl="0">
      <w:start w:val="1"/>
      <w:numFmt w:val="bullet"/>
      <w:lvlText w:val=""/>
      <w:lvlJc w:val="left"/>
      <w:pPr>
        <w:tabs>
          <w:tab w:val="num" w:pos="720"/>
        </w:tabs>
        <w:ind w:left="720" w:hanging="360"/>
      </w:pPr>
      <w:rPr>
        <w:rFonts w:ascii="Symbol" w:hAnsi="Symbol"/>
      </w:rPr>
    </w:lvl>
    <w:lvl w:ilvl="1">
      <w:start w:val="1"/>
      <w:numFmt w:val="bullet"/>
      <w:lvlText w:val=""/>
      <w:lvlJc w:val="left"/>
      <w:pPr>
        <w:tabs>
          <w:tab w:val="num" w:pos="1080"/>
        </w:tabs>
        <w:ind w:left="1080" w:hanging="360"/>
      </w:pPr>
      <w:rPr>
        <w:rFonts w:ascii="Symbol" w:hAnsi="Symbol"/>
      </w:rPr>
    </w:lvl>
    <w:lvl w:ilvl="2">
      <w:start w:val="1"/>
      <w:numFmt w:val="bullet"/>
      <w:lvlText w:val=""/>
      <w:lvlJc w:val="left"/>
      <w:pPr>
        <w:tabs>
          <w:tab w:val="num" w:pos="1440"/>
        </w:tabs>
        <w:ind w:left="1440" w:hanging="360"/>
      </w:pPr>
      <w:rPr>
        <w:rFonts w:ascii="Symbol" w:hAnsi="Symbol"/>
      </w:rPr>
    </w:lvl>
    <w:lvl w:ilvl="3">
      <w:start w:val="1"/>
      <w:numFmt w:val="bullet"/>
      <w:lvlText w:val=""/>
      <w:lvlJc w:val="left"/>
      <w:pPr>
        <w:tabs>
          <w:tab w:val="num" w:pos="1800"/>
        </w:tabs>
        <w:ind w:left="1800" w:hanging="360"/>
      </w:pPr>
      <w:rPr>
        <w:rFonts w:ascii="Symbol" w:hAnsi="Symbol"/>
      </w:rPr>
    </w:lvl>
    <w:lvl w:ilvl="4">
      <w:start w:val="1"/>
      <w:numFmt w:val="bullet"/>
      <w:lvlText w:val=""/>
      <w:lvlJc w:val="left"/>
      <w:pPr>
        <w:tabs>
          <w:tab w:val="num" w:pos="2160"/>
        </w:tabs>
        <w:ind w:left="2160" w:hanging="360"/>
      </w:pPr>
      <w:rPr>
        <w:rFonts w:ascii="Symbol" w:hAnsi="Symbol"/>
      </w:rPr>
    </w:lvl>
    <w:lvl w:ilvl="5">
      <w:start w:val="1"/>
      <w:numFmt w:val="bullet"/>
      <w:lvlText w:val=""/>
      <w:lvlJc w:val="left"/>
      <w:pPr>
        <w:tabs>
          <w:tab w:val="num" w:pos="2520"/>
        </w:tabs>
        <w:ind w:left="2520" w:hanging="360"/>
      </w:pPr>
      <w:rPr>
        <w:rFonts w:ascii="Symbol" w:hAnsi="Symbol"/>
      </w:rPr>
    </w:lvl>
    <w:lvl w:ilvl="6">
      <w:start w:val="1"/>
      <w:numFmt w:val="bullet"/>
      <w:lvlText w:val=""/>
      <w:lvlJc w:val="left"/>
      <w:pPr>
        <w:tabs>
          <w:tab w:val="num" w:pos="2880"/>
        </w:tabs>
        <w:ind w:left="2880" w:hanging="360"/>
      </w:pPr>
      <w:rPr>
        <w:rFonts w:ascii="Symbol" w:hAnsi="Symbol"/>
      </w:rPr>
    </w:lvl>
    <w:lvl w:ilvl="7">
      <w:start w:val="1"/>
      <w:numFmt w:val="bullet"/>
      <w:lvlText w:val=""/>
      <w:lvlJc w:val="left"/>
      <w:pPr>
        <w:tabs>
          <w:tab w:val="num" w:pos="3240"/>
        </w:tabs>
        <w:ind w:left="3240" w:hanging="360"/>
      </w:pPr>
      <w:rPr>
        <w:rFonts w:ascii="Symbol" w:hAnsi="Symbol"/>
      </w:rPr>
    </w:lvl>
    <w:lvl w:ilvl="8">
      <w:start w:val="1"/>
      <w:numFmt w:val="bullet"/>
      <w:lvlText w:val=""/>
      <w:lvlJc w:val="left"/>
      <w:pPr>
        <w:tabs>
          <w:tab w:val="num" w:pos="3600"/>
        </w:tabs>
        <w:ind w:left="3600" w:hanging="360"/>
      </w:pPr>
      <w:rPr>
        <w:rFonts w:ascii="Symbol" w:hAnsi="Symbol"/>
      </w:rPr>
    </w:lvl>
  </w:abstractNum>
  <w:abstractNum w:abstractNumId="4" w15:restartNumberingAfterBreak="0">
    <w:nsid w:val="00000006"/>
    <w:multiLevelType w:val="multilevel"/>
    <w:tmpl w:val="00000006"/>
    <w:name w:val="WW8Num7"/>
    <w:lvl w:ilvl="0">
      <w:start w:val="1"/>
      <w:numFmt w:val="decimal"/>
      <w:lvlText w:val="%1."/>
      <w:lvlJc w:val="left"/>
      <w:pPr>
        <w:tabs>
          <w:tab w:val="num" w:pos="720"/>
        </w:tabs>
        <w:ind w:left="720" w:hanging="360"/>
      </w:pPr>
      <w:rPr>
        <w:rFonts w:cs="Times New Roman"/>
      </w:rPr>
    </w:lvl>
    <w:lvl w:ilvl="1">
      <w:start w:val="1"/>
      <w:numFmt w:val="decimal"/>
      <w:lvlText w:val="%2."/>
      <w:lvlJc w:val="left"/>
      <w:pPr>
        <w:tabs>
          <w:tab w:val="num" w:pos="1080"/>
        </w:tabs>
        <w:ind w:left="1080" w:hanging="360"/>
      </w:pPr>
      <w:rPr>
        <w:rFonts w:cs="Times New Roman"/>
      </w:rPr>
    </w:lvl>
    <w:lvl w:ilvl="2">
      <w:start w:val="1"/>
      <w:numFmt w:val="decimal"/>
      <w:lvlText w:val="%3."/>
      <w:lvlJc w:val="left"/>
      <w:pPr>
        <w:tabs>
          <w:tab w:val="num" w:pos="1440"/>
        </w:tabs>
        <w:ind w:left="1440" w:hanging="360"/>
      </w:pPr>
      <w:rPr>
        <w:rFonts w:cs="Times New Roman"/>
      </w:rPr>
    </w:lvl>
    <w:lvl w:ilvl="3">
      <w:start w:val="1"/>
      <w:numFmt w:val="decimal"/>
      <w:lvlText w:val="%4."/>
      <w:lvlJc w:val="left"/>
      <w:pPr>
        <w:tabs>
          <w:tab w:val="num" w:pos="1800"/>
        </w:tabs>
        <w:ind w:left="1800" w:hanging="360"/>
      </w:pPr>
      <w:rPr>
        <w:rFonts w:cs="Times New Roman"/>
      </w:rPr>
    </w:lvl>
    <w:lvl w:ilvl="4">
      <w:start w:val="1"/>
      <w:numFmt w:val="decimal"/>
      <w:lvlText w:val="%5."/>
      <w:lvlJc w:val="left"/>
      <w:pPr>
        <w:tabs>
          <w:tab w:val="num" w:pos="2160"/>
        </w:tabs>
        <w:ind w:left="2160" w:hanging="360"/>
      </w:pPr>
      <w:rPr>
        <w:rFonts w:cs="Times New Roman"/>
      </w:rPr>
    </w:lvl>
    <w:lvl w:ilvl="5">
      <w:start w:val="1"/>
      <w:numFmt w:val="decimal"/>
      <w:lvlText w:val="%6."/>
      <w:lvlJc w:val="left"/>
      <w:pPr>
        <w:tabs>
          <w:tab w:val="num" w:pos="2520"/>
        </w:tabs>
        <w:ind w:left="2520" w:hanging="360"/>
      </w:pPr>
      <w:rPr>
        <w:rFonts w:cs="Times New Roman"/>
      </w:rPr>
    </w:lvl>
    <w:lvl w:ilvl="6">
      <w:start w:val="1"/>
      <w:numFmt w:val="decimal"/>
      <w:lvlText w:val="%7."/>
      <w:lvlJc w:val="left"/>
      <w:pPr>
        <w:tabs>
          <w:tab w:val="num" w:pos="2880"/>
        </w:tabs>
        <w:ind w:left="2880" w:hanging="360"/>
      </w:pPr>
      <w:rPr>
        <w:rFonts w:cs="Times New Roman"/>
      </w:rPr>
    </w:lvl>
    <w:lvl w:ilvl="7">
      <w:start w:val="1"/>
      <w:numFmt w:val="decimal"/>
      <w:lvlText w:val="%8."/>
      <w:lvlJc w:val="left"/>
      <w:pPr>
        <w:tabs>
          <w:tab w:val="num" w:pos="3240"/>
        </w:tabs>
        <w:ind w:left="3240" w:hanging="360"/>
      </w:pPr>
      <w:rPr>
        <w:rFonts w:cs="Times New Roman"/>
      </w:rPr>
    </w:lvl>
    <w:lvl w:ilvl="8">
      <w:start w:val="1"/>
      <w:numFmt w:val="decimal"/>
      <w:lvlText w:val="%9."/>
      <w:lvlJc w:val="left"/>
      <w:pPr>
        <w:tabs>
          <w:tab w:val="num" w:pos="3600"/>
        </w:tabs>
        <w:ind w:left="3600" w:hanging="360"/>
      </w:pPr>
      <w:rPr>
        <w:rFonts w:cs="Times New Roman"/>
      </w:rPr>
    </w:lvl>
  </w:abstractNum>
  <w:abstractNum w:abstractNumId="5" w15:restartNumberingAfterBreak="0">
    <w:nsid w:val="009A52AE"/>
    <w:multiLevelType w:val="hybridMultilevel"/>
    <w:tmpl w:val="343687DC"/>
    <w:lvl w:ilvl="0" w:tplc="4009000F">
      <w:start w:val="1"/>
      <w:numFmt w:val="decimal"/>
      <w:lvlText w:val="%1."/>
      <w:lvlJc w:val="left"/>
      <w:pPr>
        <w:ind w:left="1030" w:hanging="360"/>
      </w:pPr>
    </w:lvl>
    <w:lvl w:ilvl="1" w:tplc="40090019" w:tentative="1">
      <w:start w:val="1"/>
      <w:numFmt w:val="lowerLetter"/>
      <w:lvlText w:val="%2."/>
      <w:lvlJc w:val="left"/>
      <w:pPr>
        <w:ind w:left="1750" w:hanging="360"/>
      </w:pPr>
    </w:lvl>
    <w:lvl w:ilvl="2" w:tplc="4009001B" w:tentative="1">
      <w:start w:val="1"/>
      <w:numFmt w:val="lowerRoman"/>
      <w:lvlText w:val="%3."/>
      <w:lvlJc w:val="right"/>
      <w:pPr>
        <w:ind w:left="2470" w:hanging="180"/>
      </w:pPr>
    </w:lvl>
    <w:lvl w:ilvl="3" w:tplc="4009000F" w:tentative="1">
      <w:start w:val="1"/>
      <w:numFmt w:val="decimal"/>
      <w:lvlText w:val="%4."/>
      <w:lvlJc w:val="left"/>
      <w:pPr>
        <w:ind w:left="3190" w:hanging="360"/>
      </w:pPr>
    </w:lvl>
    <w:lvl w:ilvl="4" w:tplc="40090019" w:tentative="1">
      <w:start w:val="1"/>
      <w:numFmt w:val="lowerLetter"/>
      <w:lvlText w:val="%5."/>
      <w:lvlJc w:val="left"/>
      <w:pPr>
        <w:ind w:left="3910" w:hanging="360"/>
      </w:pPr>
    </w:lvl>
    <w:lvl w:ilvl="5" w:tplc="4009001B" w:tentative="1">
      <w:start w:val="1"/>
      <w:numFmt w:val="lowerRoman"/>
      <w:lvlText w:val="%6."/>
      <w:lvlJc w:val="right"/>
      <w:pPr>
        <w:ind w:left="4630" w:hanging="180"/>
      </w:pPr>
    </w:lvl>
    <w:lvl w:ilvl="6" w:tplc="4009000F" w:tentative="1">
      <w:start w:val="1"/>
      <w:numFmt w:val="decimal"/>
      <w:lvlText w:val="%7."/>
      <w:lvlJc w:val="left"/>
      <w:pPr>
        <w:ind w:left="5350" w:hanging="360"/>
      </w:pPr>
    </w:lvl>
    <w:lvl w:ilvl="7" w:tplc="40090019" w:tentative="1">
      <w:start w:val="1"/>
      <w:numFmt w:val="lowerLetter"/>
      <w:lvlText w:val="%8."/>
      <w:lvlJc w:val="left"/>
      <w:pPr>
        <w:ind w:left="6070" w:hanging="360"/>
      </w:pPr>
    </w:lvl>
    <w:lvl w:ilvl="8" w:tplc="4009001B" w:tentative="1">
      <w:start w:val="1"/>
      <w:numFmt w:val="lowerRoman"/>
      <w:lvlText w:val="%9."/>
      <w:lvlJc w:val="right"/>
      <w:pPr>
        <w:ind w:left="6790" w:hanging="180"/>
      </w:pPr>
    </w:lvl>
  </w:abstractNum>
  <w:abstractNum w:abstractNumId="6" w15:restartNumberingAfterBreak="0">
    <w:nsid w:val="00AA2004"/>
    <w:multiLevelType w:val="hybridMultilevel"/>
    <w:tmpl w:val="C1B4CD1E"/>
    <w:lvl w:ilvl="0" w:tplc="4009001B">
      <w:start w:val="1"/>
      <w:numFmt w:val="lowerRoman"/>
      <w:lvlText w:val="%1."/>
      <w:lvlJc w:val="righ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7" w15:restartNumberingAfterBreak="0">
    <w:nsid w:val="02523E83"/>
    <w:multiLevelType w:val="hybridMultilevel"/>
    <w:tmpl w:val="A4F025D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086C5586"/>
    <w:multiLevelType w:val="hybridMultilevel"/>
    <w:tmpl w:val="88CC8CF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08D44FC1"/>
    <w:multiLevelType w:val="hybridMultilevel"/>
    <w:tmpl w:val="D312DA42"/>
    <w:lvl w:ilvl="0" w:tplc="40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92D320D"/>
    <w:multiLevelType w:val="hybridMultilevel"/>
    <w:tmpl w:val="5234FFAE"/>
    <w:lvl w:ilvl="0" w:tplc="D1847166">
      <w:start w:val="3"/>
      <w:numFmt w:val="bullet"/>
      <w:lvlText w:val="-"/>
      <w:lvlJc w:val="left"/>
      <w:pPr>
        <w:ind w:left="720" w:hanging="360"/>
      </w:pPr>
      <w:rPr>
        <w:rFonts w:ascii="Calibri" w:eastAsia="Times New Roman" w:hAnsi="Calibri"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B1E27E1"/>
    <w:multiLevelType w:val="hybridMultilevel"/>
    <w:tmpl w:val="57FCDA1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B6E61F92">
      <w:start w:val="1"/>
      <w:numFmt w:val="decimal"/>
      <w:lvlText w:val="%3."/>
      <w:lvlJc w:val="left"/>
      <w:pPr>
        <w:ind w:left="1980" w:hanging="360"/>
      </w:pPr>
      <w:rPr>
        <w:rFonts w:hint="default"/>
      </w:r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0BF158DC"/>
    <w:multiLevelType w:val="hybridMultilevel"/>
    <w:tmpl w:val="8978371E"/>
    <w:lvl w:ilvl="0" w:tplc="8550B342">
      <w:start w:val="1"/>
      <w:numFmt w:val="upperLetter"/>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3" w15:restartNumberingAfterBreak="0">
    <w:nsid w:val="0CBB2216"/>
    <w:multiLevelType w:val="hybridMultilevel"/>
    <w:tmpl w:val="24A65018"/>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0D5E06A9"/>
    <w:multiLevelType w:val="hybridMultilevel"/>
    <w:tmpl w:val="45FE718C"/>
    <w:lvl w:ilvl="0" w:tplc="62F85B8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0F457E71"/>
    <w:multiLevelType w:val="hybridMultilevel"/>
    <w:tmpl w:val="2F1A866E"/>
    <w:lvl w:ilvl="0" w:tplc="40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12805B9D"/>
    <w:multiLevelType w:val="hybridMultilevel"/>
    <w:tmpl w:val="BCAECEA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30130C0"/>
    <w:multiLevelType w:val="hybridMultilevel"/>
    <w:tmpl w:val="641CF4FA"/>
    <w:lvl w:ilvl="0" w:tplc="D1847166">
      <w:start w:val="6"/>
      <w:numFmt w:val="bullet"/>
      <w:lvlText w:val="-"/>
      <w:lvlJc w:val="left"/>
      <w:pPr>
        <w:ind w:left="720" w:hanging="360"/>
      </w:pPr>
      <w:rPr>
        <w:rFonts w:ascii="Calibri" w:eastAsia="Times New Roman" w:hAnsi="Calibri"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46C17EF"/>
    <w:multiLevelType w:val="hybridMultilevel"/>
    <w:tmpl w:val="03E252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4D26409"/>
    <w:multiLevelType w:val="hybridMultilevel"/>
    <w:tmpl w:val="8182CF86"/>
    <w:lvl w:ilvl="0" w:tplc="BEC2A042">
      <w:start w:val="3"/>
      <w:numFmt w:val="bullet"/>
      <w:lvlText w:val="-"/>
      <w:lvlJc w:val="left"/>
      <w:pPr>
        <w:ind w:left="720" w:hanging="360"/>
      </w:pPr>
      <w:rPr>
        <w:rFonts w:ascii="Calibri" w:eastAsia="Times New Roman" w:hAnsi="Calibri"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C9B21D1"/>
    <w:multiLevelType w:val="hybridMultilevel"/>
    <w:tmpl w:val="D4DC9910"/>
    <w:lvl w:ilvl="0" w:tplc="D1847166">
      <w:start w:val="1"/>
      <w:numFmt w:val="bullet"/>
      <w:lvlText w:val="-"/>
      <w:lvlJc w:val="left"/>
      <w:pPr>
        <w:ind w:left="360" w:hanging="360"/>
      </w:pPr>
      <w:rPr>
        <w:rFonts w:ascii="Calibri" w:eastAsia="Times New Roman" w:hAnsi="Calibri"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1D5D32D7"/>
    <w:multiLevelType w:val="hybridMultilevel"/>
    <w:tmpl w:val="81E6C888"/>
    <w:lvl w:ilvl="0" w:tplc="40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1EC779D6"/>
    <w:multiLevelType w:val="hybridMultilevel"/>
    <w:tmpl w:val="A11069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1F3D20BB"/>
    <w:multiLevelType w:val="hybridMultilevel"/>
    <w:tmpl w:val="C78859DE"/>
    <w:lvl w:ilvl="0" w:tplc="1CB6BA3A">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20396B2F"/>
    <w:multiLevelType w:val="hybridMultilevel"/>
    <w:tmpl w:val="58BA3A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20F51E73"/>
    <w:multiLevelType w:val="hybridMultilevel"/>
    <w:tmpl w:val="D8802C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21102A16"/>
    <w:multiLevelType w:val="hybridMultilevel"/>
    <w:tmpl w:val="B5DC2896"/>
    <w:lvl w:ilvl="0" w:tplc="4009000F">
      <w:start w:val="1"/>
      <w:numFmt w:val="decimal"/>
      <w:lvlText w:val="%1."/>
      <w:lvlJc w:val="left"/>
      <w:pPr>
        <w:ind w:left="1040" w:hanging="360"/>
      </w:pPr>
    </w:lvl>
    <w:lvl w:ilvl="1" w:tplc="40090019" w:tentative="1">
      <w:start w:val="1"/>
      <w:numFmt w:val="lowerLetter"/>
      <w:lvlText w:val="%2."/>
      <w:lvlJc w:val="left"/>
      <w:pPr>
        <w:ind w:left="1760" w:hanging="360"/>
      </w:pPr>
    </w:lvl>
    <w:lvl w:ilvl="2" w:tplc="4009001B" w:tentative="1">
      <w:start w:val="1"/>
      <w:numFmt w:val="lowerRoman"/>
      <w:lvlText w:val="%3."/>
      <w:lvlJc w:val="right"/>
      <w:pPr>
        <w:ind w:left="2480" w:hanging="180"/>
      </w:pPr>
    </w:lvl>
    <w:lvl w:ilvl="3" w:tplc="4009000F" w:tentative="1">
      <w:start w:val="1"/>
      <w:numFmt w:val="decimal"/>
      <w:lvlText w:val="%4."/>
      <w:lvlJc w:val="left"/>
      <w:pPr>
        <w:ind w:left="3200" w:hanging="360"/>
      </w:pPr>
    </w:lvl>
    <w:lvl w:ilvl="4" w:tplc="40090019" w:tentative="1">
      <w:start w:val="1"/>
      <w:numFmt w:val="lowerLetter"/>
      <w:lvlText w:val="%5."/>
      <w:lvlJc w:val="left"/>
      <w:pPr>
        <w:ind w:left="3920" w:hanging="360"/>
      </w:pPr>
    </w:lvl>
    <w:lvl w:ilvl="5" w:tplc="4009001B" w:tentative="1">
      <w:start w:val="1"/>
      <w:numFmt w:val="lowerRoman"/>
      <w:lvlText w:val="%6."/>
      <w:lvlJc w:val="right"/>
      <w:pPr>
        <w:ind w:left="4640" w:hanging="180"/>
      </w:pPr>
    </w:lvl>
    <w:lvl w:ilvl="6" w:tplc="4009000F" w:tentative="1">
      <w:start w:val="1"/>
      <w:numFmt w:val="decimal"/>
      <w:lvlText w:val="%7."/>
      <w:lvlJc w:val="left"/>
      <w:pPr>
        <w:ind w:left="5360" w:hanging="360"/>
      </w:pPr>
    </w:lvl>
    <w:lvl w:ilvl="7" w:tplc="40090019" w:tentative="1">
      <w:start w:val="1"/>
      <w:numFmt w:val="lowerLetter"/>
      <w:lvlText w:val="%8."/>
      <w:lvlJc w:val="left"/>
      <w:pPr>
        <w:ind w:left="6080" w:hanging="360"/>
      </w:pPr>
    </w:lvl>
    <w:lvl w:ilvl="8" w:tplc="4009001B" w:tentative="1">
      <w:start w:val="1"/>
      <w:numFmt w:val="lowerRoman"/>
      <w:lvlText w:val="%9."/>
      <w:lvlJc w:val="right"/>
      <w:pPr>
        <w:ind w:left="6800" w:hanging="180"/>
      </w:pPr>
    </w:lvl>
  </w:abstractNum>
  <w:abstractNum w:abstractNumId="27" w15:restartNumberingAfterBreak="0">
    <w:nsid w:val="22303C75"/>
    <w:multiLevelType w:val="hybridMultilevel"/>
    <w:tmpl w:val="FF1C6E5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23FE12DD"/>
    <w:multiLevelType w:val="hybridMultilevel"/>
    <w:tmpl w:val="9F644C4E"/>
    <w:lvl w:ilvl="0" w:tplc="D1847166">
      <w:start w:val="6"/>
      <w:numFmt w:val="bullet"/>
      <w:lvlText w:val="-"/>
      <w:lvlJc w:val="left"/>
      <w:pPr>
        <w:ind w:left="720" w:hanging="360"/>
      </w:pPr>
      <w:rPr>
        <w:rFonts w:ascii="Calibri" w:eastAsia="Times New Roman" w:hAnsi="Calibri"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27FD5343"/>
    <w:multiLevelType w:val="hybridMultilevel"/>
    <w:tmpl w:val="E86E83DE"/>
    <w:lvl w:ilvl="0" w:tplc="40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284649AF"/>
    <w:multiLevelType w:val="hybridMultilevel"/>
    <w:tmpl w:val="434873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28AD24E4"/>
    <w:multiLevelType w:val="hybridMultilevel"/>
    <w:tmpl w:val="81E6C888"/>
    <w:lvl w:ilvl="0" w:tplc="40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2A0F2C0F"/>
    <w:multiLevelType w:val="hybridMultilevel"/>
    <w:tmpl w:val="046AA8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2C5E5102"/>
    <w:multiLevelType w:val="hybridMultilevel"/>
    <w:tmpl w:val="EEB2C0F8"/>
    <w:lvl w:ilvl="0" w:tplc="4009000F">
      <w:start w:val="1"/>
      <w:numFmt w:val="decimal"/>
      <w:lvlText w:val="%1."/>
      <w:lvlJc w:val="left"/>
      <w:pPr>
        <w:ind w:left="1440" w:hanging="360"/>
      </w:pPr>
      <w:rPr>
        <w:rFont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4" w15:restartNumberingAfterBreak="0">
    <w:nsid w:val="2CE2090B"/>
    <w:multiLevelType w:val="hybridMultilevel"/>
    <w:tmpl w:val="2142501E"/>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2D5D7C71"/>
    <w:multiLevelType w:val="hybridMultilevel"/>
    <w:tmpl w:val="B38C7350"/>
    <w:lvl w:ilvl="0" w:tplc="D1847166">
      <w:start w:val="3"/>
      <w:numFmt w:val="bullet"/>
      <w:lvlText w:val="-"/>
      <w:lvlJc w:val="left"/>
      <w:pPr>
        <w:ind w:left="1080" w:hanging="360"/>
      </w:pPr>
      <w:rPr>
        <w:rFonts w:ascii="Calibri" w:eastAsia="Times New Roman" w:hAnsi="Calibri"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2E472209"/>
    <w:multiLevelType w:val="hybridMultilevel"/>
    <w:tmpl w:val="EB640874"/>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7" w15:restartNumberingAfterBreak="0">
    <w:nsid w:val="33F90B39"/>
    <w:multiLevelType w:val="hybridMultilevel"/>
    <w:tmpl w:val="97EEF89C"/>
    <w:lvl w:ilvl="0" w:tplc="240AFC9C">
      <w:start w:val="1"/>
      <w:numFmt w:val="bullet"/>
      <w:lvlText w:val="-"/>
      <w:lvlJc w:val="left"/>
      <w:pPr>
        <w:ind w:left="720" w:hanging="360"/>
      </w:pPr>
      <w:rPr>
        <w:rFonts w:ascii="Calibri" w:eastAsia="Times New Roman"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34F55DDA"/>
    <w:multiLevelType w:val="hybridMultilevel"/>
    <w:tmpl w:val="699E304C"/>
    <w:lvl w:ilvl="0" w:tplc="40090015">
      <w:start w:val="1"/>
      <w:numFmt w:val="upperLetter"/>
      <w:lvlText w:val="%1."/>
      <w:lvlJc w:val="left"/>
      <w:pPr>
        <w:ind w:left="720" w:hanging="360"/>
      </w:pPr>
    </w:lvl>
    <w:lvl w:ilvl="1" w:tplc="04090019">
      <w:start w:val="1"/>
      <w:numFmt w:val="lowerLetter"/>
      <w:lvlText w:val="%2."/>
      <w:lvlJc w:val="left"/>
      <w:pPr>
        <w:ind w:left="1440" w:hanging="360"/>
      </w:pPr>
    </w:lvl>
    <w:lvl w:ilvl="2" w:tplc="B6E61F92">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36CE3E64"/>
    <w:multiLevelType w:val="hybridMultilevel"/>
    <w:tmpl w:val="7F845ED4"/>
    <w:lvl w:ilvl="0" w:tplc="D1847166">
      <w:start w:val="3"/>
      <w:numFmt w:val="bullet"/>
      <w:lvlText w:val="-"/>
      <w:lvlJc w:val="left"/>
      <w:pPr>
        <w:ind w:left="720" w:hanging="360"/>
      </w:pPr>
      <w:rPr>
        <w:rFonts w:ascii="Calibri" w:eastAsia="Times New Roman" w:hAnsi="Calibri"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3D67473B"/>
    <w:multiLevelType w:val="hybridMultilevel"/>
    <w:tmpl w:val="E58CEA82"/>
    <w:lvl w:ilvl="0" w:tplc="0409000F">
      <w:start w:val="1"/>
      <w:numFmt w:val="decimal"/>
      <w:lvlText w:val="%1."/>
      <w:lvlJc w:val="left"/>
      <w:pPr>
        <w:ind w:left="720" w:hanging="360"/>
      </w:pPr>
    </w:lvl>
    <w:lvl w:ilvl="1" w:tplc="4009001B">
      <w:start w:val="1"/>
      <w:numFmt w:val="lowerRoman"/>
      <w:lvlText w:val="%2."/>
      <w:lvlJc w:val="righ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3DB91518"/>
    <w:multiLevelType w:val="hybridMultilevel"/>
    <w:tmpl w:val="993AF2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402A43BE"/>
    <w:multiLevelType w:val="hybridMultilevel"/>
    <w:tmpl w:val="330015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46D0694C"/>
    <w:multiLevelType w:val="hybridMultilevel"/>
    <w:tmpl w:val="A652359A"/>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4" w15:restartNumberingAfterBreak="0">
    <w:nsid w:val="4A210C3C"/>
    <w:multiLevelType w:val="hybridMultilevel"/>
    <w:tmpl w:val="D950905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5" w15:restartNumberingAfterBreak="0">
    <w:nsid w:val="4A5314BC"/>
    <w:multiLevelType w:val="hybridMultilevel"/>
    <w:tmpl w:val="28DCF9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4B750E53"/>
    <w:multiLevelType w:val="hybridMultilevel"/>
    <w:tmpl w:val="4A3AE1D4"/>
    <w:lvl w:ilvl="0" w:tplc="0409000F">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7" w15:restartNumberingAfterBreak="0">
    <w:nsid w:val="4B7B6F8F"/>
    <w:multiLevelType w:val="hybridMultilevel"/>
    <w:tmpl w:val="FCAE4A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4F1234F0"/>
    <w:multiLevelType w:val="hybridMultilevel"/>
    <w:tmpl w:val="496890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4F467EAE"/>
    <w:multiLevelType w:val="hybridMultilevel"/>
    <w:tmpl w:val="6610D8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53326DE8"/>
    <w:multiLevelType w:val="hybridMultilevel"/>
    <w:tmpl w:val="68AE338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535B131E"/>
    <w:multiLevelType w:val="hybridMultilevel"/>
    <w:tmpl w:val="DD685D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54383B11"/>
    <w:multiLevelType w:val="hybridMultilevel"/>
    <w:tmpl w:val="D522F9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5F2C75EE"/>
    <w:multiLevelType w:val="hybridMultilevel"/>
    <w:tmpl w:val="81E6C888"/>
    <w:lvl w:ilvl="0" w:tplc="40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5FD421D1"/>
    <w:multiLevelType w:val="hybridMultilevel"/>
    <w:tmpl w:val="1A1E6B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644166CE"/>
    <w:multiLevelType w:val="hybridMultilevel"/>
    <w:tmpl w:val="53AEA988"/>
    <w:lvl w:ilvl="0" w:tplc="D1847166">
      <w:start w:val="3"/>
      <w:numFmt w:val="bullet"/>
      <w:lvlText w:val="-"/>
      <w:lvlJc w:val="left"/>
      <w:pPr>
        <w:ind w:left="720" w:hanging="360"/>
      </w:pPr>
      <w:rPr>
        <w:rFonts w:ascii="Calibri" w:eastAsia="Times New Roman" w:hAnsi="Calibri"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65DD2DD8"/>
    <w:multiLevelType w:val="hybridMultilevel"/>
    <w:tmpl w:val="90384F36"/>
    <w:lvl w:ilvl="0" w:tplc="62F85B8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68736017"/>
    <w:multiLevelType w:val="hybridMultilevel"/>
    <w:tmpl w:val="3CD6671C"/>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8" w15:restartNumberingAfterBreak="0">
    <w:nsid w:val="6CEE46A5"/>
    <w:multiLevelType w:val="hybridMultilevel"/>
    <w:tmpl w:val="B73862F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9" w15:restartNumberingAfterBreak="0">
    <w:nsid w:val="6D593787"/>
    <w:multiLevelType w:val="hybridMultilevel"/>
    <w:tmpl w:val="E35CC88A"/>
    <w:lvl w:ilvl="0" w:tplc="4009000F">
      <w:start w:val="1"/>
      <w:numFmt w:val="decimal"/>
      <w:lvlText w:val="%1."/>
      <w:lvlJc w:val="left"/>
      <w:pPr>
        <w:ind w:left="1182" w:hanging="360"/>
      </w:pPr>
    </w:lvl>
    <w:lvl w:ilvl="1" w:tplc="40090019" w:tentative="1">
      <w:start w:val="1"/>
      <w:numFmt w:val="lowerLetter"/>
      <w:lvlText w:val="%2."/>
      <w:lvlJc w:val="left"/>
      <w:pPr>
        <w:ind w:left="1902" w:hanging="360"/>
      </w:pPr>
    </w:lvl>
    <w:lvl w:ilvl="2" w:tplc="4009001B" w:tentative="1">
      <w:start w:val="1"/>
      <w:numFmt w:val="lowerRoman"/>
      <w:lvlText w:val="%3."/>
      <w:lvlJc w:val="right"/>
      <w:pPr>
        <w:ind w:left="2622" w:hanging="180"/>
      </w:pPr>
    </w:lvl>
    <w:lvl w:ilvl="3" w:tplc="4009000F" w:tentative="1">
      <w:start w:val="1"/>
      <w:numFmt w:val="decimal"/>
      <w:lvlText w:val="%4."/>
      <w:lvlJc w:val="left"/>
      <w:pPr>
        <w:ind w:left="3342" w:hanging="360"/>
      </w:pPr>
    </w:lvl>
    <w:lvl w:ilvl="4" w:tplc="40090019" w:tentative="1">
      <w:start w:val="1"/>
      <w:numFmt w:val="lowerLetter"/>
      <w:lvlText w:val="%5."/>
      <w:lvlJc w:val="left"/>
      <w:pPr>
        <w:ind w:left="4062" w:hanging="360"/>
      </w:pPr>
    </w:lvl>
    <w:lvl w:ilvl="5" w:tplc="4009001B" w:tentative="1">
      <w:start w:val="1"/>
      <w:numFmt w:val="lowerRoman"/>
      <w:lvlText w:val="%6."/>
      <w:lvlJc w:val="right"/>
      <w:pPr>
        <w:ind w:left="4782" w:hanging="180"/>
      </w:pPr>
    </w:lvl>
    <w:lvl w:ilvl="6" w:tplc="4009000F" w:tentative="1">
      <w:start w:val="1"/>
      <w:numFmt w:val="decimal"/>
      <w:lvlText w:val="%7."/>
      <w:lvlJc w:val="left"/>
      <w:pPr>
        <w:ind w:left="5502" w:hanging="360"/>
      </w:pPr>
    </w:lvl>
    <w:lvl w:ilvl="7" w:tplc="40090019" w:tentative="1">
      <w:start w:val="1"/>
      <w:numFmt w:val="lowerLetter"/>
      <w:lvlText w:val="%8."/>
      <w:lvlJc w:val="left"/>
      <w:pPr>
        <w:ind w:left="6222" w:hanging="360"/>
      </w:pPr>
    </w:lvl>
    <w:lvl w:ilvl="8" w:tplc="4009001B" w:tentative="1">
      <w:start w:val="1"/>
      <w:numFmt w:val="lowerRoman"/>
      <w:lvlText w:val="%9."/>
      <w:lvlJc w:val="right"/>
      <w:pPr>
        <w:ind w:left="6942" w:hanging="180"/>
      </w:pPr>
    </w:lvl>
  </w:abstractNum>
  <w:abstractNum w:abstractNumId="60" w15:restartNumberingAfterBreak="0">
    <w:nsid w:val="70A247D2"/>
    <w:multiLevelType w:val="hybridMultilevel"/>
    <w:tmpl w:val="0024A928"/>
    <w:lvl w:ilvl="0" w:tplc="D1847166">
      <w:start w:val="3"/>
      <w:numFmt w:val="bullet"/>
      <w:lvlText w:val="-"/>
      <w:lvlJc w:val="left"/>
      <w:pPr>
        <w:ind w:left="720" w:hanging="360"/>
      </w:pPr>
      <w:rPr>
        <w:rFonts w:ascii="Calibri" w:eastAsia="Times New Roman" w:hAnsi="Calibri"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71E95416"/>
    <w:multiLevelType w:val="hybridMultilevel"/>
    <w:tmpl w:val="D8BA1878"/>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2" w15:restartNumberingAfterBreak="0">
    <w:nsid w:val="77F82C77"/>
    <w:multiLevelType w:val="hybridMultilevel"/>
    <w:tmpl w:val="43C657A6"/>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3" w15:restartNumberingAfterBreak="0">
    <w:nsid w:val="7889619D"/>
    <w:multiLevelType w:val="hybridMultilevel"/>
    <w:tmpl w:val="1D104ACA"/>
    <w:lvl w:ilvl="0" w:tplc="D1847166">
      <w:start w:val="3"/>
      <w:numFmt w:val="bullet"/>
      <w:lvlText w:val="-"/>
      <w:lvlJc w:val="left"/>
      <w:pPr>
        <w:ind w:left="720" w:hanging="360"/>
      </w:pPr>
      <w:rPr>
        <w:rFonts w:ascii="Calibri" w:eastAsia="Times New Roman" w:hAnsi="Calibri"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792136FE"/>
    <w:multiLevelType w:val="hybridMultilevel"/>
    <w:tmpl w:val="F968C3FC"/>
    <w:lvl w:ilvl="0" w:tplc="40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5" w15:restartNumberingAfterBreak="0">
    <w:nsid w:val="7B467A45"/>
    <w:multiLevelType w:val="hybridMultilevel"/>
    <w:tmpl w:val="F5183B1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6" w15:restartNumberingAfterBreak="0">
    <w:nsid w:val="7D11408A"/>
    <w:multiLevelType w:val="hybridMultilevel"/>
    <w:tmpl w:val="F70A000A"/>
    <w:lvl w:ilvl="0" w:tplc="D1847166">
      <w:start w:val="3"/>
      <w:numFmt w:val="bullet"/>
      <w:lvlText w:val="-"/>
      <w:lvlJc w:val="left"/>
      <w:pPr>
        <w:ind w:left="720" w:hanging="360"/>
      </w:pPr>
      <w:rPr>
        <w:rFonts w:ascii="Calibri" w:eastAsia="Times New Roman" w:hAnsi="Calibri"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7D590EB3"/>
    <w:multiLevelType w:val="hybridMultilevel"/>
    <w:tmpl w:val="DD685D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7E474D94"/>
    <w:multiLevelType w:val="hybridMultilevel"/>
    <w:tmpl w:val="B490832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9" w15:restartNumberingAfterBreak="0">
    <w:nsid w:val="7F204308"/>
    <w:multiLevelType w:val="hybridMultilevel"/>
    <w:tmpl w:val="81E6C888"/>
    <w:lvl w:ilvl="0" w:tplc="40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8"/>
  </w:num>
  <w:num w:numId="2">
    <w:abstractNumId w:val="36"/>
  </w:num>
  <w:num w:numId="3">
    <w:abstractNumId w:val="23"/>
  </w:num>
  <w:num w:numId="4">
    <w:abstractNumId w:val="12"/>
  </w:num>
  <w:num w:numId="5">
    <w:abstractNumId w:val="37"/>
  </w:num>
  <w:num w:numId="6">
    <w:abstractNumId w:val="27"/>
  </w:num>
  <w:num w:numId="7">
    <w:abstractNumId w:val="18"/>
  </w:num>
  <w:num w:numId="8">
    <w:abstractNumId w:val="30"/>
  </w:num>
  <w:num w:numId="9">
    <w:abstractNumId w:val="41"/>
  </w:num>
  <w:num w:numId="10">
    <w:abstractNumId w:val="52"/>
  </w:num>
  <w:num w:numId="11">
    <w:abstractNumId w:val="51"/>
  </w:num>
  <w:num w:numId="12">
    <w:abstractNumId w:val="32"/>
  </w:num>
  <w:num w:numId="13">
    <w:abstractNumId w:val="19"/>
  </w:num>
  <w:num w:numId="14">
    <w:abstractNumId w:val="66"/>
  </w:num>
  <w:num w:numId="15">
    <w:abstractNumId w:val="49"/>
  </w:num>
  <w:num w:numId="16">
    <w:abstractNumId w:val="16"/>
  </w:num>
  <w:num w:numId="17">
    <w:abstractNumId w:val="55"/>
  </w:num>
  <w:num w:numId="18">
    <w:abstractNumId w:val="39"/>
  </w:num>
  <w:num w:numId="19">
    <w:abstractNumId w:val="34"/>
  </w:num>
  <w:num w:numId="20">
    <w:abstractNumId w:val="60"/>
  </w:num>
  <w:num w:numId="21">
    <w:abstractNumId w:val="15"/>
  </w:num>
  <w:num w:numId="22">
    <w:abstractNumId w:val="10"/>
  </w:num>
  <w:num w:numId="23">
    <w:abstractNumId w:val="35"/>
  </w:num>
  <w:num w:numId="24">
    <w:abstractNumId w:val="64"/>
  </w:num>
  <w:num w:numId="25">
    <w:abstractNumId w:val="54"/>
  </w:num>
  <w:num w:numId="26">
    <w:abstractNumId w:val="46"/>
  </w:num>
  <w:num w:numId="27">
    <w:abstractNumId w:val="38"/>
  </w:num>
  <w:num w:numId="28">
    <w:abstractNumId w:val="43"/>
  </w:num>
  <w:num w:numId="29">
    <w:abstractNumId w:val="61"/>
  </w:num>
  <w:num w:numId="30">
    <w:abstractNumId w:val="13"/>
  </w:num>
  <w:num w:numId="31">
    <w:abstractNumId w:val="62"/>
  </w:num>
  <w:num w:numId="32">
    <w:abstractNumId w:val="20"/>
  </w:num>
  <w:num w:numId="33">
    <w:abstractNumId w:val="6"/>
  </w:num>
  <w:num w:numId="34">
    <w:abstractNumId w:val="29"/>
  </w:num>
  <w:num w:numId="35">
    <w:abstractNumId w:val="50"/>
  </w:num>
  <w:num w:numId="36">
    <w:abstractNumId w:val="40"/>
  </w:num>
  <w:num w:numId="37">
    <w:abstractNumId w:val="28"/>
  </w:num>
  <w:num w:numId="38">
    <w:abstractNumId w:val="17"/>
  </w:num>
  <w:num w:numId="39">
    <w:abstractNumId w:val="9"/>
  </w:num>
  <w:num w:numId="40">
    <w:abstractNumId w:val="56"/>
  </w:num>
  <w:num w:numId="41">
    <w:abstractNumId w:val="63"/>
  </w:num>
  <w:num w:numId="42">
    <w:abstractNumId w:val="14"/>
  </w:num>
  <w:num w:numId="43">
    <w:abstractNumId w:val="11"/>
  </w:num>
  <w:num w:numId="44">
    <w:abstractNumId w:val="24"/>
  </w:num>
  <w:num w:numId="45">
    <w:abstractNumId w:val="8"/>
  </w:num>
  <w:num w:numId="46">
    <w:abstractNumId w:val="67"/>
  </w:num>
  <w:num w:numId="47">
    <w:abstractNumId w:val="7"/>
  </w:num>
  <w:num w:numId="48">
    <w:abstractNumId w:val="44"/>
  </w:num>
  <w:num w:numId="49">
    <w:abstractNumId w:val="5"/>
  </w:num>
  <w:num w:numId="50">
    <w:abstractNumId w:val="33"/>
  </w:num>
  <w:num w:numId="51">
    <w:abstractNumId w:val="26"/>
  </w:num>
  <w:num w:numId="52">
    <w:abstractNumId w:val="59"/>
  </w:num>
  <w:num w:numId="53">
    <w:abstractNumId w:val="42"/>
  </w:num>
  <w:num w:numId="54">
    <w:abstractNumId w:val="47"/>
  </w:num>
  <w:num w:numId="55">
    <w:abstractNumId w:val="45"/>
  </w:num>
  <w:num w:numId="56">
    <w:abstractNumId w:val="22"/>
  </w:num>
  <w:num w:numId="57">
    <w:abstractNumId w:val="65"/>
  </w:num>
  <w:num w:numId="58">
    <w:abstractNumId w:val="57"/>
  </w:num>
  <w:num w:numId="59">
    <w:abstractNumId w:val="58"/>
  </w:num>
  <w:num w:numId="60">
    <w:abstractNumId w:val="25"/>
  </w:num>
  <w:num w:numId="61">
    <w:abstractNumId w:val="48"/>
  </w:num>
  <w:num w:numId="62">
    <w:abstractNumId w:val="53"/>
  </w:num>
  <w:num w:numId="63">
    <w:abstractNumId w:val="21"/>
  </w:num>
  <w:num w:numId="64">
    <w:abstractNumId w:val="69"/>
  </w:num>
  <w:num w:numId="65">
    <w:abstractNumId w:val="31"/>
  </w:num>
  <w:numIdMacAtCleanup w:val="65"/>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Gaurav Shah">
    <w15:presenceInfo w15:providerId="AD" w15:userId="S-1-5-21-3811189278-492469487-3066016872-4962"/>
  </w15:person>
  <w15:person w15:author="Aishwarya Balan">
    <w15:presenceInfo w15:providerId="None" w15:userId="Aishwarya Bala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proofState w:spelling="clean" w:grammar="clean"/>
  <w:trackRevisions/>
  <w:defaultTabStop w:val="720"/>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hdrShapeDefaults>
    <o:shapedefaults v:ext="edit" spidmax="2049"/>
  </w:hdrShapeDefaults>
  <w:footnotePr>
    <w:pos w:val="beneathText"/>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57A87"/>
    <w:rsid w:val="00000A56"/>
    <w:rsid w:val="00000B62"/>
    <w:rsid w:val="00000F23"/>
    <w:rsid w:val="00001619"/>
    <w:rsid w:val="000026DB"/>
    <w:rsid w:val="00002A97"/>
    <w:rsid w:val="000032D9"/>
    <w:rsid w:val="000038CC"/>
    <w:rsid w:val="00003E38"/>
    <w:rsid w:val="0000569E"/>
    <w:rsid w:val="0000598C"/>
    <w:rsid w:val="000065EE"/>
    <w:rsid w:val="00007509"/>
    <w:rsid w:val="000111FE"/>
    <w:rsid w:val="00011B9E"/>
    <w:rsid w:val="0001395F"/>
    <w:rsid w:val="000143B9"/>
    <w:rsid w:val="00015039"/>
    <w:rsid w:val="0001505C"/>
    <w:rsid w:val="00015904"/>
    <w:rsid w:val="0001593C"/>
    <w:rsid w:val="00015CDE"/>
    <w:rsid w:val="0002177D"/>
    <w:rsid w:val="0002253C"/>
    <w:rsid w:val="00022A2E"/>
    <w:rsid w:val="0002339A"/>
    <w:rsid w:val="00023681"/>
    <w:rsid w:val="00025162"/>
    <w:rsid w:val="00025266"/>
    <w:rsid w:val="00025B1D"/>
    <w:rsid w:val="00025DCA"/>
    <w:rsid w:val="0003104F"/>
    <w:rsid w:val="000326EC"/>
    <w:rsid w:val="00033453"/>
    <w:rsid w:val="0003375A"/>
    <w:rsid w:val="00034921"/>
    <w:rsid w:val="00035864"/>
    <w:rsid w:val="000361DD"/>
    <w:rsid w:val="00036AB2"/>
    <w:rsid w:val="0003765A"/>
    <w:rsid w:val="0004017C"/>
    <w:rsid w:val="00040B12"/>
    <w:rsid w:val="000414EB"/>
    <w:rsid w:val="000424C6"/>
    <w:rsid w:val="000428CF"/>
    <w:rsid w:val="000430CC"/>
    <w:rsid w:val="00044443"/>
    <w:rsid w:val="00047DBA"/>
    <w:rsid w:val="00051142"/>
    <w:rsid w:val="0005194D"/>
    <w:rsid w:val="00051CBA"/>
    <w:rsid w:val="00051DFD"/>
    <w:rsid w:val="0005241D"/>
    <w:rsid w:val="00052F46"/>
    <w:rsid w:val="00054348"/>
    <w:rsid w:val="000544EC"/>
    <w:rsid w:val="000547F9"/>
    <w:rsid w:val="000564DB"/>
    <w:rsid w:val="000579A2"/>
    <w:rsid w:val="00057DC8"/>
    <w:rsid w:val="0006046D"/>
    <w:rsid w:val="000614C4"/>
    <w:rsid w:val="00062925"/>
    <w:rsid w:val="00062A33"/>
    <w:rsid w:val="000630EF"/>
    <w:rsid w:val="00064B1C"/>
    <w:rsid w:val="00064B6A"/>
    <w:rsid w:val="000650A0"/>
    <w:rsid w:val="000659C3"/>
    <w:rsid w:val="00065E33"/>
    <w:rsid w:val="00066654"/>
    <w:rsid w:val="00067EC6"/>
    <w:rsid w:val="000704E5"/>
    <w:rsid w:val="00070CE4"/>
    <w:rsid w:val="000712AA"/>
    <w:rsid w:val="00072388"/>
    <w:rsid w:val="00072E4E"/>
    <w:rsid w:val="00073BD5"/>
    <w:rsid w:val="00073D5F"/>
    <w:rsid w:val="00073E3F"/>
    <w:rsid w:val="0007588E"/>
    <w:rsid w:val="0008092B"/>
    <w:rsid w:val="00080C75"/>
    <w:rsid w:val="00081332"/>
    <w:rsid w:val="00083E14"/>
    <w:rsid w:val="00084192"/>
    <w:rsid w:val="00084880"/>
    <w:rsid w:val="000849C3"/>
    <w:rsid w:val="0008518B"/>
    <w:rsid w:val="00087902"/>
    <w:rsid w:val="00087C46"/>
    <w:rsid w:val="0009009F"/>
    <w:rsid w:val="000914B2"/>
    <w:rsid w:val="000929B3"/>
    <w:rsid w:val="00093263"/>
    <w:rsid w:val="00094666"/>
    <w:rsid w:val="000948FC"/>
    <w:rsid w:val="000955DE"/>
    <w:rsid w:val="00095A19"/>
    <w:rsid w:val="00096ABB"/>
    <w:rsid w:val="000A069B"/>
    <w:rsid w:val="000A0D6F"/>
    <w:rsid w:val="000A1308"/>
    <w:rsid w:val="000A156A"/>
    <w:rsid w:val="000A3D70"/>
    <w:rsid w:val="000A4B36"/>
    <w:rsid w:val="000A6D2C"/>
    <w:rsid w:val="000B021D"/>
    <w:rsid w:val="000B0DAC"/>
    <w:rsid w:val="000B1709"/>
    <w:rsid w:val="000B2431"/>
    <w:rsid w:val="000B2991"/>
    <w:rsid w:val="000B4EE5"/>
    <w:rsid w:val="000B54C2"/>
    <w:rsid w:val="000B57FE"/>
    <w:rsid w:val="000B5A0F"/>
    <w:rsid w:val="000B5D74"/>
    <w:rsid w:val="000B73CA"/>
    <w:rsid w:val="000C1C2F"/>
    <w:rsid w:val="000C233C"/>
    <w:rsid w:val="000C2639"/>
    <w:rsid w:val="000C2641"/>
    <w:rsid w:val="000C2D58"/>
    <w:rsid w:val="000C30C6"/>
    <w:rsid w:val="000C37DB"/>
    <w:rsid w:val="000C505C"/>
    <w:rsid w:val="000C568F"/>
    <w:rsid w:val="000C67EA"/>
    <w:rsid w:val="000C6923"/>
    <w:rsid w:val="000C70C5"/>
    <w:rsid w:val="000D0FA2"/>
    <w:rsid w:val="000D1186"/>
    <w:rsid w:val="000D1305"/>
    <w:rsid w:val="000D2126"/>
    <w:rsid w:val="000D21B8"/>
    <w:rsid w:val="000D22E1"/>
    <w:rsid w:val="000D35B2"/>
    <w:rsid w:val="000D476A"/>
    <w:rsid w:val="000D554F"/>
    <w:rsid w:val="000D5837"/>
    <w:rsid w:val="000D5FB0"/>
    <w:rsid w:val="000D6737"/>
    <w:rsid w:val="000D7810"/>
    <w:rsid w:val="000E0D31"/>
    <w:rsid w:val="000E12BF"/>
    <w:rsid w:val="000E12DD"/>
    <w:rsid w:val="000E1571"/>
    <w:rsid w:val="000E1F11"/>
    <w:rsid w:val="000E4ACA"/>
    <w:rsid w:val="000E551D"/>
    <w:rsid w:val="000E5B9A"/>
    <w:rsid w:val="000E5EFB"/>
    <w:rsid w:val="000E7B37"/>
    <w:rsid w:val="000F13E9"/>
    <w:rsid w:val="000F214D"/>
    <w:rsid w:val="000F23E8"/>
    <w:rsid w:val="000F366D"/>
    <w:rsid w:val="000F4900"/>
    <w:rsid w:val="000F52ED"/>
    <w:rsid w:val="000F5AD3"/>
    <w:rsid w:val="000F6785"/>
    <w:rsid w:val="000F68F2"/>
    <w:rsid w:val="000F6AA5"/>
    <w:rsid w:val="0010291F"/>
    <w:rsid w:val="00103668"/>
    <w:rsid w:val="001046C8"/>
    <w:rsid w:val="00104B07"/>
    <w:rsid w:val="00104F3F"/>
    <w:rsid w:val="00105CBF"/>
    <w:rsid w:val="00105FE7"/>
    <w:rsid w:val="0010647A"/>
    <w:rsid w:val="0010793D"/>
    <w:rsid w:val="001108B7"/>
    <w:rsid w:val="00110E99"/>
    <w:rsid w:val="00111730"/>
    <w:rsid w:val="00111E78"/>
    <w:rsid w:val="001129AB"/>
    <w:rsid w:val="00112E3E"/>
    <w:rsid w:val="0011348C"/>
    <w:rsid w:val="00113595"/>
    <w:rsid w:val="00114C5C"/>
    <w:rsid w:val="00114CAE"/>
    <w:rsid w:val="00115771"/>
    <w:rsid w:val="001158D5"/>
    <w:rsid w:val="0011760B"/>
    <w:rsid w:val="00121E8C"/>
    <w:rsid w:val="00123230"/>
    <w:rsid w:val="001232CB"/>
    <w:rsid w:val="00124DD5"/>
    <w:rsid w:val="0012520C"/>
    <w:rsid w:val="00125F9A"/>
    <w:rsid w:val="00127056"/>
    <w:rsid w:val="001270C7"/>
    <w:rsid w:val="00127C59"/>
    <w:rsid w:val="0013074D"/>
    <w:rsid w:val="00131035"/>
    <w:rsid w:val="00131E06"/>
    <w:rsid w:val="001321BE"/>
    <w:rsid w:val="00132254"/>
    <w:rsid w:val="001324B8"/>
    <w:rsid w:val="00132F25"/>
    <w:rsid w:val="00133322"/>
    <w:rsid w:val="00133CBB"/>
    <w:rsid w:val="001341BC"/>
    <w:rsid w:val="0013451F"/>
    <w:rsid w:val="0013554D"/>
    <w:rsid w:val="00135E62"/>
    <w:rsid w:val="00135FAB"/>
    <w:rsid w:val="0013675E"/>
    <w:rsid w:val="0013685B"/>
    <w:rsid w:val="00136A76"/>
    <w:rsid w:val="0013731A"/>
    <w:rsid w:val="00140B58"/>
    <w:rsid w:val="0014155B"/>
    <w:rsid w:val="001418D1"/>
    <w:rsid w:val="001433A3"/>
    <w:rsid w:val="001439AA"/>
    <w:rsid w:val="00143DFC"/>
    <w:rsid w:val="0014452F"/>
    <w:rsid w:val="00144A39"/>
    <w:rsid w:val="00145346"/>
    <w:rsid w:val="00145EDC"/>
    <w:rsid w:val="00146258"/>
    <w:rsid w:val="0014651E"/>
    <w:rsid w:val="001465F6"/>
    <w:rsid w:val="0015025F"/>
    <w:rsid w:val="001518D9"/>
    <w:rsid w:val="00151E10"/>
    <w:rsid w:val="001520D2"/>
    <w:rsid w:val="00152AFA"/>
    <w:rsid w:val="00153210"/>
    <w:rsid w:val="00153F54"/>
    <w:rsid w:val="001545F3"/>
    <w:rsid w:val="0015582F"/>
    <w:rsid w:val="001566C5"/>
    <w:rsid w:val="00156B98"/>
    <w:rsid w:val="00156F24"/>
    <w:rsid w:val="0015710A"/>
    <w:rsid w:val="00157233"/>
    <w:rsid w:val="00157D39"/>
    <w:rsid w:val="00160682"/>
    <w:rsid w:val="001619D3"/>
    <w:rsid w:val="00161F32"/>
    <w:rsid w:val="00162095"/>
    <w:rsid w:val="0016336B"/>
    <w:rsid w:val="001633B5"/>
    <w:rsid w:val="0016365B"/>
    <w:rsid w:val="00163817"/>
    <w:rsid w:val="00163A68"/>
    <w:rsid w:val="00165CD2"/>
    <w:rsid w:val="00165DEE"/>
    <w:rsid w:val="00166689"/>
    <w:rsid w:val="00167DF9"/>
    <w:rsid w:val="00167F28"/>
    <w:rsid w:val="0017015B"/>
    <w:rsid w:val="00172F25"/>
    <w:rsid w:val="001735E1"/>
    <w:rsid w:val="00174BAF"/>
    <w:rsid w:val="00175064"/>
    <w:rsid w:val="001755BD"/>
    <w:rsid w:val="001762BD"/>
    <w:rsid w:val="0017783C"/>
    <w:rsid w:val="001779CC"/>
    <w:rsid w:val="00181322"/>
    <w:rsid w:val="001825BC"/>
    <w:rsid w:val="00182C10"/>
    <w:rsid w:val="00182CC3"/>
    <w:rsid w:val="00183119"/>
    <w:rsid w:val="00185C31"/>
    <w:rsid w:val="00185D54"/>
    <w:rsid w:val="00186783"/>
    <w:rsid w:val="00187ACF"/>
    <w:rsid w:val="00190F3F"/>
    <w:rsid w:val="0019105C"/>
    <w:rsid w:val="0019365B"/>
    <w:rsid w:val="00195E99"/>
    <w:rsid w:val="0019668A"/>
    <w:rsid w:val="001A37E4"/>
    <w:rsid w:val="001A55FA"/>
    <w:rsid w:val="001A584C"/>
    <w:rsid w:val="001A704C"/>
    <w:rsid w:val="001A76B4"/>
    <w:rsid w:val="001A7B23"/>
    <w:rsid w:val="001B1484"/>
    <w:rsid w:val="001B239C"/>
    <w:rsid w:val="001B3F52"/>
    <w:rsid w:val="001B4328"/>
    <w:rsid w:val="001B56C0"/>
    <w:rsid w:val="001B583D"/>
    <w:rsid w:val="001B7479"/>
    <w:rsid w:val="001B7CD3"/>
    <w:rsid w:val="001C04B5"/>
    <w:rsid w:val="001C1928"/>
    <w:rsid w:val="001C2EC6"/>
    <w:rsid w:val="001C4034"/>
    <w:rsid w:val="001C4396"/>
    <w:rsid w:val="001C4963"/>
    <w:rsid w:val="001C4A6A"/>
    <w:rsid w:val="001C7429"/>
    <w:rsid w:val="001D0F75"/>
    <w:rsid w:val="001D186D"/>
    <w:rsid w:val="001D2267"/>
    <w:rsid w:val="001D2372"/>
    <w:rsid w:val="001D263D"/>
    <w:rsid w:val="001D313D"/>
    <w:rsid w:val="001D39EB"/>
    <w:rsid w:val="001D69F5"/>
    <w:rsid w:val="001D6DA0"/>
    <w:rsid w:val="001D7A93"/>
    <w:rsid w:val="001D7AC6"/>
    <w:rsid w:val="001D7C35"/>
    <w:rsid w:val="001E073F"/>
    <w:rsid w:val="001E0DBF"/>
    <w:rsid w:val="001E1915"/>
    <w:rsid w:val="001E293A"/>
    <w:rsid w:val="001E3B22"/>
    <w:rsid w:val="001E3C55"/>
    <w:rsid w:val="001E41AD"/>
    <w:rsid w:val="001E429A"/>
    <w:rsid w:val="001E42E5"/>
    <w:rsid w:val="001E5EAD"/>
    <w:rsid w:val="001E5FFC"/>
    <w:rsid w:val="001E6F50"/>
    <w:rsid w:val="001F112D"/>
    <w:rsid w:val="001F25ED"/>
    <w:rsid w:val="001F2A46"/>
    <w:rsid w:val="001F390B"/>
    <w:rsid w:val="001F488A"/>
    <w:rsid w:val="001F536C"/>
    <w:rsid w:val="001F647A"/>
    <w:rsid w:val="001F6AB1"/>
    <w:rsid w:val="00200B35"/>
    <w:rsid w:val="00200CD1"/>
    <w:rsid w:val="002025D9"/>
    <w:rsid w:val="00203DEF"/>
    <w:rsid w:val="00205DC8"/>
    <w:rsid w:val="00206F4B"/>
    <w:rsid w:val="00206FD1"/>
    <w:rsid w:val="00207082"/>
    <w:rsid w:val="00207A74"/>
    <w:rsid w:val="00207B47"/>
    <w:rsid w:val="002101BC"/>
    <w:rsid w:val="0021061F"/>
    <w:rsid w:val="00210B21"/>
    <w:rsid w:val="0021150D"/>
    <w:rsid w:val="00211C69"/>
    <w:rsid w:val="00212AF0"/>
    <w:rsid w:val="00212D85"/>
    <w:rsid w:val="00213506"/>
    <w:rsid w:val="00213B32"/>
    <w:rsid w:val="00214005"/>
    <w:rsid w:val="00215BDC"/>
    <w:rsid w:val="00216370"/>
    <w:rsid w:val="0021653D"/>
    <w:rsid w:val="00216957"/>
    <w:rsid w:val="00217706"/>
    <w:rsid w:val="00220266"/>
    <w:rsid w:val="002205A2"/>
    <w:rsid w:val="00220A0C"/>
    <w:rsid w:val="00221C44"/>
    <w:rsid w:val="00221EF2"/>
    <w:rsid w:val="0022283F"/>
    <w:rsid w:val="00222BDF"/>
    <w:rsid w:val="002245C4"/>
    <w:rsid w:val="00230519"/>
    <w:rsid w:val="00230E25"/>
    <w:rsid w:val="00231D70"/>
    <w:rsid w:val="0023279C"/>
    <w:rsid w:val="00232B09"/>
    <w:rsid w:val="00233781"/>
    <w:rsid w:val="002347EE"/>
    <w:rsid w:val="00235A18"/>
    <w:rsid w:val="002364B6"/>
    <w:rsid w:val="00240D4C"/>
    <w:rsid w:val="00241407"/>
    <w:rsid w:val="00241E07"/>
    <w:rsid w:val="00243A26"/>
    <w:rsid w:val="00245F41"/>
    <w:rsid w:val="00246A0A"/>
    <w:rsid w:val="00246BFB"/>
    <w:rsid w:val="00246FFC"/>
    <w:rsid w:val="00247790"/>
    <w:rsid w:val="002478D2"/>
    <w:rsid w:val="00251816"/>
    <w:rsid w:val="0025270D"/>
    <w:rsid w:val="002528EB"/>
    <w:rsid w:val="00252D7B"/>
    <w:rsid w:val="002531C4"/>
    <w:rsid w:val="00253C7E"/>
    <w:rsid w:val="002553B1"/>
    <w:rsid w:val="00257AEB"/>
    <w:rsid w:val="00257E4C"/>
    <w:rsid w:val="00261FF7"/>
    <w:rsid w:val="00262FB8"/>
    <w:rsid w:val="002635B1"/>
    <w:rsid w:val="00263AD3"/>
    <w:rsid w:val="00263AFF"/>
    <w:rsid w:val="00265B12"/>
    <w:rsid w:val="00265CB4"/>
    <w:rsid w:val="00266518"/>
    <w:rsid w:val="0027025F"/>
    <w:rsid w:val="00270443"/>
    <w:rsid w:val="00270804"/>
    <w:rsid w:val="00270C03"/>
    <w:rsid w:val="00270DA8"/>
    <w:rsid w:val="002745ED"/>
    <w:rsid w:val="00274740"/>
    <w:rsid w:val="00274FB2"/>
    <w:rsid w:val="00275A77"/>
    <w:rsid w:val="0028042F"/>
    <w:rsid w:val="00280533"/>
    <w:rsid w:val="00281755"/>
    <w:rsid w:val="002817CA"/>
    <w:rsid w:val="0028233D"/>
    <w:rsid w:val="00282C8B"/>
    <w:rsid w:val="0028491A"/>
    <w:rsid w:val="0028542D"/>
    <w:rsid w:val="00285F3A"/>
    <w:rsid w:val="00286406"/>
    <w:rsid w:val="00286D58"/>
    <w:rsid w:val="00292AD4"/>
    <w:rsid w:val="002934F5"/>
    <w:rsid w:val="00293616"/>
    <w:rsid w:val="002944B4"/>
    <w:rsid w:val="00295FBE"/>
    <w:rsid w:val="002A2CAA"/>
    <w:rsid w:val="002A2D9D"/>
    <w:rsid w:val="002A34D0"/>
    <w:rsid w:val="002A5232"/>
    <w:rsid w:val="002A634B"/>
    <w:rsid w:val="002A6C71"/>
    <w:rsid w:val="002B013B"/>
    <w:rsid w:val="002B157A"/>
    <w:rsid w:val="002B29FA"/>
    <w:rsid w:val="002B3E0F"/>
    <w:rsid w:val="002B457B"/>
    <w:rsid w:val="002B4584"/>
    <w:rsid w:val="002B6203"/>
    <w:rsid w:val="002B69F8"/>
    <w:rsid w:val="002C0DBC"/>
    <w:rsid w:val="002C0EFB"/>
    <w:rsid w:val="002C1212"/>
    <w:rsid w:val="002C12D9"/>
    <w:rsid w:val="002C1977"/>
    <w:rsid w:val="002C2024"/>
    <w:rsid w:val="002C29E8"/>
    <w:rsid w:val="002C47B4"/>
    <w:rsid w:val="002C4894"/>
    <w:rsid w:val="002C630B"/>
    <w:rsid w:val="002C65C8"/>
    <w:rsid w:val="002C6C9E"/>
    <w:rsid w:val="002D00F7"/>
    <w:rsid w:val="002D0A57"/>
    <w:rsid w:val="002D0F15"/>
    <w:rsid w:val="002D170C"/>
    <w:rsid w:val="002D28B1"/>
    <w:rsid w:val="002D28DE"/>
    <w:rsid w:val="002D29E5"/>
    <w:rsid w:val="002D37EB"/>
    <w:rsid w:val="002D3CFF"/>
    <w:rsid w:val="002D4B98"/>
    <w:rsid w:val="002D5BE9"/>
    <w:rsid w:val="002E005F"/>
    <w:rsid w:val="002E0AB1"/>
    <w:rsid w:val="002E2F50"/>
    <w:rsid w:val="002E4662"/>
    <w:rsid w:val="002E4B3A"/>
    <w:rsid w:val="002E4C1A"/>
    <w:rsid w:val="002E4FB3"/>
    <w:rsid w:val="002E74EF"/>
    <w:rsid w:val="002E7B38"/>
    <w:rsid w:val="002F145F"/>
    <w:rsid w:val="002F2E51"/>
    <w:rsid w:val="002F5D88"/>
    <w:rsid w:val="002F6039"/>
    <w:rsid w:val="002F7D98"/>
    <w:rsid w:val="00300122"/>
    <w:rsid w:val="003001BB"/>
    <w:rsid w:val="00302E11"/>
    <w:rsid w:val="0030451E"/>
    <w:rsid w:val="00305624"/>
    <w:rsid w:val="00306896"/>
    <w:rsid w:val="00306B29"/>
    <w:rsid w:val="003124C7"/>
    <w:rsid w:val="00313101"/>
    <w:rsid w:val="00314170"/>
    <w:rsid w:val="00314A80"/>
    <w:rsid w:val="00315D42"/>
    <w:rsid w:val="00316D98"/>
    <w:rsid w:val="00317A21"/>
    <w:rsid w:val="00320452"/>
    <w:rsid w:val="00321882"/>
    <w:rsid w:val="00321CF7"/>
    <w:rsid w:val="00321EB0"/>
    <w:rsid w:val="0032212F"/>
    <w:rsid w:val="00324A0D"/>
    <w:rsid w:val="00324DD3"/>
    <w:rsid w:val="00326D7B"/>
    <w:rsid w:val="003277C6"/>
    <w:rsid w:val="00327AA5"/>
    <w:rsid w:val="00330A25"/>
    <w:rsid w:val="00331ACC"/>
    <w:rsid w:val="00332582"/>
    <w:rsid w:val="00332F08"/>
    <w:rsid w:val="003353DB"/>
    <w:rsid w:val="003364FD"/>
    <w:rsid w:val="00336DE5"/>
    <w:rsid w:val="00340A55"/>
    <w:rsid w:val="00341623"/>
    <w:rsid w:val="0034413D"/>
    <w:rsid w:val="00344E7F"/>
    <w:rsid w:val="00345131"/>
    <w:rsid w:val="00345662"/>
    <w:rsid w:val="00345BF8"/>
    <w:rsid w:val="00347179"/>
    <w:rsid w:val="003475C8"/>
    <w:rsid w:val="0035129D"/>
    <w:rsid w:val="00352005"/>
    <w:rsid w:val="00352099"/>
    <w:rsid w:val="00352CFA"/>
    <w:rsid w:val="00353568"/>
    <w:rsid w:val="00355597"/>
    <w:rsid w:val="003559A9"/>
    <w:rsid w:val="003562A8"/>
    <w:rsid w:val="00356585"/>
    <w:rsid w:val="00357B36"/>
    <w:rsid w:val="00357EF6"/>
    <w:rsid w:val="003600A5"/>
    <w:rsid w:val="00360E2C"/>
    <w:rsid w:val="003616F8"/>
    <w:rsid w:val="00361CEC"/>
    <w:rsid w:val="00361EBB"/>
    <w:rsid w:val="00362459"/>
    <w:rsid w:val="00362832"/>
    <w:rsid w:val="00362B8D"/>
    <w:rsid w:val="00363463"/>
    <w:rsid w:val="00364DD8"/>
    <w:rsid w:val="00366A77"/>
    <w:rsid w:val="00366C9A"/>
    <w:rsid w:val="00366CCC"/>
    <w:rsid w:val="003705F2"/>
    <w:rsid w:val="00370614"/>
    <w:rsid w:val="00370FA4"/>
    <w:rsid w:val="00372343"/>
    <w:rsid w:val="00372C02"/>
    <w:rsid w:val="00373D96"/>
    <w:rsid w:val="00373F10"/>
    <w:rsid w:val="0037470A"/>
    <w:rsid w:val="00375D91"/>
    <w:rsid w:val="00376AF3"/>
    <w:rsid w:val="00377FCC"/>
    <w:rsid w:val="0038072C"/>
    <w:rsid w:val="00381995"/>
    <w:rsid w:val="0038338C"/>
    <w:rsid w:val="003844F1"/>
    <w:rsid w:val="00385A71"/>
    <w:rsid w:val="00390802"/>
    <w:rsid w:val="00391001"/>
    <w:rsid w:val="00391802"/>
    <w:rsid w:val="00391F79"/>
    <w:rsid w:val="0039228A"/>
    <w:rsid w:val="00392587"/>
    <w:rsid w:val="003926A2"/>
    <w:rsid w:val="0039363B"/>
    <w:rsid w:val="00393A3E"/>
    <w:rsid w:val="00393D2A"/>
    <w:rsid w:val="00395203"/>
    <w:rsid w:val="0039736E"/>
    <w:rsid w:val="003A0E20"/>
    <w:rsid w:val="003A1F1C"/>
    <w:rsid w:val="003A28DE"/>
    <w:rsid w:val="003A33C7"/>
    <w:rsid w:val="003A3B39"/>
    <w:rsid w:val="003A3E51"/>
    <w:rsid w:val="003A5518"/>
    <w:rsid w:val="003A5CCA"/>
    <w:rsid w:val="003A6513"/>
    <w:rsid w:val="003A6676"/>
    <w:rsid w:val="003B12EC"/>
    <w:rsid w:val="003B2285"/>
    <w:rsid w:val="003B27DE"/>
    <w:rsid w:val="003B3CD5"/>
    <w:rsid w:val="003B4BF9"/>
    <w:rsid w:val="003B51A1"/>
    <w:rsid w:val="003B574A"/>
    <w:rsid w:val="003B680A"/>
    <w:rsid w:val="003B6E4B"/>
    <w:rsid w:val="003B74C5"/>
    <w:rsid w:val="003C1D5F"/>
    <w:rsid w:val="003C20CC"/>
    <w:rsid w:val="003C2133"/>
    <w:rsid w:val="003C25B1"/>
    <w:rsid w:val="003C397F"/>
    <w:rsid w:val="003C3EF5"/>
    <w:rsid w:val="003C5156"/>
    <w:rsid w:val="003C55F6"/>
    <w:rsid w:val="003C6477"/>
    <w:rsid w:val="003D0CFC"/>
    <w:rsid w:val="003D0E7B"/>
    <w:rsid w:val="003D20AA"/>
    <w:rsid w:val="003D61FF"/>
    <w:rsid w:val="003D68A2"/>
    <w:rsid w:val="003D6EE6"/>
    <w:rsid w:val="003E00F9"/>
    <w:rsid w:val="003E0B6B"/>
    <w:rsid w:val="003E0B95"/>
    <w:rsid w:val="003E1480"/>
    <w:rsid w:val="003E1936"/>
    <w:rsid w:val="003E1FEA"/>
    <w:rsid w:val="003E2144"/>
    <w:rsid w:val="003E28C6"/>
    <w:rsid w:val="003E2E1F"/>
    <w:rsid w:val="003E387A"/>
    <w:rsid w:val="003E3B18"/>
    <w:rsid w:val="003E46B3"/>
    <w:rsid w:val="003E6938"/>
    <w:rsid w:val="003E71FD"/>
    <w:rsid w:val="003E7422"/>
    <w:rsid w:val="003F11BB"/>
    <w:rsid w:val="003F1F17"/>
    <w:rsid w:val="003F256B"/>
    <w:rsid w:val="003F2A45"/>
    <w:rsid w:val="003F2AD1"/>
    <w:rsid w:val="003F4CCE"/>
    <w:rsid w:val="004006A5"/>
    <w:rsid w:val="00400AF4"/>
    <w:rsid w:val="00401644"/>
    <w:rsid w:val="00402A1D"/>
    <w:rsid w:val="00403385"/>
    <w:rsid w:val="004036A0"/>
    <w:rsid w:val="00403983"/>
    <w:rsid w:val="00403C42"/>
    <w:rsid w:val="00404680"/>
    <w:rsid w:val="004054D7"/>
    <w:rsid w:val="004059FB"/>
    <w:rsid w:val="00406E1F"/>
    <w:rsid w:val="00407CA5"/>
    <w:rsid w:val="00407EC2"/>
    <w:rsid w:val="004101E0"/>
    <w:rsid w:val="00410FAB"/>
    <w:rsid w:val="00411076"/>
    <w:rsid w:val="00412679"/>
    <w:rsid w:val="004126DE"/>
    <w:rsid w:val="00412D13"/>
    <w:rsid w:val="00414233"/>
    <w:rsid w:val="00414E8F"/>
    <w:rsid w:val="0041795D"/>
    <w:rsid w:val="00420039"/>
    <w:rsid w:val="004205C5"/>
    <w:rsid w:val="0042314E"/>
    <w:rsid w:val="00426FCF"/>
    <w:rsid w:val="0042763C"/>
    <w:rsid w:val="00427E5C"/>
    <w:rsid w:val="0043025F"/>
    <w:rsid w:val="00430B6A"/>
    <w:rsid w:val="00430E1C"/>
    <w:rsid w:val="004326FC"/>
    <w:rsid w:val="00433A9C"/>
    <w:rsid w:val="00434E62"/>
    <w:rsid w:val="004366CF"/>
    <w:rsid w:val="004369F8"/>
    <w:rsid w:val="004413CA"/>
    <w:rsid w:val="00442D95"/>
    <w:rsid w:val="00443868"/>
    <w:rsid w:val="00443E95"/>
    <w:rsid w:val="004444F8"/>
    <w:rsid w:val="00444D7B"/>
    <w:rsid w:val="004450CA"/>
    <w:rsid w:val="00445752"/>
    <w:rsid w:val="00445BBD"/>
    <w:rsid w:val="00445C32"/>
    <w:rsid w:val="00445D3B"/>
    <w:rsid w:val="00445E6D"/>
    <w:rsid w:val="004466E2"/>
    <w:rsid w:val="00446C8F"/>
    <w:rsid w:val="00447511"/>
    <w:rsid w:val="00450FFE"/>
    <w:rsid w:val="004513D7"/>
    <w:rsid w:val="00451E67"/>
    <w:rsid w:val="00452056"/>
    <w:rsid w:val="00452243"/>
    <w:rsid w:val="00452B8D"/>
    <w:rsid w:val="004534E0"/>
    <w:rsid w:val="004535D9"/>
    <w:rsid w:val="00455516"/>
    <w:rsid w:val="004561D7"/>
    <w:rsid w:val="004565CE"/>
    <w:rsid w:val="00462930"/>
    <w:rsid w:val="00462C1B"/>
    <w:rsid w:val="00462E7E"/>
    <w:rsid w:val="004630C7"/>
    <w:rsid w:val="00463B9B"/>
    <w:rsid w:val="004646E5"/>
    <w:rsid w:val="004656F9"/>
    <w:rsid w:val="00465CCF"/>
    <w:rsid w:val="00466B93"/>
    <w:rsid w:val="00466EE9"/>
    <w:rsid w:val="0046766A"/>
    <w:rsid w:val="00467DBB"/>
    <w:rsid w:val="00472A5D"/>
    <w:rsid w:val="00472F47"/>
    <w:rsid w:val="004733E2"/>
    <w:rsid w:val="004734F9"/>
    <w:rsid w:val="00473B44"/>
    <w:rsid w:val="00476A1E"/>
    <w:rsid w:val="00477CA6"/>
    <w:rsid w:val="00480217"/>
    <w:rsid w:val="004804D6"/>
    <w:rsid w:val="004805B9"/>
    <w:rsid w:val="004816A2"/>
    <w:rsid w:val="004820F2"/>
    <w:rsid w:val="004821D6"/>
    <w:rsid w:val="00483308"/>
    <w:rsid w:val="00483C8E"/>
    <w:rsid w:val="00486C6E"/>
    <w:rsid w:val="00487148"/>
    <w:rsid w:val="00490B3E"/>
    <w:rsid w:val="00490F3F"/>
    <w:rsid w:val="00491406"/>
    <w:rsid w:val="00492274"/>
    <w:rsid w:val="0049353F"/>
    <w:rsid w:val="004946AB"/>
    <w:rsid w:val="0049482A"/>
    <w:rsid w:val="00494FFC"/>
    <w:rsid w:val="00495D1C"/>
    <w:rsid w:val="00496902"/>
    <w:rsid w:val="004A0688"/>
    <w:rsid w:val="004A127D"/>
    <w:rsid w:val="004A168F"/>
    <w:rsid w:val="004A24E0"/>
    <w:rsid w:val="004A41F9"/>
    <w:rsid w:val="004A474F"/>
    <w:rsid w:val="004A5537"/>
    <w:rsid w:val="004A6782"/>
    <w:rsid w:val="004A71D0"/>
    <w:rsid w:val="004B1657"/>
    <w:rsid w:val="004B23A1"/>
    <w:rsid w:val="004B2DF2"/>
    <w:rsid w:val="004B3025"/>
    <w:rsid w:val="004B3C7E"/>
    <w:rsid w:val="004B3FD7"/>
    <w:rsid w:val="004B43D9"/>
    <w:rsid w:val="004B5FE3"/>
    <w:rsid w:val="004B6150"/>
    <w:rsid w:val="004B6650"/>
    <w:rsid w:val="004B742C"/>
    <w:rsid w:val="004C050C"/>
    <w:rsid w:val="004C1DBA"/>
    <w:rsid w:val="004C1EAA"/>
    <w:rsid w:val="004C237C"/>
    <w:rsid w:val="004C242F"/>
    <w:rsid w:val="004C3204"/>
    <w:rsid w:val="004C3E5B"/>
    <w:rsid w:val="004C45E8"/>
    <w:rsid w:val="004C4619"/>
    <w:rsid w:val="004C4D6A"/>
    <w:rsid w:val="004C5D8E"/>
    <w:rsid w:val="004C60D9"/>
    <w:rsid w:val="004C7B71"/>
    <w:rsid w:val="004D0EF1"/>
    <w:rsid w:val="004D1D34"/>
    <w:rsid w:val="004D230A"/>
    <w:rsid w:val="004D2856"/>
    <w:rsid w:val="004D32A2"/>
    <w:rsid w:val="004D3335"/>
    <w:rsid w:val="004D5029"/>
    <w:rsid w:val="004D56F1"/>
    <w:rsid w:val="004D5DA4"/>
    <w:rsid w:val="004D778F"/>
    <w:rsid w:val="004D7AEF"/>
    <w:rsid w:val="004D7D85"/>
    <w:rsid w:val="004D7E48"/>
    <w:rsid w:val="004E1FE6"/>
    <w:rsid w:val="004E209C"/>
    <w:rsid w:val="004E29DC"/>
    <w:rsid w:val="004E2F91"/>
    <w:rsid w:val="004E3798"/>
    <w:rsid w:val="004E3AB6"/>
    <w:rsid w:val="004E59CA"/>
    <w:rsid w:val="004E5DBE"/>
    <w:rsid w:val="004E629B"/>
    <w:rsid w:val="004E78E9"/>
    <w:rsid w:val="004F122D"/>
    <w:rsid w:val="004F1D97"/>
    <w:rsid w:val="004F3960"/>
    <w:rsid w:val="004F51AD"/>
    <w:rsid w:val="004F6A83"/>
    <w:rsid w:val="004F6B55"/>
    <w:rsid w:val="004F7ABA"/>
    <w:rsid w:val="004F7D15"/>
    <w:rsid w:val="005000AD"/>
    <w:rsid w:val="00500EF2"/>
    <w:rsid w:val="005012FD"/>
    <w:rsid w:val="0050131E"/>
    <w:rsid w:val="0050169D"/>
    <w:rsid w:val="00502183"/>
    <w:rsid w:val="00504BF7"/>
    <w:rsid w:val="00505A35"/>
    <w:rsid w:val="0050685D"/>
    <w:rsid w:val="00507AE1"/>
    <w:rsid w:val="0051072F"/>
    <w:rsid w:val="005112B7"/>
    <w:rsid w:val="00511782"/>
    <w:rsid w:val="00512020"/>
    <w:rsid w:val="00512114"/>
    <w:rsid w:val="00512A4C"/>
    <w:rsid w:val="00513E4D"/>
    <w:rsid w:val="0051415F"/>
    <w:rsid w:val="00515F3F"/>
    <w:rsid w:val="00517651"/>
    <w:rsid w:val="005178A2"/>
    <w:rsid w:val="00517CB7"/>
    <w:rsid w:val="00517EA8"/>
    <w:rsid w:val="005216BC"/>
    <w:rsid w:val="00522192"/>
    <w:rsid w:val="0052225D"/>
    <w:rsid w:val="005224FD"/>
    <w:rsid w:val="00522EAE"/>
    <w:rsid w:val="00524354"/>
    <w:rsid w:val="005272E7"/>
    <w:rsid w:val="00530DB7"/>
    <w:rsid w:val="00531704"/>
    <w:rsid w:val="0053170E"/>
    <w:rsid w:val="005317E2"/>
    <w:rsid w:val="00533F0A"/>
    <w:rsid w:val="005350EF"/>
    <w:rsid w:val="00536245"/>
    <w:rsid w:val="00540168"/>
    <w:rsid w:val="00540889"/>
    <w:rsid w:val="00540FE9"/>
    <w:rsid w:val="00541004"/>
    <w:rsid w:val="0054156F"/>
    <w:rsid w:val="00541B6A"/>
    <w:rsid w:val="00541CCF"/>
    <w:rsid w:val="005426B4"/>
    <w:rsid w:val="00546727"/>
    <w:rsid w:val="00546E1F"/>
    <w:rsid w:val="00547195"/>
    <w:rsid w:val="005475C7"/>
    <w:rsid w:val="00547FAA"/>
    <w:rsid w:val="00550521"/>
    <w:rsid w:val="00550ECF"/>
    <w:rsid w:val="00552BF7"/>
    <w:rsid w:val="00552D12"/>
    <w:rsid w:val="00554D95"/>
    <w:rsid w:val="00556650"/>
    <w:rsid w:val="0056053E"/>
    <w:rsid w:val="00560877"/>
    <w:rsid w:val="00561A7B"/>
    <w:rsid w:val="005628FE"/>
    <w:rsid w:val="00562AF2"/>
    <w:rsid w:val="00562DA1"/>
    <w:rsid w:val="00563908"/>
    <w:rsid w:val="00564665"/>
    <w:rsid w:val="005654BF"/>
    <w:rsid w:val="005665FB"/>
    <w:rsid w:val="00566D80"/>
    <w:rsid w:val="00567758"/>
    <w:rsid w:val="0057127A"/>
    <w:rsid w:val="0057184D"/>
    <w:rsid w:val="00571D1E"/>
    <w:rsid w:val="00573E41"/>
    <w:rsid w:val="00573E4A"/>
    <w:rsid w:val="00574409"/>
    <w:rsid w:val="005744E9"/>
    <w:rsid w:val="005751F3"/>
    <w:rsid w:val="0057597D"/>
    <w:rsid w:val="00577537"/>
    <w:rsid w:val="005779F8"/>
    <w:rsid w:val="00582023"/>
    <w:rsid w:val="00582463"/>
    <w:rsid w:val="005830B4"/>
    <w:rsid w:val="00584789"/>
    <w:rsid w:val="00584DD2"/>
    <w:rsid w:val="00584E55"/>
    <w:rsid w:val="005861E8"/>
    <w:rsid w:val="0058625D"/>
    <w:rsid w:val="00587294"/>
    <w:rsid w:val="00587CE9"/>
    <w:rsid w:val="00587E51"/>
    <w:rsid w:val="00590FC4"/>
    <w:rsid w:val="0059224A"/>
    <w:rsid w:val="00592C49"/>
    <w:rsid w:val="00592CC8"/>
    <w:rsid w:val="00595C73"/>
    <w:rsid w:val="00597E21"/>
    <w:rsid w:val="005A061E"/>
    <w:rsid w:val="005A0EB7"/>
    <w:rsid w:val="005A102A"/>
    <w:rsid w:val="005A37C2"/>
    <w:rsid w:val="005A3D3B"/>
    <w:rsid w:val="005A3F56"/>
    <w:rsid w:val="005A4DE1"/>
    <w:rsid w:val="005A5F93"/>
    <w:rsid w:val="005A628D"/>
    <w:rsid w:val="005A6A1F"/>
    <w:rsid w:val="005A6AFE"/>
    <w:rsid w:val="005B2777"/>
    <w:rsid w:val="005B45AB"/>
    <w:rsid w:val="005B4A76"/>
    <w:rsid w:val="005B636C"/>
    <w:rsid w:val="005B6552"/>
    <w:rsid w:val="005B7215"/>
    <w:rsid w:val="005B74FC"/>
    <w:rsid w:val="005B7632"/>
    <w:rsid w:val="005C09C0"/>
    <w:rsid w:val="005C0EC5"/>
    <w:rsid w:val="005C1890"/>
    <w:rsid w:val="005C2DB6"/>
    <w:rsid w:val="005C343B"/>
    <w:rsid w:val="005C4F16"/>
    <w:rsid w:val="005C7B1A"/>
    <w:rsid w:val="005D1363"/>
    <w:rsid w:val="005D1ECF"/>
    <w:rsid w:val="005D3E7A"/>
    <w:rsid w:val="005D40AA"/>
    <w:rsid w:val="005D4A9C"/>
    <w:rsid w:val="005D5A66"/>
    <w:rsid w:val="005D69D6"/>
    <w:rsid w:val="005D6BA8"/>
    <w:rsid w:val="005D6C74"/>
    <w:rsid w:val="005D6F9F"/>
    <w:rsid w:val="005D70DE"/>
    <w:rsid w:val="005D7A3E"/>
    <w:rsid w:val="005E0AA0"/>
    <w:rsid w:val="005E2B80"/>
    <w:rsid w:val="005E4B7C"/>
    <w:rsid w:val="005E547C"/>
    <w:rsid w:val="005E5FF8"/>
    <w:rsid w:val="005E6706"/>
    <w:rsid w:val="005E6B45"/>
    <w:rsid w:val="005E79D0"/>
    <w:rsid w:val="005E7D33"/>
    <w:rsid w:val="005F06B5"/>
    <w:rsid w:val="005F0E6A"/>
    <w:rsid w:val="005F1C20"/>
    <w:rsid w:val="005F1E3B"/>
    <w:rsid w:val="005F229E"/>
    <w:rsid w:val="005F242D"/>
    <w:rsid w:val="005F2EE0"/>
    <w:rsid w:val="005F3077"/>
    <w:rsid w:val="005F33A2"/>
    <w:rsid w:val="005F43B4"/>
    <w:rsid w:val="005F45EA"/>
    <w:rsid w:val="005F4605"/>
    <w:rsid w:val="005F72D1"/>
    <w:rsid w:val="005F7740"/>
    <w:rsid w:val="005F79F0"/>
    <w:rsid w:val="005F7BCF"/>
    <w:rsid w:val="00601F17"/>
    <w:rsid w:val="00604301"/>
    <w:rsid w:val="006044C9"/>
    <w:rsid w:val="006053FF"/>
    <w:rsid w:val="00605E22"/>
    <w:rsid w:val="00606092"/>
    <w:rsid w:val="006069E8"/>
    <w:rsid w:val="00606A6D"/>
    <w:rsid w:val="00607192"/>
    <w:rsid w:val="006075FD"/>
    <w:rsid w:val="006110A4"/>
    <w:rsid w:val="006113AB"/>
    <w:rsid w:val="006118E3"/>
    <w:rsid w:val="0061228C"/>
    <w:rsid w:val="00612902"/>
    <w:rsid w:val="00612AC3"/>
    <w:rsid w:val="0061364B"/>
    <w:rsid w:val="0061407A"/>
    <w:rsid w:val="0061450C"/>
    <w:rsid w:val="00615864"/>
    <w:rsid w:val="00615FB6"/>
    <w:rsid w:val="00616201"/>
    <w:rsid w:val="00616950"/>
    <w:rsid w:val="006211EF"/>
    <w:rsid w:val="006218F8"/>
    <w:rsid w:val="00622663"/>
    <w:rsid w:val="00623083"/>
    <w:rsid w:val="006231EA"/>
    <w:rsid w:val="0062375D"/>
    <w:rsid w:val="00624414"/>
    <w:rsid w:val="00626E58"/>
    <w:rsid w:val="00627781"/>
    <w:rsid w:val="00627A60"/>
    <w:rsid w:val="00627A85"/>
    <w:rsid w:val="00627DFC"/>
    <w:rsid w:val="006328C7"/>
    <w:rsid w:val="00632FB1"/>
    <w:rsid w:val="00632FC8"/>
    <w:rsid w:val="00633121"/>
    <w:rsid w:val="00633206"/>
    <w:rsid w:val="00633490"/>
    <w:rsid w:val="006343C5"/>
    <w:rsid w:val="00634791"/>
    <w:rsid w:val="00634CF3"/>
    <w:rsid w:val="006364B5"/>
    <w:rsid w:val="0063686E"/>
    <w:rsid w:val="00636E11"/>
    <w:rsid w:val="006374EC"/>
    <w:rsid w:val="00640F32"/>
    <w:rsid w:val="00641BF3"/>
    <w:rsid w:val="00641BF4"/>
    <w:rsid w:val="006423A8"/>
    <w:rsid w:val="006424D5"/>
    <w:rsid w:val="006425D0"/>
    <w:rsid w:val="00642A71"/>
    <w:rsid w:val="00642E60"/>
    <w:rsid w:val="00643082"/>
    <w:rsid w:val="00643E8E"/>
    <w:rsid w:val="006445F6"/>
    <w:rsid w:val="0064472B"/>
    <w:rsid w:val="0064500B"/>
    <w:rsid w:val="00645B57"/>
    <w:rsid w:val="00645CF1"/>
    <w:rsid w:val="00645FBC"/>
    <w:rsid w:val="006463EC"/>
    <w:rsid w:val="00647823"/>
    <w:rsid w:val="00647BC5"/>
    <w:rsid w:val="00650B02"/>
    <w:rsid w:val="00652BB7"/>
    <w:rsid w:val="00654045"/>
    <w:rsid w:val="00654B80"/>
    <w:rsid w:val="006558D3"/>
    <w:rsid w:val="00655948"/>
    <w:rsid w:val="00655ED7"/>
    <w:rsid w:val="00660A7F"/>
    <w:rsid w:val="00660B9D"/>
    <w:rsid w:val="006625C5"/>
    <w:rsid w:val="006629F4"/>
    <w:rsid w:val="00663160"/>
    <w:rsid w:val="00663F74"/>
    <w:rsid w:val="00664574"/>
    <w:rsid w:val="0066462C"/>
    <w:rsid w:val="006649F3"/>
    <w:rsid w:val="006649F9"/>
    <w:rsid w:val="006651F9"/>
    <w:rsid w:val="00665F26"/>
    <w:rsid w:val="006666F3"/>
    <w:rsid w:val="00666F39"/>
    <w:rsid w:val="00667508"/>
    <w:rsid w:val="006677A5"/>
    <w:rsid w:val="006703BC"/>
    <w:rsid w:val="0067104B"/>
    <w:rsid w:val="00671A2F"/>
    <w:rsid w:val="00672C23"/>
    <w:rsid w:val="006738DA"/>
    <w:rsid w:val="00674F72"/>
    <w:rsid w:val="006755D5"/>
    <w:rsid w:val="00675661"/>
    <w:rsid w:val="006759F9"/>
    <w:rsid w:val="00675D1C"/>
    <w:rsid w:val="00675F3C"/>
    <w:rsid w:val="00676832"/>
    <w:rsid w:val="0067787E"/>
    <w:rsid w:val="0067797C"/>
    <w:rsid w:val="00677C4C"/>
    <w:rsid w:val="0068095B"/>
    <w:rsid w:val="0068130C"/>
    <w:rsid w:val="00681442"/>
    <w:rsid w:val="0068160F"/>
    <w:rsid w:val="0068287E"/>
    <w:rsid w:val="00683048"/>
    <w:rsid w:val="006830C9"/>
    <w:rsid w:val="00683980"/>
    <w:rsid w:val="006846EA"/>
    <w:rsid w:val="00684CAE"/>
    <w:rsid w:val="00685C1A"/>
    <w:rsid w:val="00685F13"/>
    <w:rsid w:val="006878D9"/>
    <w:rsid w:val="00687B8E"/>
    <w:rsid w:val="006907F5"/>
    <w:rsid w:val="00692B36"/>
    <w:rsid w:val="00693226"/>
    <w:rsid w:val="00693B7E"/>
    <w:rsid w:val="006952D5"/>
    <w:rsid w:val="006A0046"/>
    <w:rsid w:val="006A0928"/>
    <w:rsid w:val="006A15C6"/>
    <w:rsid w:val="006A16AB"/>
    <w:rsid w:val="006A21AC"/>
    <w:rsid w:val="006A2D83"/>
    <w:rsid w:val="006A314C"/>
    <w:rsid w:val="006A3A4E"/>
    <w:rsid w:val="006A4723"/>
    <w:rsid w:val="006A4C8E"/>
    <w:rsid w:val="006A660D"/>
    <w:rsid w:val="006A75EF"/>
    <w:rsid w:val="006A776E"/>
    <w:rsid w:val="006A7994"/>
    <w:rsid w:val="006A7EF8"/>
    <w:rsid w:val="006B0230"/>
    <w:rsid w:val="006B2A4E"/>
    <w:rsid w:val="006B365C"/>
    <w:rsid w:val="006B3DC8"/>
    <w:rsid w:val="006B4FBE"/>
    <w:rsid w:val="006B5F49"/>
    <w:rsid w:val="006B6630"/>
    <w:rsid w:val="006B71DC"/>
    <w:rsid w:val="006C072B"/>
    <w:rsid w:val="006C0C42"/>
    <w:rsid w:val="006C1103"/>
    <w:rsid w:val="006C199D"/>
    <w:rsid w:val="006C2143"/>
    <w:rsid w:val="006C27CD"/>
    <w:rsid w:val="006C29F3"/>
    <w:rsid w:val="006C2DB5"/>
    <w:rsid w:val="006C3072"/>
    <w:rsid w:val="006C3DCE"/>
    <w:rsid w:val="006C510C"/>
    <w:rsid w:val="006C621C"/>
    <w:rsid w:val="006D0020"/>
    <w:rsid w:val="006D065D"/>
    <w:rsid w:val="006D14A7"/>
    <w:rsid w:val="006D25B0"/>
    <w:rsid w:val="006D2702"/>
    <w:rsid w:val="006D41CF"/>
    <w:rsid w:val="006D520C"/>
    <w:rsid w:val="006D5413"/>
    <w:rsid w:val="006D62FD"/>
    <w:rsid w:val="006D6F82"/>
    <w:rsid w:val="006D7921"/>
    <w:rsid w:val="006E0FFA"/>
    <w:rsid w:val="006E16FA"/>
    <w:rsid w:val="006E2079"/>
    <w:rsid w:val="006E242D"/>
    <w:rsid w:val="006E2C3B"/>
    <w:rsid w:val="006E2C82"/>
    <w:rsid w:val="006E6156"/>
    <w:rsid w:val="006E626B"/>
    <w:rsid w:val="006E70E8"/>
    <w:rsid w:val="006E7F08"/>
    <w:rsid w:val="006F078F"/>
    <w:rsid w:val="006F1484"/>
    <w:rsid w:val="006F24A8"/>
    <w:rsid w:val="006F2984"/>
    <w:rsid w:val="006F2CCA"/>
    <w:rsid w:val="006F492F"/>
    <w:rsid w:val="006F4EF1"/>
    <w:rsid w:val="006F5917"/>
    <w:rsid w:val="006F5DCC"/>
    <w:rsid w:val="006F5F9D"/>
    <w:rsid w:val="006F67DC"/>
    <w:rsid w:val="006F7261"/>
    <w:rsid w:val="00701C66"/>
    <w:rsid w:val="00702380"/>
    <w:rsid w:val="00702571"/>
    <w:rsid w:val="007029F8"/>
    <w:rsid w:val="00704680"/>
    <w:rsid w:val="00704AE9"/>
    <w:rsid w:val="00705992"/>
    <w:rsid w:val="00705CBC"/>
    <w:rsid w:val="00706E2C"/>
    <w:rsid w:val="00707518"/>
    <w:rsid w:val="00707D8D"/>
    <w:rsid w:val="0071078A"/>
    <w:rsid w:val="00711232"/>
    <w:rsid w:val="007121DE"/>
    <w:rsid w:val="00712AF6"/>
    <w:rsid w:val="00712DD3"/>
    <w:rsid w:val="007132D5"/>
    <w:rsid w:val="007143DF"/>
    <w:rsid w:val="00715288"/>
    <w:rsid w:val="00715BBB"/>
    <w:rsid w:val="00716DFF"/>
    <w:rsid w:val="007178DE"/>
    <w:rsid w:val="00720B50"/>
    <w:rsid w:val="00720DFF"/>
    <w:rsid w:val="00721C58"/>
    <w:rsid w:val="00721F92"/>
    <w:rsid w:val="00722062"/>
    <w:rsid w:val="007235E5"/>
    <w:rsid w:val="00724D49"/>
    <w:rsid w:val="00725585"/>
    <w:rsid w:val="007257B8"/>
    <w:rsid w:val="00726187"/>
    <w:rsid w:val="00726D0D"/>
    <w:rsid w:val="0073101D"/>
    <w:rsid w:val="0073233F"/>
    <w:rsid w:val="00732600"/>
    <w:rsid w:val="007333F4"/>
    <w:rsid w:val="007353D7"/>
    <w:rsid w:val="00735B49"/>
    <w:rsid w:val="00736D25"/>
    <w:rsid w:val="0073714E"/>
    <w:rsid w:val="00741017"/>
    <w:rsid w:val="007416B5"/>
    <w:rsid w:val="00742BD1"/>
    <w:rsid w:val="007437F0"/>
    <w:rsid w:val="00743C54"/>
    <w:rsid w:val="00743F71"/>
    <w:rsid w:val="00746279"/>
    <w:rsid w:val="00747A77"/>
    <w:rsid w:val="00750D39"/>
    <w:rsid w:val="00751441"/>
    <w:rsid w:val="00751E6F"/>
    <w:rsid w:val="00753AFB"/>
    <w:rsid w:val="00753F94"/>
    <w:rsid w:val="007551E1"/>
    <w:rsid w:val="007556FB"/>
    <w:rsid w:val="007562D6"/>
    <w:rsid w:val="00756C35"/>
    <w:rsid w:val="0075792C"/>
    <w:rsid w:val="007619E3"/>
    <w:rsid w:val="00762485"/>
    <w:rsid w:val="00763C79"/>
    <w:rsid w:val="00764632"/>
    <w:rsid w:val="0076499C"/>
    <w:rsid w:val="00765131"/>
    <w:rsid w:val="00765638"/>
    <w:rsid w:val="00765B42"/>
    <w:rsid w:val="0077008A"/>
    <w:rsid w:val="0077075D"/>
    <w:rsid w:val="0077096D"/>
    <w:rsid w:val="00771649"/>
    <w:rsid w:val="00772C3D"/>
    <w:rsid w:val="0077314C"/>
    <w:rsid w:val="007739A6"/>
    <w:rsid w:val="0077617A"/>
    <w:rsid w:val="0077758E"/>
    <w:rsid w:val="00777955"/>
    <w:rsid w:val="00780586"/>
    <w:rsid w:val="00780864"/>
    <w:rsid w:val="0078099D"/>
    <w:rsid w:val="00781342"/>
    <w:rsid w:val="00781DED"/>
    <w:rsid w:val="00781E89"/>
    <w:rsid w:val="00782370"/>
    <w:rsid w:val="00782712"/>
    <w:rsid w:val="00783346"/>
    <w:rsid w:val="007839D6"/>
    <w:rsid w:val="0078545E"/>
    <w:rsid w:val="007873CF"/>
    <w:rsid w:val="00790A5F"/>
    <w:rsid w:val="0079113C"/>
    <w:rsid w:val="00791613"/>
    <w:rsid w:val="00792463"/>
    <w:rsid w:val="00792A89"/>
    <w:rsid w:val="00795E8C"/>
    <w:rsid w:val="00797821"/>
    <w:rsid w:val="00797D89"/>
    <w:rsid w:val="007A52DF"/>
    <w:rsid w:val="007A6BDE"/>
    <w:rsid w:val="007A6E8F"/>
    <w:rsid w:val="007A7880"/>
    <w:rsid w:val="007A7B4A"/>
    <w:rsid w:val="007A7F6A"/>
    <w:rsid w:val="007B21FB"/>
    <w:rsid w:val="007B2766"/>
    <w:rsid w:val="007B2D4A"/>
    <w:rsid w:val="007B30B8"/>
    <w:rsid w:val="007B4922"/>
    <w:rsid w:val="007B4D72"/>
    <w:rsid w:val="007B4DA4"/>
    <w:rsid w:val="007B53CD"/>
    <w:rsid w:val="007B53D9"/>
    <w:rsid w:val="007B655E"/>
    <w:rsid w:val="007C0472"/>
    <w:rsid w:val="007C0A1A"/>
    <w:rsid w:val="007C206F"/>
    <w:rsid w:val="007C29BC"/>
    <w:rsid w:val="007C2DD3"/>
    <w:rsid w:val="007C3C13"/>
    <w:rsid w:val="007C4899"/>
    <w:rsid w:val="007C501B"/>
    <w:rsid w:val="007C6E0A"/>
    <w:rsid w:val="007C7266"/>
    <w:rsid w:val="007C7808"/>
    <w:rsid w:val="007D00CC"/>
    <w:rsid w:val="007D0441"/>
    <w:rsid w:val="007D1C19"/>
    <w:rsid w:val="007D218E"/>
    <w:rsid w:val="007D220D"/>
    <w:rsid w:val="007D245E"/>
    <w:rsid w:val="007D5E4A"/>
    <w:rsid w:val="007D6BB8"/>
    <w:rsid w:val="007D7693"/>
    <w:rsid w:val="007D7A17"/>
    <w:rsid w:val="007E01D0"/>
    <w:rsid w:val="007E0442"/>
    <w:rsid w:val="007E1773"/>
    <w:rsid w:val="007E185B"/>
    <w:rsid w:val="007E2389"/>
    <w:rsid w:val="007E243D"/>
    <w:rsid w:val="007E2607"/>
    <w:rsid w:val="007E3363"/>
    <w:rsid w:val="007E3527"/>
    <w:rsid w:val="007E40E5"/>
    <w:rsid w:val="007E4A86"/>
    <w:rsid w:val="007E4D58"/>
    <w:rsid w:val="007F069A"/>
    <w:rsid w:val="007F2223"/>
    <w:rsid w:val="007F3C68"/>
    <w:rsid w:val="007F412E"/>
    <w:rsid w:val="007F473B"/>
    <w:rsid w:val="007F4D44"/>
    <w:rsid w:val="007F6987"/>
    <w:rsid w:val="00800C17"/>
    <w:rsid w:val="00801462"/>
    <w:rsid w:val="00801941"/>
    <w:rsid w:val="00801C5D"/>
    <w:rsid w:val="008021C9"/>
    <w:rsid w:val="00802EF0"/>
    <w:rsid w:val="008048F7"/>
    <w:rsid w:val="00804FA9"/>
    <w:rsid w:val="00805C20"/>
    <w:rsid w:val="008065EE"/>
    <w:rsid w:val="008067DF"/>
    <w:rsid w:val="00807C81"/>
    <w:rsid w:val="00810771"/>
    <w:rsid w:val="00811036"/>
    <w:rsid w:val="00811333"/>
    <w:rsid w:val="00813447"/>
    <w:rsid w:val="008136DA"/>
    <w:rsid w:val="0081532F"/>
    <w:rsid w:val="0082009C"/>
    <w:rsid w:val="008204EC"/>
    <w:rsid w:val="00820ED3"/>
    <w:rsid w:val="008222F9"/>
    <w:rsid w:val="00822C2C"/>
    <w:rsid w:val="00824A70"/>
    <w:rsid w:val="00824DB7"/>
    <w:rsid w:val="00825174"/>
    <w:rsid w:val="00825486"/>
    <w:rsid w:val="00825D4A"/>
    <w:rsid w:val="00825EEA"/>
    <w:rsid w:val="008265D3"/>
    <w:rsid w:val="00827270"/>
    <w:rsid w:val="00827A66"/>
    <w:rsid w:val="008309C9"/>
    <w:rsid w:val="00830FF9"/>
    <w:rsid w:val="00832519"/>
    <w:rsid w:val="00834992"/>
    <w:rsid w:val="00835135"/>
    <w:rsid w:val="00837991"/>
    <w:rsid w:val="00837AD0"/>
    <w:rsid w:val="008405D5"/>
    <w:rsid w:val="00840EC3"/>
    <w:rsid w:val="0084422C"/>
    <w:rsid w:val="00844396"/>
    <w:rsid w:val="00845196"/>
    <w:rsid w:val="00845463"/>
    <w:rsid w:val="008457F5"/>
    <w:rsid w:val="008465C1"/>
    <w:rsid w:val="008468DE"/>
    <w:rsid w:val="00846E71"/>
    <w:rsid w:val="00847C0D"/>
    <w:rsid w:val="00850BD2"/>
    <w:rsid w:val="00850CD6"/>
    <w:rsid w:val="00850F11"/>
    <w:rsid w:val="00854035"/>
    <w:rsid w:val="00856001"/>
    <w:rsid w:val="008606D0"/>
    <w:rsid w:val="00860A3A"/>
    <w:rsid w:val="008637E1"/>
    <w:rsid w:val="00863866"/>
    <w:rsid w:val="00863FF1"/>
    <w:rsid w:val="00865281"/>
    <w:rsid w:val="00866370"/>
    <w:rsid w:val="0086783F"/>
    <w:rsid w:val="00871BD1"/>
    <w:rsid w:val="0087200A"/>
    <w:rsid w:val="008727D6"/>
    <w:rsid w:val="00873E81"/>
    <w:rsid w:val="0087406F"/>
    <w:rsid w:val="0088092A"/>
    <w:rsid w:val="008819DA"/>
    <w:rsid w:val="00881D6B"/>
    <w:rsid w:val="0088202E"/>
    <w:rsid w:val="00882212"/>
    <w:rsid w:val="00882AAB"/>
    <w:rsid w:val="008837B1"/>
    <w:rsid w:val="00884470"/>
    <w:rsid w:val="00884AE9"/>
    <w:rsid w:val="0088603B"/>
    <w:rsid w:val="0088608B"/>
    <w:rsid w:val="008866CE"/>
    <w:rsid w:val="0088748B"/>
    <w:rsid w:val="008877BD"/>
    <w:rsid w:val="008917F8"/>
    <w:rsid w:val="008925D6"/>
    <w:rsid w:val="008929BB"/>
    <w:rsid w:val="00893221"/>
    <w:rsid w:val="00893AE8"/>
    <w:rsid w:val="0089440E"/>
    <w:rsid w:val="0089459A"/>
    <w:rsid w:val="00894D3B"/>
    <w:rsid w:val="008961E4"/>
    <w:rsid w:val="008A0C77"/>
    <w:rsid w:val="008A0C91"/>
    <w:rsid w:val="008A25AE"/>
    <w:rsid w:val="008A3B15"/>
    <w:rsid w:val="008A40C2"/>
    <w:rsid w:val="008A575F"/>
    <w:rsid w:val="008A5E85"/>
    <w:rsid w:val="008A7547"/>
    <w:rsid w:val="008B370B"/>
    <w:rsid w:val="008B3CB5"/>
    <w:rsid w:val="008B42E2"/>
    <w:rsid w:val="008B47BA"/>
    <w:rsid w:val="008B4E9A"/>
    <w:rsid w:val="008B5A91"/>
    <w:rsid w:val="008C019B"/>
    <w:rsid w:val="008C0867"/>
    <w:rsid w:val="008C0A66"/>
    <w:rsid w:val="008C0ED9"/>
    <w:rsid w:val="008C1CCD"/>
    <w:rsid w:val="008C1E6A"/>
    <w:rsid w:val="008C3A3C"/>
    <w:rsid w:val="008C3B91"/>
    <w:rsid w:val="008C4944"/>
    <w:rsid w:val="008C58A3"/>
    <w:rsid w:val="008C5C73"/>
    <w:rsid w:val="008C65D1"/>
    <w:rsid w:val="008C678B"/>
    <w:rsid w:val="008C6B89"/>
    <w:rsid w:val="008C72A1"/>
    <w:rsid w:val="008C74FF"/>
    <w:rsid w:val="008C7BDA"/>
    <w:rsid w:val="008D04DC"/>
    <w:rsid w:val="008D0D72"/>
    <w:rsid w:val="008D4002"/>
    <w:rsid w:val="008D42BD"/>
    <w:rsid w:val="008D431A"/>
    <w:rsid w:val="008D48F0"/>
    <w:rsid w:val="008D4E2D"/>
    <w:rsid w:val="008D6645"/>
    <w:rsid w:val="008D7E7C"/>
    <w:rsid w:val="008E07D4"/>
    <w:rsid w:val="008E0B8A"/>
    <w:rsid w:val="008E1D60"/>
    <w:rsid w:val="008E2CBD"/>
    <w:rsid w:val="008E2F3A"/>
    <w:rsid w:val="008E3146"/>
    <w:rsid w:val="008E31B2"/>
    <w:rsid w:val="008E7517"/>
    <w:rsid w:val="008E7520"/>
    <w:rsid w:val="008E7FDE"/>
    <w:rsid w:val="008F08FD"/>
    <w:rsid w:val="008F1A82"/>
    <w:rsid w:val="008F462A"/>
    <w:rsid w:val="008F4E8D"/>
    <w:rsid w:val="008F50B2"/>
    <w:rsid w:val="008F57A3"/>
    <w:rsid w:val="008F64C1"/>
    <w:rsid w:val="008F6626"/>
    <w:rsid w:val="008F7AB0"/>
    <w:rsid w:val="009007BB"/>
    <w:rsid w:val="00900CAD"/>
    <w:rsid w:val="00901D34"/>
    <w:rsid w:val="009027AE"/>
    <w:rsid w:val="009045FC"/>
    <w:rsid w:val="00905187"/>
    <w:rsid w:val="009054FD"/>
    <w:rsid w:val="00905AD9"/>
    <w:rsid w:val="00905C86"/>
    <w:rsid w:val="00905DFF"/>
    <w:rsid w:val="009077C3"/>
    <w:rsid w:val="00910F7D"/>
    <w:rsid w:val="00911EEC"/>
    <w:rsid w:val="009127D3"/>
    <w:rsid w:val="009134BE"/>
    <w:rsid w:val="00913D63"/>
    <w:rsid w:val="0091562B"/>
    <w:rsid w:val="00915E2F"/>
    <w:rsid w:val="009168E9"/>
    <w:rsid w:val="00917028"/>
    <w:rsid w:val="00917FD9"/>
    <w:rsid w:val="0092035D"/>
    <w:rsid w:val="00921908"/>
    <w:rsid w:val="00922083"/>
    <w:rsid w:val="009223CC"/>
    <w:rsid w:val="00922A00"/>
    <w:rsid w:val="00923CFA"/>
    <w:rsid w:val="00923D87"/>
    <w:rsid w:val="00925CCB"/>
    <w:rsid w:val="00926CF4"/>
    <w:rsid w:val="00927B65"/>
    <w:rsid w:val="0093224B"/>
    <w:rsid w:val="009322E6"/>
    <w:rsid w:val="0093337F"/>
    <w:rsid w:val="00934251"/>
    <w:rsid w:val="0093655A"/>
    <w:rsid w:val="00936CCC"/>
    <w:rsid w:val="009371A0"/>
    <w:rsid w:val="0093774C"/>
    <w:rsid w:val="00940483"/>
    <w:rsid w:val="00940763"/>
    <w:rsid w:val="00941411"/>
    <w:rsid w:val="009417A3"/>
    <w:rsid w:val="009417FF"/>
    <w:rsid w:val="00941B85"/>
    <w:rsid w:val="00942914"/>
    <w:rsid w:val="00944778"/>
    <w:rsid w:val="0094549F"/>
    <w:rsid w:val="00945822"/>
    <w:rsid w:val="00945E37"/>
    <w:rsid w:val="00945FDE"/>
    <w:rsid w:val="009478FF"/>
    <w:rsid w:val="0095179D"/>
    <w:rsid w:val="0095229F"/>
    <w:rsid w:val="009528C2"/>
    <w:rsid w:val="00952BC4"/>
    <w:rsid w:val="00953299"/>
    <w:rsid w:val="0095346A"/>
    <w:rsid w:val="0095358F"/>
    <w:rsid w:val="00953A9C"/>
    <w:rsid w:val="00953ABC"/>
    <w:rsid w:val="0095680F"/>
    <w:rsid w:val="009573C2"/>
    <w:rsid w:val="0096033E"/>
    <w:rsid w:val="0096064E"/>
    <w:rsid w:val="009608E1"/>
    <w:rsid w:val="00961DB0"/>
    <w:rsid w:val="009632FD"/>
    <w:rsid w:val="00964731"/>
    <w:rsid w:val="0096473A"/>
    <w:rsid w:val="00965672"/>
    <w:rsid w:val="009659C2"/>
    <w:rsid w:val="0096621C"/>
    <w:rsid w:val="00966BF1"/>
    <w:rsid w:val="009671BA"/>
    <w:rsid w:val="00967954"/>
    <w:rsid w:val="00971D4D"/>
    <w:rsid w:val="00972038"/>
    <w:rsid w:val="00972130"/>
    <w:rsid w:val="009722BB"/>
    <w:rsid w:val="00972A55"/>
    <w:rsid w:val="00972FCB"/>
    <w:rsid w:val="00973DF2"/>
    <w:rsid w:val="0097464C"/>
    <w:rsid w:val="00974A57"/>
    <w:rsid w:val="00975E09"/>
    <w:rsid w:val="009769FC"/>
    <w:rsid w:val="00976A86"/>
    <w:rsid w:val="00981D4F"/>
    <w:rsid w:val="00981D60"/>
    <w:rsid w:val="009825F8"/>
    <w:rsid w:val="00984A53"/>
    <w:rsid w:val="00984BA7"/>
    <w:rsid w:val="00985718"/>
    <w:rsid w:val="00985C3F"/>
    <w:rsid w:val="009861D5"/>
    <w:rsid w:val="00986BE1"/>
    <w:rsid w:val="00986F19"/>
    <w:rsid w:val="009878BF"/>
    <w:rsid w:val="009907E3"/>
    <w:rsid w:val="00991B77"/>
    <w:rsid w:val="0099221D"/>
    <w:rsid w:val="009928C5"/>
    <w:rsid w:val="009939F6"/>
    <w:rsid w:val="00995DFE"/>
    <w:rsid w:val="00996E34"/>
    <w:rsid w:val="009971C4"/>
    <w:rsid w:val="00997F22"/>
    <w:rsid w:val="009A030F"/>
    <w:rsid w:val="009A038A"/>
    <w:rsid w:val="009A1259"/>
    <w:rsid w:val="009A3C4E"/>
    <w:rsid w:val="009A451B"/>
    <w:rsid w:val="009A4607"/>
    <w:rsid w:val="009A4A5A"/>
    <w:rsid w:val="009A4FF0"/>
    <w:rsid w:val="009A556F"/>
    <w:rsid w:val="009A5CCA"/>
    <w:rsid w:val="009A5E6F"/>
    <w:rsid w:val="009A5F64"/>
    <w:rsid w:val="009A629E"/>
    <w:rsid w:val="009A6645"/>
    <w:rsid w:val="009A67BA"/>
    <w:rsid w:val="009A67FA"/>
    <w:rsid w:val="009A76DC"/>
    <w:rsid w:val="009B0DA2"/>
    <w:rsid w:val="009B1100"/>
    <w:rsid w:val="009B2BC2"/>
    <w:rsid w:val="009B325E"/>
    <w:rsid w:val="009B5D3A"/>
    <w:rsid w:val="009B6E02"/>
    <w:rsid w:val="009B7875"/>
    <w:rsid w:val="009C06E6"/>
    <w:rsid w:val="009C0DC3"/>
    <w:rsid w:val="009C3257"/>
    <w:rsid w:val="009C33AF"/>
    <w:rsid w:val="009C54CC"/>
    <w:rsid w:val="009C57F5"/>
    <w:rsid w:val="009C5E34"/>
    <w:rsid w:val="009C6E17"/>
    <w:rsid w:val="009C737C"/>
    <w:rsid w:val="009C73B0"/>
    <w:rsid w:val="009C7C1C"/>
    <w:rsid w:val="009C7DD2"/>
    <w:rsid w:val="009D1188"/>
    <w:rsid w:val="009D12C4"/>
    <w:rsid w:val="009D130D"/>
    <w:rsid w:val="009D251A"/>
    <w:rsid w:val="009D2565"/>
    <w:rsid w:val="009D331A"/>
    <w:rsid w:val="009D5CA2"/>
    <w:rsid w:val="009D5DD4"/>
    <w:rsid w:val="009D60E9"/>
    <w:rsid w:val="009D6638"/>
    <w:rsid w:val="009D6B6B"/>
    <w:rsid w:val="009E035D"/>
    <w:rsid w:val="009E0371"/>
    <w:rsid w:val="009E1312"/>
    <w:rsid w:val="009E1C13"/>
    <w:rsid w:val="009E1D70"/>
    <w:rsid w:val="009E3482"/>
    <w:rsid w:val="009E519D"/>
    <w:rsid w:val="009E574B"/>
    <w:rsid w:val="009E769F"/>
    <w:rsid w:val="009F0312"/>
    <w:rsid w:val="009F0B10"/>
    <w:rsid w:val="009F158E"/>
    <w:rsid w:val="009F16BF"/>
    <w:rsid w:val="009F1B32"/>
    <w:rsid w:val="009F1EF5"/>
    <w:rsid w:val="009F27F4"/>
    <w:rsid w:val="009F3739"/>
    <w:rsid w:val="009F3D9C"/>
    <w:rsid w:val="009F3F7C"/>
    <w:rsid w:val="009F5B1A"/>
    <w:rsid w:val="009F60B0"/>
    <w:rsid w:val="009F63DC"/>
    <w:rsid w:val="009F65D5"/>
    <w:rsid w:val="009F7ED7"/>
    <w:rsid w:val="00A00239"/>
    <w:rsid w:val="00A00314"/>
    <w:rsid w:val="00A00663"/>
    <w:rsid w:val="00A00FEE"/>
    <w:rsid w:val="00A01294"/>
    <w:rsid w:val="00A015DF"/>
    <w:rsid w:val="00A02C3C"/>
    <w:rsid w:val="00A04973"/>
    <w:rsid w:val="00A04D80"/>
    <w:rsid w:val="00A053FE"/>
    <w:rsid w:val="00A06375"/>
    <w:rsid w:val="00A06B9B"/>
    <w:rsid w:val="00A06B9F"/>
    <w:rsid w:val="00A10FAB"/>
    <w:rsid w:val="00A111CF"/>
    <w:rsid w:val="00A1148D"/>
    <w:rsid w:val="00A12A55"/>
    <w:rsid w:val="00A12AF1"/>
    <w:rsid w:val="00A1364B"/>
    <w:rsid w:val="00A13EC6"/>
    <w:rsid w:val="00A147F6"/>
    <w:rsid w:val="00A150AA"/>
    <w:rsid w:val="00A168B6"/>
    <w:rsid w:val="00A170E0"/>
    <w:rsid w:val="00A2189D"/>
    <w:rsid w:val="00A22BEF"/>
    <w:rsid w:val="00A238B8"/>
    <w:rsid w:val="00A23920"/>
    <w:rsid w:val="00A26E18"/>
    <w:rsid w:val="00A272F4"/>
    <w:rsid w:val="00A278EC"/>
    <w:rsid w:val="00A30383"/>
    <w:rsid w:val="00A321FA"/>
    <w:rsid w:val="00A33288"/>
    <w:rsid w:val="00A34684"/>
    <w:rsid w:val="00A34731"/>
    <w:rsid w:val="00A34A2C"/>
    <w:rsid w:val="00A352B2"/>
    <w:rsid w:val="00A35495"/>
    <w:rsid w:val="00A35C11"/>
    <w:rsid w:val="00A40676"/>
    <w:rsid w:val="00A40C5C"/>
    <w:rsid w:val="00A41139"/>
    <w:rsid w:val="00A41A01"/>
    <w:rsid w:val="00A424DF"/>
    <w:rsid w:val="00A42E58"/>
    <w:rsid w:val="00A42E70"/>
    <w:rsid w:val="00A43662"/>
    <w:rsid w:val="00A4654E"/>
    <w:rsid w:val="00A46582"/>
    <w:rsid w:val="00A466EB"/>
    <w:rsid w:val="00A47229"/>
    <w:rsid w:val="00A51554"/>
    <w:rsid w:val="00A52CD5"/>
    <w:rsid w:val="00A532FF"/>
    <w:rsid w:val="00A53881"/>
    <w:rsid w:val="00A54207"/>
    <w:rsid w:val="00A555E0"/>
    <w:rsid w:val="00A55889"/>
    <w:rsid w:val="00A56B06"/>
    <w:rsid w:val="00A57E0A"/>
    <w:rsid w:val="00A61E00"/>
    <w:rsid w:val="00A63721"/>
    <w:rsid w:val="00A63E3E"/>
    <w:rsid w:val="00A64320"/>
    <w:rsid w:val="00A652AC"/>
    <w:rsid w:val="00A6534F"/>
    <w:rsid w:val="00A66254"/>
    <w:rsid w:val="00A666E0"/>
    <w:rsid w:val="00A66E4B"/>
    <w:rsid w:val="00A675BC"/>
    <w:rsid w:val="00A70825"/>
    <w:rsid w:val="00A7208D"/>
    <w:rsid w:val="00A72974"/>
    <w:rsid w:val="00A72A9B"/>
    <w:rsid w:val="00A747EF"/>
    <w:rsid w:val="00A7538C"/>
    <w:rsid w:val="00A769C3"/>
    <w:rsid w:val="00A800EC"/>
    <w:rsid w:val="00A80BAA"/>
    <w:rsid w:val="00A8208D"/>
    <w:rsid w:val="00A8223B"/>
    <w:rsid w:val="00A8228B"/>
    <w:rsid w:val="00A82694"/>
    <w:rsid w:val="00A82D8D"/>
    <w:rsid w:val="00A83344"/>
    <w:rsid w:val="00A85038"/>
    <w:rsid w:val="00A85B89"/>
    <w:rsid w:val="00A85E0B"/>
    <w:rsid w:val="00A862D6"/>
    <w:rsid w:val="00A870F9"/>
    <w:rsid w:val="00A872EF"/>
    <w:rsid w:val="00A90741"/>
    <w:rsid w:val="00A9085C"/>
    <w:rsid w:val="00A92B71"/>
    <w:rsid w:val="00A93FE2"/>
    <w:rsid w:val="00A948BC"/>
    <w:rsid w:val="00A9499F"/>
    <w:rsid w:val="00A95098"/>
    <w:rsid w:val="00A968CA"/>
    <w:rsid w:val="00AA10F6"/>
    <w:rsid w:val="00AA19C2"/>
    <w:rsid w:val="00AA3438"/>
    <w:rsid w:val="00AA3BF6"/>
    <w:rsid w:val="00AA3FFF"/>
    <w:rsid w:val="00AA4D7E"/>
    <w:rsid w:val="00AA5772"/>
    <w:rsid w:val="00AA6AB7"/>
    <w:rsid w:val="00AA6F6C"/>
    <w:rsid w:val="00AA7016"/>
    <w:rsid w:val="00AA7A3F"/>
    <w:rsid w:val="00AB20B5"/>
    <w:rsid w:val="00AB2204"/>
    <w:rsid w:val="00AB2E75"/>
    <w:rsid w:val="00AB34AB"/>
    <w:rsid w:val="00AB4318"/>
    <w:rsid w:val="00AB495B"/>
    <w:rsid w:val="00AB5707"/>
    <w:rsid w:val="00AB5AA9"/>
    <w:rsid w:val="00AB60AB"/>
    <w:rsid w:val="00AB6120"/>
    <w:rsid w:val="00AB6CB3"/>
    <w:rsid w:val="00AB78E9"/>
    <w:rsid w:val="00AB7B9B"/>
    <w:rsid w:val="00AB7C7D"/>
    <w:rsid w:val="00AC02C0"/>
    <w:rsid w:val="00AC178C"/>
    <w:rsid w:val="00AC1F69"/>
    <w:rsid w:val="00AC3173"/>
    <w:rsid w:val="00AC3F1D"/>
    <w:rsid w:val="00AC4350"/>
    <w:rsid w:val="00AC487B"/>
    <w:rsid w:val="00AC4960"/>
    <w:rsid w:val="00AC6528"/>
    <w:rsid w:val="00AC6696"/>
    <w:rsid w:val="00AC721B"/>
    <w:rsid w:val="00AC7513"/>
    <w:rsid w:val="00AC756C"/>
    <w:rsid w:val="00AD0E3F"/>
    <w:rsid w:val="00AD196A"/>
    <w:rsid w:val="00AD3251"/>
    <w:rsid w:val="00AD4889"/>
    <w:rsid w:val="00AD5859"/>
    <w:rsid w:val="00AD7CB4"/>
    <w:rsid w:val="00AE0F3D"/>
    <w:rsid w:val="00AE231D"/>
    <w:rsid w:val="00AE26BD"/>
    <w:rsid w:val="00AE2D91"/>
    <w:rsid w:val="00AE35E9"/>
    <w:rsid w:val="00AE41A0"/>
    <w:rsid w:val="00AE4340"/>
    <w:rsid w:val="00AE4F2D"/>
    <w:rsid w:val="00AE566A"/>
    <w:rsid w:val="00AE6D1B"/>
    <w:rsid w:val="00AE7530"/>
    <w:rsid w:val="00AE784C"/>
    <w:rsid w:val="00AF0226"/>
    <w:rsid w:val="00AF1795"/>
    <w:rsid w:val="00AF2B71"/>
    <w:rsid w:val="00AF2C8C"/>
    <w:rsid w:val="00AF2CB3"/>
    <w:rsid w:val="00AF2FF1"/>
    <w:rsid w:val="00AF3A6A"/>
    <w:rsid w:val="00AF3D55"/>
    <w:rsid w:val="00AF3F53"/>
    <w:rsid w:val="00AF4C0D"/>
    <w:rsid w:val="00AF6006"/>
    <w:rsid w:val="00AF6161"/>
    <w:rsid w:val="00AF7E45"/>
    <w:rsid w:val="00AF7E4E"/>
    <w:rsid w:val="00B00220"/>
    <w:rsid w:val="00B009F8"/>
    <w:rsid w:val="00B00C30"/>
    <w:rsid w:val="00B02AC3"/>
    <w:rsid w:val="00B04CA9"/>
    <w:rsid w:val="00B06489"/>
    <w:rsid w:val="00B06C20"/>
    <w:rsid w:val="00B1066A"/>
    <w:rsid w:val="00B11071"/>
    <w:rsid w:val="00B116CE"/>
    <w:rsid w:val="00B131E0"/>
    <w:rsid w:val="00B13580"/>
    <w:rsid w:val="00B143A2"/>
    <w:rsid w:val="00B157CA"/>
    <w:rsid w:val="00B2002A"/>
    <w:rsid w:val="00B205AC"/>
    <w:rsid w:val="00B210A7"/>
    <w:rsid w:val="00B211CC"/>
    <w:rsid w:val="00B21D00"/>
    <w:rsid w:val="00B22773"/>
    <w:rsid w:val="00B23796"/>
    <w:rsid w:val="00B243DC"/>
    <w:rsid w:val="00B2479A"/>
    <w:rsid w:val="00B27060"/>
    <w:rsid w:val="00B317A8"/>
    <w:rsid w:val="00B318D5"/>
    <w:rsid w:val="00B3206C"/>
    <w:rsid w:val="00B326F2"/>
    <w:rsid w:val="00B32DAF"/>
    <w:rsid w:val="00B333F5"/>
    <w:rsid w:val="00B35ADA"/>
    <w:rsid w:val="00B36117"/>
    <w:rsid w:val="00B36361"/>
    <w:rsid w:val="00B37788"/>
    <w:rsid w:val="00B41B1F"/>
    <w:rsid w:val="00B41FFF"/>
    <w:rsid w:val="00B43BEE"/>
    <w:rsid w:val="00B46DEF"/>
    <w:rsid w:val="00B478F0"/>
    <w:rsid w:val="00B5008C"/>
    <w:rsid w:val="00B50495"/>
    <w:rsid w:val="00B5209C"/>
    <w:rsid w:val="00B5358C"/>
    <w:rsid w:val="00B5473D"/>
    <w:rsid w:val="00B54AD5"/>
    <w:rsid w:val="00B54E64"/>
    <w:rsid w:val="00B54F27"/>
    <w:rsid w:val="00B56149"/>
    <w:rsid w:val="00B5615A"/>
    <w:rsid w:val="00B56A89"/>
    <w:rsid w:val="00B56FD9"/>
    <w:rsid w:val="00B61981"/>
    <w:rsid w:val="00B621E6"/>
    <w:rsid w:val="00B62D54"/>
    <w:rsid w:val="00B633D6"/>
    <w:rsid w:val="00B64D02"/>
    <w:rsid w:val="00B676C3"/>
    <w:rsid w:val="00B70525"/>
    <w:rsid w:val="00B71224"/>
    <w:rsid w:val="00B717EF"/>
    <w:rsid w:val="00B75520"/>
    <w:rsid w:val="00B7604D"/>
    <w:rsid w:val="00B772D9"/>
    <w:rsid w:val="00B7733C"/>
    <w:rsid w:val="00B808D2"/>
    <w:rsid w:val="00B80931"/>
    <w:rsid w:val="00B82315"/>
    <w:rsid w:val="00B8282A"/>
    <w:rsid w:val="00B877BE"/>
    <w:rsid w:val="00B90200"/>
    <w:rsid w:val="00B90215"/>
    <w:rsid w:val="00B90299"/>
    <w:rsid w:val="00B905A4"/>
    <w:rsid w:val="00B909AF"/>
    <w:rsid w:val="00B90DE0"/>
    <w:rsid w:val="00B9129D"/>
    <w:rsid w:val="00B91332"/>
    <w:rsid w:val="00B913FF"/>
    <w:rsid w:val="00B92C51"/>
    <w:rsid w:val="00B93ECE"/>
    <w:rsid w:val="00B945FC"/>
    <w:rsid w:val="00B95843"/>
    <w:rsid w:val="00B95D91"/>
    <w:rsid w:val="00B95EE6"/>
    <w:rsid w:val="00B97DFB"/>
    <w:rsid w:val="00BA0756"/>
    <w:rsid w:val="00BA1008"/>
    <w:rsid w:val="00BA1B64"/>
    <w:rsid w:val="00BA1BD7"/>
    <w:rsid w:val="00BA20FC"/>
    <w:rsid w:val="00BA2B91"/>
    <w:rsid w:val="00BA30C9"/>
    <w:rsid w:val="00BA3EEB"/>
    <w:rsid w:val="00BA4C45"/>
    <w:rsid w:val="00BA4E25"/>
    <w:rsid w:val="00BA4F47"/>
    <w:rsid w:val="00BA5378"/>
    <w:rsid w:val="00BA6023"/>
    <w:rsid w:val="00BA6B18"/>
    <w:rsid w:val="00BA7072"/>
    <w:rsid w:val="00BB1323"/>
    <w:rsid w:val="00BB156D"/>
    <w:rsid w:val="00BB2071"/>
    <w:rsid w:val="00BB3555"/>
    <w:rsid w:val="00BB4C33"/>
    <w:rsid w:val="00BB4C3D"/>
    <w:rsid w:val="00BB4FBD"/>
    <w:rsid w:val="00BB5117"/>
    <w:rsid w:val="00BB767A"/>
    <w:rsid w:val="00BC033C"/>
    <w:rsid w:val="00BC073A"/>
    <w:rsid w:val="00BC1BA3"/>
    <w:rsid w:val="00BC2375"/>
    <w:rsid w:val="00BC360A"/>
    <w:rsid w:val="00BC42D4"/>
    <w:rsid w:val="00BC4F4D"/>
    <w:rsid w:val="00BC6D8C"/>
    <w:rsid w:val="00BC7D58"/>
    <w:rsid w:val="00BD04B9"/>
    <w:rsid w:val="00BD13AC"/>
    <w:rsid w:val="00BD23D7"/>
    <w:rsid w:val="00BD3964"/>
    <w:rsid w:val="00BD66AC"/>
    <w:rsid w:val="00BD6788"/>
    <w:rsid w:val="00BD6C05"/>
    <w:rsid w:val="00BD7131"/>
    <w:rsid w:val="00BE0883"/>
    <w:rsid w:val="00BE1397"/>
    <w:rsid w:val="00BE184D"/>
    <w:rsid w:val="00BE1E91"/>
    <w:rsid w:val="00BE21BB"/>
    <w:rsid w:val="00BE23E3"/>
    <w:rsid w:val="00BE2CCA"/>
    <w:rsid w:val="00BE3A68"/>
    <w:rsid w:val="00BE3A90"/>
    <w:rsid w:val="00BE3B9F"/>
    <w:rsid w:val="00BE4EA5"/>
    <w:rsid w:val="00BE604D"/>
    <w:rsid w:val="00BE6E39"/>
    <w:rsid w:val="00BE74CF"/>
    <w:rsid w:val="00BF2FCC"/>
    <w:rsid w:val="00BF348E"/>
    <w:rsid w:val="00BF3A89"/>
    <w:rsid w:val="00BF446D"/>
    <w:rsid w:val="00BF4E87"/>
    <w:rsid w:val="00BF52B9"/>
    <w:rsid w:val="00BF5855"/>
    <w:rsid w:val="00BF6560"/>
    <w:rsid w:val="00C001A1"/>
    <w:rsid w:val="00C00683"/>
    <w:rsid w:val="00C00AFC"/>
    <w:rsid w:val="00C00BCF"/>
    <w:rsid w:val="00C00CD9"/>
    <w:rsid w:val="00C0216A"/>
    <w:rsid w:val="00C03D16"/>
    <w:rsid w:val="00C03D7A"/>
    <w:rsid w:val="00C03F0C"/>
    <w:rsid w:val="00C04689"/>
    <w:rsid w:val="00C05E7A"/>
    <w:rsid w:val="00C07415"/>
    <w:rsid w:val="00C10020"/>
    <w:rsid w:val="00C111DF"/>
    <w:rsid w:val="00C116A7"/>
    <w:rsid w:val="00C120DC"/>
    <w:rsid w:val="00C1245D"/>
    <w:rsid w:val="00C128C6"/>
    <w:rsid w:val="00C12A9A"/>
    <w:rsid w:val="00C1325D"/>
    <w:rsid w:val="00C13928"/>
    <w:rsid w:val="00C14E4E"/>
    <w:rsid w:val="00C1513F"/>
    <w:rsid w:val="00C15D2D"/>
    <w:rsid w:val="00C17692"/>
    <w:rsid w:val="00C1770A"/>
    <w:rsid w:val="00C209A7"/>
    <w:rsid w:val="00C2134E"/>
    <w:rsid w:val="00C22181"/>
    <w:rsid w:val="00C245CE"/>
    <w:rsid w:val="00C25078"/>
    <w:rsid w:val="00C25CFF"/>
    <w:rsid w:val="00C26051"/>
    <w:rsid w:val="00C26F11"/>
    <w:rsid w:val="00C30141"/>
    <w:rsid w:val="00C301A3"/>
    <w:rsid w:val="00C30280"/>
    <w:rsid w:val="00C302C5"/>
    <w:rsid w:val="00C30764"/>
    <w:rsid w:val="00C30D54"/>
    <w:rsid w:val="00C31D3F"/>
    <w:rsid w:val="00C32CDE"/>
    <w:rsid w:val="00C3392F"/>
    <w:rsid w:val="00C340F1"/>
    <w:rsid w:val="00C3463F"/>
    <w:rsid w:val="00C35E21"/>
    <w:rsid w:val="00C360BF"/>
    <w:rsid w:val="00C36B7F"/>
    <w:rsid w:val="00C37059"/>
    <w:rsid w:val="00C377E7"/>
    <w:rsid w:val="00C4058D"/>
    <w:rsid w:val="00C40FAE"/>
    <w:rsid w:val="00C41BC7"/>
    <w:rsid w:val="00C44A12"/>
    <w:rsid w:val="00C44A3A"/>
    <w:rsid w:val="00C4543A"/>
    <w:rsid w:val="00C47982"/>
    <w:rsid w:val="00C51C0E"/>
    <w:rsid w:val="00C52A49"/>
    <w:rsid w:val="00C52DD3"/>
    <w:rsid w:val="00C54237"/>
    <w:rsid w:val="00C55141"/>
    <w:rsid w:val="00C551F1"/>
    <w:rsid w:val="00C55D69"/>
    <w:rsid w:val="00C56510"/>
    <w:rsid w:val="00C56963"/>
    <w:rsid w:val="00C56A86"/>
    <w:rsid w:val="00C5725B"/>
    <w:rsid w:val="00C57490"/>
    <w:rsid w:val="00C601ED"/>
    <w:rsid w:val="00C62D74"/>
    <w:rsid w:val="00C6346A"/>
    <w:rsid w:val="00C6349B"/>
    <w:rsid w:val="00C6495D"/>
    <w:rsid w:val="00C65B3E"/>
    <w:rsid w:val="00C66710"/>
    <w:rsid w:val="00C66BD9"/>
    <w:rsid w:val="00C67926"/>
    <w:rsid w:val="00C70D52"/>
    <w:rsid w:val="00C721CB"/>
    <w:rsid w:val="00C747B3"/>
    <w:rsid w:val="00C753EA"/>
    <w:rsid w:val="00C756C7"/>
    <w:rsid w:val="00C7595E"/>
    <w:rsid w:val="00C75B5D"/>
    <w:rsid w:val="00C75C6A"/>
    <w:rsid w:val="00C7713E"/>
    <w:rsid w:val="00C774E8"/>
    <w:rsid w:val="00C7797A"/>
    <w:rsid w:val="00C80751"/>
    <w:rsid w:val="00C80A42"/>
    <w:rsid w:val="00C80DE4"/>
    <w:rsid w:val="00C8126B"/>
    <w:rsid w:val="00C83240"/>
    <w:rsid w:val="00C8491F"/>
    <w:rsid w:val="00C849D5"/>
    <w:rsid w:val="00C8502F"/>
    <w:rsid w:val="00C867F0"/>
    <w:rsid w:val="00C87778"/>
    <w:rsid w:val="00C87852"/>
    <w:rsid w:val="00C87DC2"/>
    <w:rsid w:val="00C906CB"/>
    <w:rsid w:val="00C90AB7"/>
    <w:rsid w:val="00C90BE4"/>
    <w:rsid w:val="00C91229"/>
    <w:rsid w:val="00C91323"/>
    <w:rsid w:val="00C915E4"/>
    <w:rsid w:val="00C91714"/>
    <w:rsid w:val="00C922AE"/>
    <w:rsid w:val="00C92FE3"/>
    <w:rsid w:val="00C9452F"/>
    <w:rsid w:val="00C9468C"/>
    <w:rsid w:val="00C949C5"/>
    <w:rsid w:val="00C95130"/>
    <w:rsid w:val="00C95835"/>
    <w:rsid w:val="00C959E1"/>
    <w:rsid w:val="00C95C07"/>
    <w:rsid w:val="00C97C4F"/>
    <w:rsid w:val="00CA0C8F"/>
    <w:rsid w:val="00CA3792"/>
    <w:rsid w:val="00CA3DD1"/>
    <w:rsid w:val="00CA3E4A"/>
    <w:rsid w:val="00CA45EB"/>
    <w:rsid w:val="00CA4C19"/>
    <w:rsid w:val="00CA521C"/>
    <w:rsid w:val="00CA559F"/>
    <w:rsid w:val="00CA5E79"/>
    <w:rsid w:val="00CA6841"/>
    <w:rsid w:val="00CA7009"/>
    <w:rsid w:val="00CB0C56"/>
    <w:rsid w:val="00CB1DA1"/>
    <w:rsid w:val="00CB1F3B"/>
    <w:rsid w:val="00CB2354"/>
    <w:rsid w:val="00CB2F4B"/>
    <w:rsid w:val="00CB325C"/>
    <w:rsid w:val="00CB36E3"/>
    <w:rsid w:val="00CB46DC"/>
    <w:rsid w:val="00CB57A6"/>
    <w:rsid w:val="00CB5B05"/>
    <w:rsid w:val="00CB78D2"/>
    <w:rsid w:val="00CB78ED"/>
    <w:rsid w:val="00CB79EF"/>
    <w:rsid w:val="00CC0125"/>
    <w:rsid w:val="00CC01C0"/>
    <w:rsid w:val="00CC0879"/>
    <w:rsid w:val="00CC0D41"/>
    <w:rsid w:val="00CC2814"/>
    <w:rsid w:val="00CC2F59"/>
    <w:rsid w:val="00CC332E"/>
    <w:rsid w:val="00CC5281"/>
    <w:rsid w:val="00CC5F2C"/>
    <w:rsid w:val="00CC7547"/>
    <w:rsid w:val="00CC78CA"/>
    <w:rsid w:val="00CC7E87"/>
    <w:rsid w:val="00CD3207"/>
    <w:rsid w:val="00CD40E9"/>
    <w:rsid w:val="00CD5A45"/>
    <w:rsid w:val="00CD5FA4"/>
    <w:rsid w:val="00CD6167"/>
    <w:rsid w:val="00CE042C"/>
    <w:rsid w:val="00CE0E15"/>
    <w:rsid w:val="00CE0F78"/>
    <w:rsid w:val="00CE112E"/>
    <w:rsid w:val="00CE36A9"/>
    <w:rsid w:val="00CE3718"/>
    <w:rsid w:val="00CE479D"/>
    <w:rsid w:val="00CE5068"/>
    <w:rsid w:val="00CE5FD6"/>
    <w:rsid w:val="00CE608A"/>
    <w:rsid w:val="00CE6677"/>
    <w:rsid w:val="00CE6DDD"/>
    <w:rsid w:val="00CE6F28"/>
    <w:rsid w:val="00CE7169"/>
    <w:rsid w:val="00CE7AF8"/>
    <w:rsid w:val="00CE7D46"/>
    <w:rsid w:val="00CF0185"/>
    <w:rsid w:val="00CF0254"/>
    <w:rsid w:val="00CF0462"/>
    <w:rsid w:val="00CF1819"/>
    <w:rsid w:val="00CF1CC7"/>
    <w:rsid w:val="00CF2E44"/>
    <w:rsid w:val="00CF2E79"/>
    <w:rsid w:val="00CF3303"/>
    <w:rsid w:val="00CF54F1"/>
    <w:rsid w:val="00CF594D"/>
    <w:rsid w:val="00CF5C7B"/>
    <w:rsid w:val="00CF615F"/>
    <w:rsid w:val="00CF6309"/>
    <w:rsid w:val="00CF70A2"/>
    <w:rsid w:val="00CF7629"/>
    <w:rsid w:val="00CF78EA"/>
    <w:rsid w:val="00D0198F"/>
    <w:rsid w:val="00D019E7"/>
    <w:rsid w:val="00D01BCF"/>
    <w:rsid w:val="00D0346F"/>
    <w:rsid w:val="00D0361D"/>
    <w:rsid w:val="00D03D9D"/>
    <w:rsid w:val="00D0485B"/>
    <w:rsid w:val="00D04DD4"/>
    <w:rsid w:val="00D06408"/>
    <w:rsid w:val="00D06527"/>
    <w:rsid w:val="00D0670C"/>
    <w:rsid w:val="00D07336"/>
    <w:rsid w:val="00D074C6"/>
    <w:rsid w:val="00D078A8"/>
    <w:rsid w:val="00D10043"/>
    <w:rsid w:val="00D100E1"/>
    <w:rsid w:val="00D10763"/>
    <w:rsid w:val="00D110C1"/>
    <w:rsid w:val="00D116BA"/>
    <w:rsid w:val="00D12546"/>
    <w:rsid w:val="00D12AB9"/>
    <w:rsid w:val="00D13A74"/>
    <w:rsid w:val="00D14E87"/>
    <w:rsid w:val="00D150A8"/>
    <w:rsid w:val="00D1512A"/>
    <w:rsid w:val="00D15886"/>
    <w:rsid w:val="00D1609F"/>
    <w:rsid w:val="00D20404"/>
    <w:rsid w:val="00D20C69"/>
    <w:rsid w:val="00D229C7"/>
    <w:rsid w:val="00D23D18"/>
    <w:rsid w:val="00D246C1"/>
    <w:rsid w:val="00D24AEC"/>
    <w:rsid w:val="00D250EE"/>
    <w:rsid w:val="00D26988"/>
    <w:rsid w:val="00D33097"/>
    <w:rsid w:val="00D335B2"/>
    <w:rsid w:val="00D33E7C"/>
    <w:rsid w:val="00D34CA9"/>
    <w:rsid w:val="00D34F10"/>
    <w:rsid w:val="00D35B45"/>
    <w:rsid w:val="00D35F8B"/>
    <w:rsid w:val="00D4001A"/>
    <w:rsid w:val="00D40F9B"/>
    <w:rsid w:val="00D41B55"/>
    <w:rsid w:val="00D42585"/>
    <w:rsid w:val="00D42FB6"/>
    <w:rsid w:val="00D43E9C"/>
    <w:rsid w:val="00D44000"/>
    <w:rsid w:val="00D44BF0"/>
    <w:rsid w:val="00D46190"/>
    <w:rsid w:val="00D46EBE"/>
    <w:rsid w:val="00D47B80"/>
    <w:rsid w:val="00D50B73"/>
    <w:rsid w:val="00D53333"/>
    <w:rsid w:val="00D54798"/>
    <w:rsid w:val="00D57573"/>
    <w:rsid w:val="00D57960"/>
    <w:rsid w:val="00D57BA9"/>
    <w:rsid w:val="00D57F29"/>
    <w:rsid w:val="00D57F9A"/>
    <w:rsid w:val="00D60102"/>
    <w:rsid w:val="00D6161C"/>
    <w:rsid w:val="00D622F0"/>
    <w:rsid w:val="00D62ED0"/>
    <w:rsid w:val="00D63AF0"/>
    <w:rsid w:val="00D6428C"/>
    <w:rsid w:val="00D650E3"/>
    <w:rsid w:val="00D66566"/>
    <w:rsid w:val="00D66F6F"/>
    <w:rsid w:val="00D7084E"/>
    <w:rsid w:val="00D70DA5"/>
    <w:rsid w:val="00D7151F"/>
    <w:rsid w:val="00D7214D"/>
    <w:rsid w:val="00D7249F"/>
    <w:rsid w:val="00D732A8"/>
    <w:rsid w:val="00D761E8"/>
    <w:rsid w:val="00D775A6"/>
    <w:rsid w:val="00D8131D"/>
    <w:rsid w:val="00D8235A"/>
    <w:rsid w:val="00D82A04"/>
    <w:rsid w:val="00D8679F"/>
    <w:rsid w:val="00D871FE"/>
    <w:rsid w:val="00D87E0B"/>
    <w:rsid w:val="00D905D8"/>
    <w:rsid w:val="00D92739"/>
    <w:rsid w:val="00D92763"/>
    <w:rsid w:val="00D93C73"/>
    <w:rsid w:val="00D94432"/>
    <w:rsid w:val="00D973D9"/>
    <w:rsid w:val="00DA0050"/>
    <w:rsid w:val="00DA02D0"/>
    <w:rsid w:val="00DA38D4"/>
    <w:rsid w:val="00DA47FF"/>
    <w:rsid w:val="00DA5C42"/>
    <w:rsid w:val="00DA61C6"/>
    <w:rsid w:val="00DA6430"/>
    <w:rsid w:val="00DA6FAC"/>
    <w:rsid w:val="00DB0C42"/>
    <w:rsid w:val="00DB199E"/>
    <w:rsid w:val="00DB4883"/>
    <w:rsid w:val="00DB4E76"/>
    <w:rsid w:val="00DB599D"/>
    <w:rsid w:val="00DC03A7"/>
    <w:rsid w:val="00DC076B"/>
    <w:rsid w:val="00DC097C"/>
    <w:rsid w:val="00DC491D"/>
    <w:rsid w:val="00DC4DF1"/>
    <w:rsid w:val="00DC533F"/>
    <w:rsid w:val="00DC5E08"/>
    <w:rsid w:val="00DC681A"/>
    <w:rsid w:val="00DC6EAA"/>
    <w:rsid w:val="00DC7240"/>
    <w:rsid w:val="00DD08C2"/>
    <w:rsid w:val="00DD0DB0"/>
    <w:rsid w:val="00DD3514"/>
    <w:rsid w:val="00DD408F"/>
    <w:rsid w:val="00DD4D5B"/>
    <w:rsid w:val="00DD4EAE"/>
    <w:rsid w:val="00DD53C2"/>
    <w:rsid w:val="00DD5896"/>
    <w:rsid w:val="00DD677F"/>
    <w:rsid w:val="00DD72C6"/>
    <w:rsid w:val="00DD7C06"/>
    <w:rsid w:val="00DE0CDA"/>
    <w:rsid w:val="00DE126E"/>
    <w:rsid w:val="00DE1A62"/>
    <w:rsid w:val="00DE2C8A"/>
    <w:rsid w:val="00DE4ECA"/>
    <w:rsid w:val="00DE69B0"/>
    <w:rsid w:val="00DE6D4B"/>
    <w:rsid w:val="00DE729A"/>
    <w:rsid w:val="00DE7CB8"/>
    <w:rsid w:val="00DF1E79"/>
    <w:rsid w:val="00DF218F"/>
    <w:rsid w:val="00DF2310"/>
    <w:rsid w:val="00DF2368"/>
    <w:rsid w:val="00DF3FF8"/>
    <w:rsid w:val="00DF52E2"/>
    <w:rsid w:val="00DF5E14"/>
    <w:rsid w:val="00DF6288"/>
    <w:rsid w:val="00DF63BE"/>
    <w:rsid w:val="00DF70D1"/>
    <w:rsid w:val="00DF73C7"/>
    <w:rsid w:val="00DF7626"/>
    <w:rsid w:val="00E00A48"/>
    <w:rsid w:val="00E01B1C"/>
    <w:rsid w:val="00E021F0"/>
    <w:rsid w:val="00E04F27"/>
    <w:rsid w:val="00E05D7F"/>
    <w:rsid w:val="00E05E6C"/>
    <w:rsid w:val="00E06EFD"/>
    <w:rsid w:val="00E074E7"/>
    <w:rsid w:val="00E10B18"/>
    <w:rsid w:val="00E112B8"/>
    <w:rsid w:val="00E119F1"/>
    <w:rsid w:val="00E130DD"/>
    <w:rsid w:val="00E13491"/>
    <w:rsid w:val="00E14512"/>
    <w:rsid w:val="00E14D65"/>
    <w:rsid w:val="00E15881"/>
    <w:rsid w:val="00E172EF"/>
    <w:rsid w:val="00E174D7"/>
    <w:rsid w:val="00E17C3B"/>
    <w:rsid w:val="00E204C8"/>
    <w:rsid w:val="00E21D1C"/>
    <w:rsid w:val="00E21FE4"/>
    <w:rsid w:val="00E227B3"/>
    <w:rsid w:val="00E23DCA"/>
    <w:rsid w:val="00E23F84"/>
    <w:rsid w:val="00E24397"/>
    <w:rsid w:val="00E2456C"/>
    <w:rsid w:val="00E255A1"/>
    <w:rsid w:val="00E26FDE"/>
    <w:rsid w:val="00E27C10"/>
    <w:rsid w:val="00E27CD5"/>
    <w:rsid w:val="00E31AA9"/>
    <w:rsid w:val="00E31E62"/>
    <w:rsid w:val="00E32AE4"/>
    <w:rsid w:val="00E3435B"/>
    <w:rsid w:val="00E34E1E"/>
    <w:rsid w:val="00E364A9"/>
    <w:rsid w:val="00E364F3"/>
    <w:rsid w:val="00E36B13"/>
    <w:rsid w:val="00E36FB1"/>
    <w:rsid w:val="00E40A90"/>
    <w:rsid w:val="00E41734"/>
    <w:rsid w:val="00E424B3"/>
    <w:rsid w:val="00E4355A"/>
    <w:rsid w:val="00E45923"/>
    <w:rsid w:val="00E45F13"/>
    <w:rsid w:val="00E4700F"/>
    <w:rsid w:val="00E50E9C"/>
    <w:rsid w:val="00E51435"/>
    <w:rsid w:val="00E524CA"/>
    <w:rsid w:val="00E5395D"/>
    <w:rsid w:val="00E53F21"/>
    <w:rsid w:val="00E540C6"/>
    <w:rsid w:val="00E546A0"/>
    <w:rsid w:val="00E548C5"/>
    <w:rsid w:val="00E54C6E"/>
    <w:rsid w:val="00E558A9"/>
    <w:rsid w:val="00E5630E"/>
    <w:rsid w:val="00E5691E"/>
    <w:rsid w:val="00E572F6"/>
    <w:rsid w:val="00E57A87"/>
    <w:rsid w:val="00E60C47"/>
    <w:rsid w:val="00E62DC7"/>
    <w:rsid w:val="00E63DA4"/>
    <w:rsid w:val="00E64273"/>
    <w:rsid w:val="00E66B28"/>
    <w:rsid w:val="00E66F9A"/>
    <w:rsid w:val="00E66FB7"/>
    <w:rsid w:val="00E67A1C"/>
    <w:rsid w:val="00E67E15"/>
    <w:rsid w:val="00E70F37"/>
    <w:rsid w:val="00E71856"/>
    <w:rsid w:val="00E71F37"/>
    <w:rsid w:val="00E724CE"/>
    <w:rsid w:val="00E73DC4"/>
    <w:rsid w:val="00E748DF"/>
    <w:rsid w:val="00E74C80"/>
    <w:rsid w:val="00E74EA5"/>
    <w:rsid w:val="00E767BD"/>
    <w:rsid w:val="00E76837"/>
    <w:rsid w:val="00E769BB"/>
    <w:rsid w:val="00E77A90"/>
    <w:rsid w:val="00E80207"/>
    <w:rsid w:val="00E80426"/>
    <w:rsid w:val="00E81456"/>
    <w:rsid w:val="00E8195F"/>
    <w:rsid w:val="00E81EAD"/>
    <w:rsid w:val="00E829BE"/>
    <w:rsid w:val="00E829F4"/>
    <w:rsid w:val="00E83E00"/>
    <w:rsid w:val="00E84025"/>
    <w:rsid w:val="00E85020"/>
    <w:rsid w:val="00E853F7"/>
    <w:rsid w:val="00E85AB4"/>
    <w:rsid w:val="00E85C15"/>
    <w:rsid w:val="00E85DDB"/>
    <w:rsid w:val="00E903E6"/>
    <w:rsid w:val="00E914A6"/>
    <w:rsid w:val="00E91540"/>
    <w:rsid w:val="00E93478"/>
    <w:rsid w:val="00E93A37"/>
    <w:rsid w:val="00E93CC8"/>
    <w:rsid w:val="00E93E7B"/>
    <w:rsid w:val="00E945B6"/>
    <w:rsid w:val="00E95B5F"/>
    <w:rsid w:val="00E96836"/>
    <w:rsid w:val="00E973FB"/>
    <w:rsid w:val="00E97CDD"/>
    <w:rsid w:val="00EA1212"/>
    <w:rsid w:val="00EA15BB"/>
    <w:rsid w:val="00EA22C7"/>
    <w:rsid w:val="00EA243A"/>
    <w:rsid w:val="00EA3CA3"/>
    <w:rsid w:val="00EA5F11"/>
    <w:rsid w:val="00EA5FC1"/>
    <w:rsid w:val="00EA6763"/>
    <w:rsid w:val="00EA690D"/>
    <w:rsid w:val="00EA7DBA"/>
    <w:rsid w:val="00EA7F25"/>
    <w:rsid w:val="00EB152C"/>
    <w:rsid w:val="00EB22EF"/>
    <w:rsid w:val="00EB2830"/>
    <w:rsid w:val="00EB4285"/>
    <w:rsid w:val="00EB562B"/>
    <w:rsid w:val="00EB5EB0"/>
    <w:rsid w:val="00EB6F92"/>
    <w:rsid w:val="00EB76CD"/>
    <w:rsid w:val="00EC0181"/>
    <w:rsid w:val="00EC1FAA"/>
    <w:rsid w:val="00EC23B7"/>
    <w:rsid w:val="00EC2D92"/>
    <w:rsid w:val="00EC3DE4"/>
    <w:rsid w:val="00EC49CC"/>
    <w:rsid w:val="00EC61AF"/>
    <w:rsid w:val="00EC6C78"/>
    <w:rsid w:val="00EC70BE"/>
    <w:rsid w:val="00EC761B"/>
    <w:rsid w:val="00EC7CD8"/>
    <w:rsid w:val="00ED0F36"/>
    <w:rsid w:val="00ED13F6"/>
    <w:rsid w:val="00ED178E"/>
    <w:rsid w:val="00ED19E6"/>
    <w:rsid w:val="00ED1D01"/>
    <w:rsid w:val="00ED2E47"/>
    <w:rsid w:val="00ED49E2"/>
    <w:rsid w:val="00ED5E8D"/>
    <w:rsid w:val="00ED6120"/>
    <w:rsid w:val="00ED6543"/>
    <w:rsid w:val="00ED654E"/>
    <w:rsid w:val="00ED6CA9"/>
    <w:rsid w:val="00EE1188"/>
    <w:rsid w:val="00EE18E5"/>
    <w:rsid w:val="00EE1F2F"/>
    <w:rsid w:val="00EE1F77"/>
    <w:rsid w:val="00EE26DA"/>
    <w:rsid w:val="00EE2CBA"/>
    <w:rsid w:val="00EE482B"/>
    <w:rsid w:val="00EE4A88"/>
    <w:rsid w:val="00EE4D36"/>
    <w:rsid w:val="00EE599C"/>
    <w:rsid w:val="00EE6430"/>
    <w:rsid w:val="00EE703F"/>
    <w:rsid w:val="00EE725E"/>
    <w:rsid w:val="00EE7A89"/>
    <w:rsid w:val="00EE7CFF"/>
    <w:rsid w:val="00EE7F5B"/>
    <w:rsid w:val="00EF0902"/>
    <w:rsid w:val="00EF0BEF"/>
    <w:rsid w:val="00EF1B82"/>
    <w:rsid w:val="00EF399C"/>
    <w:rsid w:val="00EF5D0B"/>
    <w:rsid w:val="00EF6A06"/>
    <w:rsid w:val="00EF7680"/>
    <w:rsid w:val="00EF7F15"/>
    <w:rsid w:val="00F01C3F"/>
    <w:rsid w:val="00F01CE4"/>
    <w:rsid w:val="00F02102"/>
    <w:rsid w:val="00F02297"/>
    <w:rsid w:val="00F02A3B"/>
    <w:rsid w:val="00F03C85"/>
    <w:rsid w:val="00F05743"/>
    <w:rsid w:val="00F07311"/>
    <w:rsid w:val="00F07DA2"/>
    <w:rsid w:val="00F10EFA"/>
    <w:rsid w:val="00F115DF"/>
    <w:rsid w:val="00F11727"/>
    <w:rsid w:val="00F11CFC"/>
    <w:rsid w:val="00F124A2"/>
    <w:rsid w:val="00F128C3"/>
    <w:rsid w:val="00F130C8"/>
    <w:rsid w:val="00F13C14"/>
    <w:rsid w:val="00F13C20"/>
    <w:rsid w:val="00F142CB"/>
    <w:rsid w:val="00F14B7A"/>
    <w:rsid w:val="00F15677"/>
    <w:rsid w:val="00F16BEF"/>
    <w:rsid w:val="00F16BFF"/>
    <w:rsid w:val="00F170FE"/>
    <w:rsid w:val="00F178DF"/>
    <w:rsid w:val="00F179CF"/>
    <w:rsid w:val="00F203EC"/>
    <w:rsid w:val="00F21334"/>
    <w:rsid w:val="00F227E3"/>
    <w:rsid w:val="00F240EF"/>
    <w:rsid w:val="00F24254"/>
    <w:rsid w:val="00F24280"/>
    <w:rsid w:val="00F24BAF"/>
    <w:rsid w:val="00F254B8"/>
    <w:rsid w:val="00F2727E"/>
    <w:rsid w:val="00F27AC6"/>
    <w:rsid w:val="00F307AB"/>
    <w:rsid w:val="00F31262"/>
    <w:rsid w:val="00F31746"/>
    <w:rsid w:val="00F35E97"/>
    <w:rsid w:val="00F36251"/>
    <w:rsid w:val="00F36CC4"/>
    <w:rsid w:val="00F37D10"/>
    <w:rsid w:val="00F41A05"/>
    <w:rsid w:val="00F41A53"/>
    <w:rsid w:val="00F41E61"/>
    <w:rsid w:val="00F421C9"/>
    <w:rsid w:val="00F43703"/>
    <w:rsid w:val="00F43A97"/>
    <w:rsid w:val="00F45D83"/>
    <w:rsid w:val="00F4676D"/>
    <w:rsid w:val="00F469F7"/>
    <w:rsid w:val="00F502DF"/>
    <w:rsid w:val="00F504CE"/>
    <w:rsid w:val="00F510FB"/>
    <w:rsid w:val="00F523CE"/>
    <w:rsid w:val="00F52720"/>
    <w:rsid w:val="00F52D5C"/>
    <w:rsid w:val="00F52DF0"/>
    <w:rsid w:val="00F531AA"/>
    <w:rsid w:val="00F536C9"/>
    <w:rsid w:val="00F53C43"/>
    <w:rsid w:val="00F5400F"/>
    <w:rsid w:val="00F54674"/>
    <w:rsid w:val="00F548B7"/>
    <w:rsid w:val="00F567EA"/>
    <w:rsid w:val="00F5691A"/>
    <w:rsid w:val="00F56993"/>
    <w:rsid w:val="00F56C06"/>
    <w:rsid w:val="00F5758A"/>
    <w:rsid w:val="00F60FE9"/>
    <w:rsid w:val="00F62C01"/>
    <w:rsid w:val="00F6313D"/>
    <w:rsid w:val="00F63DDB"/>
    <w:rsid w:val="00F63E88"/>
    <w:rsid w:val="00F648B2"/>
    <w:rsid w:val="00F670D2"/>
    <w:rsid w:val="00F7257E"/>
    <w:rsid w:val="00F7395D"/>
    <w:rsid w:val="00F7569A"/>
    <w:rsid w:val="00F75A32"/>
    <w:rsid w:val="00F762A9"/>
    <w:rsid w:val="00F76F71"/>
    <w:rsid w:val="00F801D7"/>
    <w:rsid w:val="00F8124B"/>
    <w:rsid w:val="00F8294A"/>
    <w:rsid w:val="00F829DC"/>
    <w:rsid w:val="00F840D4"/>
    <w:rsid w:val="00F8452F"/>
    <w:rsid w:val="00F872D7"/>
    <w:rsid w:val="00F91FF2"/>
    <w:rsid w:val="00F92BA2"/>
    <w:rsid w:val="00F92D03"/>
    <w:rsid w:val="00F92DAA"/>
    <w:rsid w:val="00F9450E"/>
    <w:rsid w:val="00F94936"/>
    <w:rsid w:val="00F96A80"/>
    <w:rsid w:val="00F96C16"/>
    <w:rsid w:val="00F97FA5"/>
    <w:rsid w:val="00FA0607"/>
    <w:rsid w:val="00FA0820"/>
    <w:rsid w:val="00FA08F1"/>
    <w:rsid w:val="00FA0E5F"/>
    <w:rsid w:val="00FA1B16"/>
    <w:rsid w:val="00FA1BA2"/>
    <w:rsid w:val="00FA1BDA"/>
    <w:rsid w:val="00FA37EF"/>
    <w:rsid w:val="00FA5324"/>
    <w:rsid w:val="00FA60B7"/>
    <w:rsid w:val="00FA616F"/>
    <w:rsid w:val="00FA7194"/>
    <w:rsid w:val="00FA7F63"/>
    <w:rsid w:val="00FB0FE3"/>
    <w:rsid w:val="00FB1492"/>
    <w:rsid w:val="00FB296D"/>
    <w:rsid w:val="00FB36F3"/>
    <w:rsid w:val="00FB3F4D"/>
    <w:rsid w:val="00FB411B"/>
    <w:rsid w:val="00FB629F"/>
    <w:rsid w:val="00FB64B0"/>
    <w:rsid w:val="00FB6926"/>
    <w:rsid w:val="00FB6D8D"/>
    <w:rsid w:val="00FB73BB"/>
    <w:rsid w:val="00FC1F0E"/>
    <w:rsid w:val="00FC2A1C"/>
    <w:rsid w:val="00FC2E4A"/>
    <w:rsid w:val="00FC3301"/>
    <w:rsid w:val="00FC35BE"/>
    <w:rsid w:val="00FC36B4"/>
    <w:rsid w:val="00FC4398"/>
    <w:rsid w:val="00FC4612"/>
    <w:rsid w:val="00FC4B6E"/>
    <w:rsid w:val="00FC523C"/>
    <w:rsid w:val="00FC5DCE"/>
    <w:rsid w:val="00FC6A91"/>
    <w:rsid w:val="00FC79D2"/>
    <w:rsid w:val="00FD0791"/>
    <w:rsid w:val="00FD0F35"/>
    <w:rsid w:val="00FD11F6"/>
    <w:rsid w:val="00FD1A9F"/>
    <w:rsid w:val="00FD3050"/>
    <w:rsid w:val="00FD4061"/>
    <w:rsid w:val="00FD64FB"/>
    <w:rsid w:val="00FD6D0B"/>
    <w:rsid w:val="00FD7995"/>
    <w:rsid w:val="00FE0CEA"/>
    <w:rsid w:val="00FE0D85"/>
    <w:rsid w:val="00FE3C48"/>
    <w:rsid w:val="00FE4B64"/>
    <w:rsid w:val="00FE65B3"/>
    <w:rsid w:val="00FE71C5"/>
    <w:rsid w:val="00FE74D4"/>
    <w:rsid w:val="00FF2FA6"/>
    <w:rsid w:val="00FF3760"/>
    <w:rsid w:val="00FF3BF9"/>
    <w:rsid w:val="00FF3DF8"/>
    <w:rsid w:val="00FF547B"/>
    <w:rsid w:val="00FF6B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140ED7B9"/>
  <w15:docId w15:val="{5083B376-429C-486E-ADC9-272F60F4BB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75661"/>
    <w:rPr>
      <w:rFonts w:ascii="Calibri" w:hAnsi="Calibri"/>
      <w:lang w:eastAsia="ar-SA"/>
    </w:rPr>
  </w:style>
  <w:style w:type="paragraph" w:styleId="Heading1">
    <w:name w:val="heading 1"/>
    <w:basedOn w:val="Normal"/>
    <w:next w:val="BodyText"/>
    <w:link w:val="Heading1Char"/>
    <w:qFormat/>
    <w:rsid w:val="00232B09"/>
    <w:pPr>
      <w:pageBreakBefore/>
      <w:shd w:val="clear" w:color="auto" w:fill="7F7F7F"/>
      <w:spacing w:after="240" w:line="276" w:lineRule="auto"/>
      <w:jc w:val="both"/>
      <w:outlineLvl w:val="0"/>
    </w:pPr>
    <w:rPr>
      <w:b/>
      <w:bCs/>
      <w:color w:val="FFFFFF"/>
      <w:kern w:val="1"/>
      <w:sz w:val="32"/>
      <w:szCs w:val="32"/>
    </w:rPr>
  </w:style>
  <w:style w:type="paragraph" w:styleId="Heading2">
    <w:name w:val="heading 2"/>
    <w:basedOn w:val="Normal"/>
    <w:next w:val="BodyText"/>
    <w:link w:val="Heading2Char"/>
    <w:qFormat/>
    <w:rsid w:val="00232B09"/>
    <w:pPr>
      <w:pageBreakBefore/>
      <w:spacing w:after="200" w:line="276" w:lineRule="auto"/>
      <w:jc w:val="both"/>
      <w:outlineLvl w:val="1"/>
    </w:pPr>
    <w:rPr>
      <w:b/>
      <w:bCs/>
      <w:color w:val="4F81BD"/>
      <w:sz w:val="29"/>
      <w:szCs w:val="29"/>
    </w:rPr>
  </w:style>
  <w:style w:type="paragraph" w:styleId="Heading3">
    <w:name w:val="heading 3"/>
    <w:basedOn w:val="Normal"/>
    <w:next w:val="BodyText"/>
    <w:link w:val="Heading3Char"/>
    <w:qFormat/>
    <w:rsid w:val="00762485"/>
    <w:pPr>
      <w:pBdr>
        <w:bottom w:val="single" w:sz="4" w:space="1" w:color="808080"/>
      </w:pBdr>
      <w:spacing w:before="200" w:after="200" w:line="276" w:lineRule="auto"/>
      <w:outlineLvl w:val="2"/>
    </w:pPr>
    <w:rPr>
      <w:b/>
      <w:bCs/>
      <w:color w:val="595959"/>
      <w:sz w:val="26"/>
      <w:szCs w:val="26"/>
    </w:rPr>
  </w:style>
  <w:style w:type="paragraph" w:styleId="Heading4">
    <w:name w:val="heading 4"/>
    <w:aliases w:val="CBH Heading 4"/>
    <w:basedOn w:val="Normal"/>
    <w:next w:val="BodyText"/>
    <w:link w:val="Heading4Char"/>
    <w:qFormat/>
    <w:rsid w:val="003B4BF9"/>
    <w:pPr>
      <w:spacing w:before="600" w:after="160" w:line="276" w:lineRule="auto"/>
      <w:outlineLvl w:val="3"/>
    </w:pPr>
    <w:rPr>
      <w:b/>
      <w:bCs/>
      <w:color w:val="4F81BD"/>
      <w:sz w:val="24"/>
      <w:szCs w:val="24"/>
    </w:rPr>
  </w:style>
  <w:style w:type="paragraph" w:styleId="Heading5">
    <w:name w:val="heading 5"/>
    <w:basedOn w:val="Normal"/>
    <w:next w:val="Normal"/>
    <w:link w:val="Heading5Char"/>
    <w:qFormat/>
    <w:rsid w:val="00232B09"/>
    <w:pPr>
      <w:spacing w:before="120" w:after="160" w:line="276" w:lineRule="auto"/>
      <w:outlineLvl w:val="4"/>
    </w:pPr>
    <w:rPr>
      <w:b/>
      <w:bCs/>
      <w:i/>
      <w:iCs/>
      <w:color w:val="333333"/>
      <w:sz w:val="21"/>
      <w:szCs w:val="21"/>
    </w:rPr>
  </w:style>
  <w:style w:type="paragraph" w:styleId="Heading6">
    <w:name w:val="heading 6"/>
    <w:basedOn w:val="Heading5"/>
    <w:next w:val="Normal"/>
    <w:link w:val="Heading6Char"/>
    <w:qFormat/>
    <w:rsid w:val="00675661"/>
    <w:pPr>
      <w:tabs>
        <w:tab w:val="num" w:pos="1152"/>
      </w:tabs>
      <w:spacing w:before="240" w:after="60"/>
      <w:ind w:left="1152" w:hanging="1152"/>
      <w:outlineLvl w:val="5"/>
    </w:pPr>
    <w:rPr>
      <w:sz w:val="22"/>
      <w:szCs w:val="22"/>
    </w:rPr>
  </w:style>
  <w:style w:type="paragraph" w:styleId="Heading7">
    <w:name w:val="heading 7"/>
    <w:basedOn w:val="Normal"/>
    <w:next w:val="Normal"/>
    <w:link w:val="Heading7Char"/>
    <w:qFormat/>
    <w:rsid w:val="00675661"/>
    <w:pPr>
      <w:tabs>
        <w:tab w:val="num" w:pos="1296"/>
      </w:tabs>
      <w:spacing w:before="240" w:after="60"/>
      <w:ind w:left="1296" w:hanging="1296"/>
      <w:outlineLvl w:val="6"/>
    </w:pPr>
    <w:rPr>
      <w:color w:val="333333"/>
      <w:sz w:val="22"/>
      <w:szCs w:val="18"/>
    </w:rPr>
  </w:style>
  <w:style w:type="paragraph" w:styleId="Heading8">
    <w:name w:val="heading 8"/>
    <w:basedOn w:val="Normal"/>
    <w:next w:val="Normal"/>
    <w:link w:val="Heading8Char"/>
    <w:qFormat/>
    <w:rsid w:val="00675661"/>
    <w:pPr>
      <w:tabs>
        <w:tab w:val="num" w:pos="1440"/>
      </w:tabs>
      <w:spacing w:before="240" w:after="60"/>
      <w:ind w:left="1440" w:hanging="1440"/>
      <w:outlineLvl w:val="7"/>
    </w:pPr>
    <w:rPr>
      <w:i/>
      <w:iCs/>
      <w:color w:val="333333"/>
      <w:sz w:val="22"/>
      <w:szCs w:val="18"/>
    </w:rPr>
  </w:style>
  <w:style w:type="paragraph" w:styleId="Heading9">
    <w:name w:val="heading 9"/>
    <w:basedOn w:val="Normal"/>
    <w:next w:val="Normal"/>
    <w:link w:val="Heading9Char"/>
    <w:qFormat/>
    <w:rsid w:val="00675661"/>
    <w:pPr>
      <w:tabs>
        <w:tab w:val="num" w:pos="1584"/>
      </w:tabs>
      <w:spacing w:before="240" w:after="60"/>
      <w:ind w:left="1584" w:hanging="1584"/>
      <w:outlineLvl w:val="8"/>
    </w:pPr>
    <w:rPr>
      <w:rFonts w:ascii="Arial" w:hAnsi="Arial" w:cs="Arial"/>
      <w:color w:val="333333"/>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locked/>
    <w:rsid w:val="006C27CD"/>
    <w:rPr>
      <w:rFonts w:ascii="Calibri" w:hAnsi="Calibri"/>
      <w:b/>
      <w:bCs/>
      <w:color w:val="FFFFFF"/>
      <w:kern w:val="1"/>
      <w:sz w:val="32"/>
      <w:szCs w:val="32"/>
      <w:shd w:val="clear" w:color="auto" w:fill="7F7F7F"/>
      <w:lang w:eastAsia="ar-SA"/>
    </w:rPr>
  </w:style>
  <w:style w:type="character" w:customStyle="1" w:styleId="Heading2Char">
    <w:name w:val="Heading 2 Char"/>
    <w:basedOn w:val="WW-DefaultParagraphFont111111111"/>
    <w:link w:val="Heading2"/>
    <w:locked/>
    <w:rsid w:val="00675661"/>
    <w:rPr>
      <w:rFonts w:ascii="Calibri" w:hAnsi="Calibri"/>
      <w:b/>
      <w:bCs/>
      <w:color w:val="4F81BD"/>
      <w:sz w:val="29"/>
      <w:szCs w:val="29"/>
      <w:lang w:eastAsia="ar-SA"/>
    </w:rPr>
  </w:style>
  <w:style w:type="character" w:customStyle="1" w:styleId="Heading3Char">
    <w:name w:val="Heading 3 Char"/>
    <w:basedOn w:val="WW-DefaultParagraphFont111111111"/>
    <w:link w:val="Heading3"/>
    <w:locked/>
    <w:rsid w:val="00762485"/>
    <w:rPr>
      <w:rFonts w:ascii="Calibri" w:hAnsi="Calibri"/>
      <w:b/>
      <w:bCs/>
      <w:color w:val="595959"/>
      <w:sz w:val="26"/>
      <w:szCs w:val="26"/>
      <w:lang w:eastAsia="ar-SA"/>
    </w:rPr>
  </w:style>
  <w:style w:type="character" w:customStyle="1" w:styleId="Heading4Char">
    <w:name w:val="Heading 4 Char"/>
    <w:aliases w:val="CBH Heading 4 Char"/>
    <w:basedOn w:val="WW-DefaultParagraphFont111111111"/>
    <w:link w:val="Heading4"/>
    <w:locked/>
    <w:rsid w:val="003B4BF9"/>
    <w:rPr>
      <w:rFonts w:ascii="Calibri" w:hAnsi="Calibri"/>
      <w:b/>
      <w:bCs/>
      <w:color w:val="4F81BD"/>
      <w:sz w:val="24"/>
      <w:szCs w:val="24"/>
      <w:lang w:eastAsia="ar-SA"/>
    </w:rPr>
  </w:style>
  <w:style w:type="character" w:customStyle="1" w:styleId="Heading5Char">
    <w:name w:val="Heading 5 Char"/>
    <w:basedOn w:val="WW-DefaultParagraphFont111111111"/>
    <w:link w:val="Heading5"/>
    <w:locked/>
    <w:rsid w:val="00675661"/>
    <w:rPr>
      <w:rFonts w:ascii="Calibri" w:hAnsi="Calibri"/>
      <w:b/>
      <w:bCs/>
      <w:i/>
      <w:iCs/>
      <w:color w:val="333333"/>
      <w:sz w:val="21"/>
      <w:szCs w:val="21"/>
      <w:lang w:eastAsia="ar-SA"/>
    </w:rPr>
  </w:style>
  <w:style w:type="character" w:customStyle="1" w:styleId="Heading6Char">
    <w:name w:val="Heading 6 Char"/>
    <w:basedOn w:val="DefaultParagraphFont"/>
    <w:link w:val="Heading6"/>
    <w:uiPriority w:val="9"/>
    <w:semiHidden/>
    <w:locked/>
    <w:rsid w:val="006C27CD"/>
    <w:rPr>
      <w:rFonts w:ascii="Calibri" w:hAnsi="Calibri" w:cs="Times New Roman"/>
      <w:b/>
      <w:bCs/>
      <w:sz w:val="22"/>
      <w:szCs w:val="22"/>
      <w:lang w:eastAsia="ar-SA" w:bidi="ar-SA"/>
    </w:rPr>
  </w:style>
  <w:style w:type="character" w:customStyle="1" w:styleId="Heading7Char">
    <w:name w:val="Heading 7 Char"/>
    <w:basedOn w:val="DefaultParagraphFont"/>
    <w:link w:val="Heading7"/>
    <w:uiPriority w:val="9"/>
    <w:semiHidden/>
    <w:locked/>
    <w:rsid w:val="006C27CD"/>
    <w:rPr>
      <w:rFonts w:ascii="Calibri" w:hAnsi="Calibri" w:cs="Times New Roman"/>
      <w:sz w:val="24"/>
      <w:szCs w:val="24"/>
      <w:lang w:eastAsia="ar-SA" w:bidi="ar-SA"/>
    </w:rPr>
  </w:style>
  <w:style w:type="character" w:customStyle="1" w:styleId="Heading8Char">
    <w:name w:val="Heading 8 Char"/>
    <w:basedOn w:val="DefaultParagraphFont"/>
    <w:link w:val="Heading8"/>
    <w:uiPriority w:val="9"/>
    <w:semiHidden/>
    <w:locked/>
    <w:rsid w:val="006C27CD"/>
    <w:rPr>
      <w:rFonts w:ascii="Calibri" w:hAnsi="Calibri" w:cs="Times New Roman"/>
      <w:i/>
      <w:iCs/>
      <w:sz w:val="24"/>
      <w:szCs w:val="24"/>
      <w:lang w:eastAsia="ar-SA" w:bidi="ar-SA"/>
    </w:rPr>
  </w:style>
  <w:style w:type="character" w:customStyle="1" w:styleId="Heading9Char">
    <w:name w:val="Heading 9 Char"/>
    <w:basedOn w:val="DefaultParagraphFont"/>
    <w:link w:val="Heading9"/>
    <w:uiPriority w:val="9"/>
    <w:semiHidden/>
    <w:locked/>
    <w:rsid w:val="006C27CD"/>
    <w:rPr>
      <w:rFonts w:ascii="Cambria" w:hAnsi="Cambria" w:cs="Times New Roman"/>
      <w:sz w:val="22"/>
      <w:szCs w:val="22"/>
      <w:lang w:eastAsia="ar-SA" w:bidi="ar-SA"/>
    </w:rPr>
  </w:style>
  <w:style w:type="character" w:customStyle="1" w:styleId="WW8Num1z0">
    <w:name w:val="WW8Num1z0"/>
    <w:rsid w:val="00675661"/>
    <w:rPr>
      <w:sz w:val="32"/>
    </w:rPr>
  </w:style>
  <w:style w:type="character" w:customStyle="1" w:styleId="WW8Num3z0">
    <w:name w:val="WW8Num3z0"/>
    <w:rsid w:val="00675661"/>
    <w:rPr>
      <w:rFonts w:ascii="Symbol" w:hAnsi="Symbol"/>
    </w:rPr>
  </w:style>
  <w:style w:type="character" w:customStyle="1" w:styleId="WW8Num4z0">
    <w:name w:val="WW8Num4z0"/>
    <w:rsid w:val="00675661"/>
    <w:rPr>
      <w:rFonts w:ascii="Calibri" w:hAnsi="Calibri"/>
    </w:rPr>
  </w:style>
  <w:style w:type="character" w:customStyle="1" w:styleId="Absatz-Standardschriftart">
    <w:name w:val="Absatz-Standardschriftart"/>
    <w:rsid w:val="00675661"/>
  </w:style>
  <w:style w:type="character" w:customStyle="1" w:styleId="WW8Num5z0">
    <w:name w:val="WW8Num5z0"/>
    <w:rsid w:val="00675661"/>
    <w:rPr>
      <w:rFonts w:ascii="Symbol" w:hAnsi="Symbol"/>
    </w:rPr>
  </w:style>
  <w:style w:type="character" w:customStyle="1" w:styleId="WW-DefaultParagraphFont">
    <w:name w:val="WW-Default Paragraph Font"/>
    <w:rsid w:val="00675661"/>
  </w:style>
  <w:style w:type="character" w:customStyle="1" w:styleId="WW-Absatz-Standardschriftart">
    <w:name w:val="WW-Absatz-Standardschriftart"/>
    <w:rsid w:val="00675661"/>
  </w:style>
  <w:style w:type="character" w:customStyle="1" w:styleId="WW8Num2z0">
    <w:name w:val="WW8Num2z0"/>
    <w:rsid w:val="00675661"/>
    <w:rPr>
      <w:sz w:val="20"/>
    </w:rPr>
  </w:style>
  <w:style w:type="character" w:customStyle="1" w:styleId="WW-Absatz-Standardschriftart1">
    <w:name w:val="WW-Absatz-Standardschriftart1"/>
    <w:rsid w:val="00675661"/>
  </w:style>
  <w:style w:type="character" w:customStyle="1" w:styleId="WW-Absatz-Standardschriftart11">
    <w:name w:val="WW-Absatz-Standardschriftart11"/>
    <w:rsid w:val="00675661"/>
  </w:style>
  <w:style w:type="character" w:customStyle="1" w:styleId="WW-Absatz-Standardschriftart111">
    <w:name w:val="WW-Absatz-Standardschriftart111"/>
    <w:rsid w:val="00675661"/>
  </w:style>
  <w:style w:type="character" w:customStyle="1" w:styleId="WW8Num6z0">
    <w:name w:val="WW8Num6z0"/>
    <w:rsid w:val="00675661"/>
    <w:rPr>
      <w:rFonts w:ascii="Calibri" w:hAnsi="Calibri"/>
    </w:rPr>
  </w:style>
  <w:style w:type="character" w:customStyle="1" w:styleId="WW8Num7z0">
    <w:name w:val="WW8Num7z0"/>
    <w:rsid w:val="00675661"/>
    <w:rPr>
      <w:rFonts w:ascii="Calibri" w:hAnsi="Calibri"/>
    </w:rPr>
  </w:style>
  <w:style w:type="character" w:customStyle="1" w:styleId="WW8Num8z0">
    <w:name w:val="WW8Num8z0"/>
    <w:rsid w:val="00675661"/>
    <w:rPr>
      <w:rFonts w:ascii="Wingdings" w:hAnsi="Wingdings"/>
    </w:rPr>
  </w:style>
  <w:style w:type="character" w:customStyle="1" w:styleId="WW8Num9z0">
    <w:name w:val="WW8Num9z0"/>
    <w:rsid w:val="00675661"/>
    <w:rPr>
      <w:rFonts w:ascii="Symbol" w:hAnsi="Symbol"/>
    </w:rPr>
  </w:style>
  <w:style w:type="character" w:customStyle="1" w:styleId="WW8Num10z0">
    <w:name w:val="WW8Num10z0"/>
    <w:rsid w:val="00675661"/>
    <w:rPr>
      <w:rFonts w:ascii="Symbol" w:hAnsi="Symbol"/>
    </w:rPr>
  </w:style>
  <w:style w:type="character" w:customStyle="1" w:styleId="WW8Num11z0">
    <w:name w:val="WW8Num11z0"/>
    <w:rsid w:val="00675661"/>
    <w:rPr>
      <w:rFonts w:ascii="Symbol" w:hAnsi="Symbol"/>
    </w:rPr>
  </w:style>
  <w:style w:type="character" w:customStyle="1" w:styleId="WW-Absatz-Standardschriftart1111">
    <w:name w:val="WW-Absatz-Standardschriftart1111"/>
    <w:rsid w:val="00675661"/>
  </w:style>
  <w:style w:type="character" w:customStyle="1" w:styleId="WW8Num12z0">
    <w:name w:val="WW8Num12z0"/>
    <w:rsid w:val="00675661"/>
    <w:rPr>
      <w:rFonts w:ascii="Symbol" w:hAnsi="Symbol"/>
      <w:sz w:val="20"/>
    </w:rPr>
  </w:style>
  <w:style w:type="character" w:customStyle="1" w:styleId="WW8Num13z0">
    <w:name w:val="WW8Num13z0"/>
    <w:rsid w:val="00675661"/>
    <w:rPr>
      <w:rFonts w:ascii="Symbol" w:hAnsi="Symbol"/>
    </w:rPr>
  </w:style>
  <w:style w:type="character" w:customStyle="1" w:styleId="WW8Num14z0">
    <w:name w:val="WW8Num14z0"/>
    <w:rsid w:val="00675661"/>
    <w:rPr>
      <w:rFonts w:ascii="Symbol" w:hAnsi="Symbol"/>
      <w:sz w:val="18"/>
    </w:rPr>
  </w:style>
  <w:style w:type="character" w:customStyle="1" w:styleId="WW8Num15z0">
    <w:name w:val="WW8Num15z0"/>
    <w:rsid w:val="00675661"/>
    <w:rPr>
      <w:rFonts w:ascii="Symbol" w:hAnsi="Symbol"/>
    </w:rPr>
  </w:style>
  <w:style w:type="character" w:customStyle="1" w:styleId="WW-Absatz-Standardschriftart11111">
    <w:name w:val="WW-Absatz-Standardschriftart11111"/>
    <w:rsid w:val="00675661"/>
  </w:style>
  <w:style w:type="character" w:customStyle="1" w:styleId="WW-Absatz-Standardschriftart111111">
    <w:name w:val="WW-Absatz-Standardschriftart111111"/>
    <w:rsid w:val="00675661"/>
  </w:style>
  <w:style w:type="character" w:customStyle="1" w:styleId="WW-Absatz-Standardschriftart1111111">
    <w:name w:val="WW-Absatz-Standardschriftart1111111"/>
    <w:rsid w:val="00675661"/>
  </w:style>
  <w:style w:type="character" w:customStyle="1" w:styleId="WW-Absatz-Standardschriftart11111111">
    <w:name w:val="WW-Absatz-Standardschriftart11111111"/>
    <w:rsid w:val="00675661"/>
  </w:style>
  <w:style w:type="character" w:customStyle="1" w:styleId="WW-DefaultParagraphFont1">
    <w:name w:val="WW-Default Paragraph Font1"/>
    <w:rsid w:val="00675661"/>
  </w:style>
  <w:style w:type="character" w:customStyle="1" w:styleId="WW-Absatz-Standardschriftart111111111">
    <w:name w:val="WW-Absatz-Standardschriftart111111111"/>
    <w:rsid w:val="00675661"/>
  </w:style>
  <w:style w:type="character" w:customStyle="1" w:styleId="WW-Absatz-Standardschriftart1111111111">
    <w:name w:val="WW-Absatz-Standardschriftart1111111111"/>
    <w:rsid w:val="00675661"/>
  </w:style>
  <w:style w:type="character" w:customStyle="1" w:styleId="WW-Absatz-Standardschriftart11111111111">
    <w:name w:val="WW-Absatz-Standardschriftart11111111111"/>
    <w:rsid w:val="00675661"/>
  </w:style>
  <w:style w:type="character" w:customStyle="1" w:styleId="WW-Absatz-Standardschriftart111111111111">
    <w:name w:val="WW-Absatz-Standardschriftart111111111111"/>
    <w:rsid w:val="00675661"/>
  </w:style>
  <w:style w:type="character" w:customStyle="1" w:styleId="WW-Absatz-Standardschriftart1111111111111">
    <w:name w:val="WW-Absatz-Standardschriftart1111111111111"/>
    <w:rsid w:val="00675661"/>
  </w:style>
  <w:style w:type="character" w:customStyle="1" w:styleId="WW-Absatz-Standardschriftart11111111111111">
    <w:name w:val="WW-Absatz-Standardschriftart11111111111111"/>
    <w:rsid w:val="00675661"/>
  </w:style>
  <w:style w:type="character" w:customStyle="1" w:styleId="WW-Absatz-Standardschriftart111111111111111">
    <w:name w:val="WW-Absatz-Standardschriftart111111111111111"/>
    <w:rsid w:val="00675661"/>
  </w:style>
  <w:style w:type="character" w:customStyle="1" w:styleId="WW-Absatz-Standardschriftart1111111111111111">
    <w:name w:val="WW-Absatz-Standardschriftart1111111111111111"/>
    <w:rsid w:val="00675661"/>
  </w:style>
  <w:style w:type="character" w:customStyle="1" w:styleId="WW-DefaultParagraphFont11">
    <w:name w:val="WW-Default Paragraph Font11"/>
    <w:rsid w:val="00675661"/>
  </w:style>
  <w:style w:type="character" w:customStyle="1" w:styleId="WW-DefaultParagraphFont111">
    <w:name w:val="WW-Default Paragraph Font111"/>
    <w:rsid w:val="00675661"/>
  </w:style>
  <w:style w:type="character" w:customStyle="1" w:styleId="WW-Absatz-Standardschriftart11111111111111111">
    <w:name w:val="WW-Absatz-Standardschriftart11111111111111111"/>
    <w:rsid w:val="00675661"/>
  </w:style>
  <w:style w:type="character" w:customStyle="1" w:styleId="WW-Absatz-Standardschriftart111111111111111111">
    <w:name w:val="WW-Absatz-Standardschriftart111111111111111111"/>
    <w:rsid w:val="00675661"/>
  </w:style>
  <w:style w:type="character" w:customStyle="1" w:styleId="WW-Absatz-Standardschriftart1111111111111111111">
    <w:name w:val="WW-Absatz-Standardschriftart1111111111111111111"/>
    <w:rsid w:val="00675661"/>
  </w:style>
  <w:style w:type="character" w:customStyle="1" w:styleId="WW-Absatz-Standardschriftart11111111111111111111">
    <w:name w:val="WW-Absatz-Standardschriftart11111111111111111111"/>
    <w:rsid w:val="00675661"/>
  </w:style>
  <w:style w:type="character" w:customStyle="1" w:styleId="WW-Absatz-Standardschriftart111111111111111111111">
    <w:name w:val="WW-Absatz-Standardschriftart111111111111111111111"/>
    <w:rsid w:val="00675661"/>
  </w:style>
  <w:style w:type="character" w:customStyle="1" w:styleId="WW-Absatz-Standardschriftart1111111111111111111111">
    <w:name w:val="WW-Absatz-Standardschriftart1111111111111111111111"/>
    <w:rsid w:val="00675661"/>
  </w:style>
  <w:style w:type="character" w:customStyle="1" w:styleId="WW-Absatz-Standardschriftart11111111111111111111111">
    <w:name w:val="WW-Absatz-Standardschriftart11111111111111111111111"/>
    <w:rsid w:val="00675661"/>
  </w:style>
  <w:style w:type="character" w:customStyle="1" w:styleId="WW-DefaultParagraphFont1111">
    <w:name w:val="WW-Default Paragraph Font1111"/>
    <w:rsid w:val="00675661"/>
  </w:style>
  <w:style w:type="character" w:customStyle="1" w:styleId="WW-DefaultParagraphFont11111">
    <w:name w:val="WW-Default Paragraph Font11111"/>
    <w:rsid w:val="00675661"/>
  </w:style>
  <w:style w:type="character" w:customStyle="1" w:styleId="WW-Absatz-Standardschriftart111111111111111111111111">
    <w:name w:val="WW-Absatz-Standardschriftart111111111111111111111111"/>
    <w:rsid w:val="00675661"/>
  </w:style>
  <w:style w:type="character" w:customStyle="1" w:styleId="WW-Absatz-Standardschriftart1111111111111111111111111">
    <w:name w:val="WW-Absatz-Standardschriftart1111111111111111111111111"/>
    <w:rsid w:val="00675661"/>
  </w:style>
  <w:style w:type="character" w:customStyle="1" w:styleId="WW-Absatz-Standardschriftart11111111111111111111111111">
    <w:name w:val="WW-Absatz-Standardschriftart11111111111111111111111111"/>
    <w:rsid w:val="00675661"/>
  </w:style>
  <w:style w:type="character" w:customStyle="1" w:styleId="WW-Absatz-Standardschriftart111111111111111111111111111">
    <w:name w:val="WW-Absatz-Standardschriftart111111111111111111111111111"/>
    <w:rsid w:val="00675661"/>
  </w:style>
  <w:style w:type="character" w:customStyle="1" w:styleId="WW-Absatz-Standardschriftart1111111111111111111111111111">
    <w:name w:val="WW-Absatz-Standardschriftart1111111111111111111111111111"/>
    <w:rsid w:val="00675661"/>
  </w:style>
  <w:style w:type="character" w:customStyle="1" w:styleId="WW-Absatz-Standardschriftart11111111111111111111111111111">
    <w:name w:val="WW-Absatz-Standardschriftart11111111111111111111111111111"/>
    <w:rsid w:val="00675661"/>
  </w:style>
  <w:style w:type="character" w:customStyle="1" w:styleId="WW-Absatz-Standardschriftart111111111111111111111111111111">
    <w:name w:val="WW-Absatz-Standardschriftart111111111111111111111111111111"/>
    <w:rsid w:val="00675661"/>
  </w:style>
  <w:style w:type="character" w:customStyle="1" w:styleId="WW-Absatz-Standardschriftart1111111111111111111111111111111">
    <w:name w:val="WW-Absatz-Standardschriftart1111111111111111111111111111111"/>
    <w:rsid w:val="00675661"/>
  </w:style>
  <w:style w:type="character" w:customStyle="1" w:styleId="WW8Num7z1">
    <w:name w:val="WW8Num7z1"/>
    <w:rsid w:val="00675661"/>
    <w:rPr>
      <w:rFonts w:ascii="Courier New" w:hAnsi="Courier New"/>
    </w:rPr>
  </w:style>
  <w:style w:type="character" w:customStyle="1" w:styleId="WW8Num7z2">
    <w:name w:val="WW8Num7z2"/>
    <w:rsid w:val="00675661"/>
    <w:rPr>
      <w:rFonts w:ascii="Wingdings" w:hAnsi="Wingdings"/>
    </w:rPr>
  </w:style>
  <w:style w:type="character" w:customStyle="1" w:styleId="WW8Num7z3">
    <w:name w:val="WW8Num7z3"/>
    <w:rsid w:val="00675661"/>
    <w:rPr>
      <w:rFonts w:ascii="Symbol" w:hAnsi="Symbol"/>
    </w:rPr>
  </w:style>
  <w:style w:type="character" w:customStyle="1" w:styleId="WW-DefaultParagraphFont111111">
    <w:name w:val="WW-Default Paragraph Font111111"/>
    <w:rsid w:val="00675661"/>
  </w:style>
  <w:style w:type="character" w:customStyle="1" w:styleId="WW-Absatz-Standardschriftart11111111111111111111111111111111">
    <w:name w:val="WW-Absatz-Standardschriftart11111111111111111111111111111111"/>
    <w:rsid w:val="00675661"/>
  </w:style>
  <w:style w:type="character" w:customStyle="1" w:styleId="WW-Absatz-Standardschriftart111111111111111111111111111111111">
    <w:name w:val="WW-Absatz-Standardschriftart111111111111111111111111111111111"/>
    <w:rsid w:val="00675661"/>
  </w:style>
  <w:style w:type="character" w:customStyle="1" w:styleId="WW-Absatz-Standardschriftart1111111111111111111111111111111111">
    <w:name w:val="WW-Absatz-Standardschriftart1111111111111111111111111111111111"/>
    <w:rsid w:val="00675661"/>
  </w:style>
  <w:style w:type="character" w:customStyle="1" w:styleId="WW-Absatz-Standardschriftart11111111111111111111111111111111111">
    <w:name w:val="WW-Absatz-Standardschriftart11111111111111111111111111111111111"/>
    <w:rsid w:val="00675661"/>
  </w:style>
  <w:style w:type="character" w:customStyle="1" w:styleId="WW-Absatz-Standardschriftart111111111111111111111111111111111111">
    <w:name w:val="WW-Absatz-Standardschriftart111111111111111111111111111111111111"/>
    <w:rsid w:val="00675661"/>
  </w:style>
  <w:style w:type="character" w:customStyle="1" w:styleId="WW-DefaultParagraphFont1111111">
    <w:name w:val="WW-Default Paragraph Font1111111"/>
    <w:rsid w:val="00675661"/>
  </w:style>
  <w:style w:type="character" w:customStyle="1" w:styleId="WW-Absatz-Standardschriftart1111111111111111111111111111111111111">
    <w:name w:val="WW-Absatz-Standardschriftart1111111111111111111111111111111111111"/>
    <w:rsid w:val="00675661"/>
  </w:style>
  <w:style w:type="character" w:customStyle="1" w:styleId="WW-DefaultParagraphFont11111111">
    <w:name w:val="WW-Default Paragraph Font11111111"/>
    <w:rsid w:val="00675661"/>
  </w:style>
  <w:style w:type="character" w:customStyle="1" w:styleId="WW-Absatz-Standardschriftart11111111111111111111111111111111111111">
    <w:name w:val="WW-Absatz-Standardschriftart11111111111111111111111111111111111111"/>
    <w:rsid w:val="00675661"/>
  </w:style>
  <w:style w:type="character" w:customStyle="1" w:styleId="WW8Num16z0">
    <w:name w:val="WW8Num16z0"/>
    <w:rsid w:val="00675661"/>
    <w:rPr>
      <w:rFonts w:ascii="Symbol" w:hAnsi="Symbol"/>
    </w:rPr>
  </w:style>
  <w:style w:type="character" w:customStyle="1" w:styleId="WW-Absatz-Standardschriftart111111111111111111111111111111111111111">
    <w:name w:val="WW-Absatz-Standardschriftart111111111111111111111111111111111111111"/>
    <w:rsid w:val="00675661"/>
  </w:style>
  <w:style w:type="character" w:customStyle="1" w:styleId="WW8Num6z1">
    <w:name w:val="WW8Num6z1"/>
    <w:rsid w:val="00675661"/>
    <w:rPr>
      <w:rFonts w:ascii="Courier New" w:hAnsi="Courier New"/>
    </w:rPr>
  </w:style>
  <w:style w:type="character" w:customStyle="1" w:styleId="WW8Num6z2">
    <w:name w:val="WW8Num6z2"/>
    <w:rsid w:val="00675661"/>
    <w:rPr>
      <w:rFonts w:ascii="Wingdings" w:hAnsi="Wingdings"/>
    </w:rPr>
  </w:style>
  <w:style w:type="character" w:customStyle="1" w:styleId="WW8Num6z3">
    <w:name w:val="WW8Num6z3"/>
    <w:rsid w:val="00675661"/>
    <w:rPr>
      <w:rFonts w:ascii="Symbol" w:hAnsi="Symbol"/>
    </w:rPr>
  </w:style>
  <w:style w:type="character" w:customStyle="1" w:styleId="WW8Num8z1">
    <w:name w:val="WW8Num8z1"/>
    <w:rsid w:val="00675661"/>
    <w:rPr>
      <w:rFonts w:ascii="Courier New" w:hAnsi="Courier New"/>
    </w:rPr>
  </w:style>
  <w:style w:type="character" w:customStyle="1" w:styleId="WW8Num8z3">
    <w:name w:val="WW8Num8z3"/>
    <w:rsid w:val="00675661"/>
    <w:rPr>
      <w:rFonts w:ascii="Symbol" w:hAnsi="Symbol"/>
    </w:rPr>
  </w:style>
  <w:style w:type="character" w:customStyle="1" w:styleId="WW8Num12z1">
    <w:name w:val="WW8Num12z1"/>
    <w:rsid w:val="00675661"/>
    <w:rPr>
      <w:rFonts w:ascii="Courier New" w:hAnsi="Courier New"/>
      <w:sz w:val="20"/>
    </w:rPr>
  </w:style>
  <w:style w:type="character" w:customStyle="1" w:styleId="WW8Num12z2">
    <w:name w:val="WW8Num12z2"/>
    <w:rsid w:val="00675661"/>
    <w:rPr>
      <w:rFonts w:ascii="Wingdings" w:hAnsi="Wingdings"/>
      <w:sz w:val="20"/>
    </w:rPr>
  </w:style>
  <w:style w:type="character" w:customStyle="1" w:styleId="WW8Num14z1">
    <w:name w:val="WW8Num14z1"/>
    <w:rsid w:val="00675661"/>
    <w:rPr>
      <w:rFonts w:ascii="Courier New" w:hAnsi="Courier New"/>
    </w:rPr>
  </w:style>
  <w:style w:type="character" w:customStyle="1" w:styleId="WW8Num14z2">
    <w:name w:val="WW8Num14z2"/>
    <w:rsid w:val="00675661"/>
    <w:rPr>
      <w:rFonts w:ascii="Wingdings" w:hAnsi="Wingdings"/>
    </w:rPr>
  </w:style>
  <w:style w:type="character" w:customStyle="1" w:styleId="WW8Num14z3">
    <w:name w:val="WW8Num14z3"/>
    <w:rsid w:val="00675661"/>
    <w:rPr>
      <w:rFonts w:ascii="Symbol" w:hAnsi="Symbol"/>
    </w:rPr>
  </w:style>
  <w:style w:type="character" w:customStyle="1" w:styleId="WW8Num16z1">
    <w:name w:val="WW8Num16z1"/>
    <w:rsid w:val="00675661"/>
    <w:rPr>
      <w:rFonts w:ascii="Courier New" w:hAnsi="Courier New"/>
    </w:rPr>
  </w:style>
  <w:style w:type="character" w:customStyle="1" w:styleId="WW8Num16z2">
    <w:name w:val="WW8Num16z2"/>
    <w:rsid w:val="00675661"/>
    <w:rPr>
      <w:rFonts w:ascii="Wingdings" w:hAnsi="Wingdings"/>
    </w:rPr>
  </w:style>
  <w:style w:type="character" w:customStyle="1" w:styleId="WW8Num22z0">
    <w:name w:val="WW8Num22z0"/>
    <w:rsid w:val="00675661"/>
    <w:rPr>
      <w:rFonts w:ascii="Symbol" w:hAnsi="Symbol"/>
    </w:rPr>
  </w:style>
  <w:style w:type="character" w:customStyle="1" w:styleId="WW8Num23z0">
    <w:name w:val="WW8Num23z0"/>
    <w:rsid w:val="00675661"/>
    <w:rPr>
      <w:rFonts w:ascii="Calibri" w:hAnsi="Calibri"/>
    </w:rPr>
  </w:style>
  <w:style w:type="character" w:customStyle="1" w:styleId="WW8Num25z0">
    <w:name w:val="WW8Num25z0"/>
    <w:rsid w:val="00675661"/>
    <w:rPr>
      <w:rFonts w:ascii="Symbol" w:hAnsi="Symbol"/>
      <w:sz w:val="18"/>
    </w:rPr>
  </w:style>
  <w:style w:type="character" w:customStyle="1" w:styleId="WW8Num25z1">
    <w:name w:val="WW8Num25z1"/>
    <w:rsid w:val="00675661"/>
    <w:rPr>
      <w:rFonts w:ascii="Courier New" w:hAnsi="Courier New"/>
    </w:rPr>
  </w:style>
  <w:style w:type="character" w:customStyle="1" w:styleId="WW8Num25z2">
    <w:name w:val="WW8Num25z2"/>
    <w:rsid w:val="00675661"/>
    <w:rPr>
      <w:rFonts w:ascii="Wingdings" w:hAnsi="Wingdings"/>
    </w:rPr>
  </w:style>
  <w:style w:type="character" w:customStyle="1" w:styleId="WW8Num25z3">
    <w:name w:val="WW8Num25z3"/>
    <w:rsid w:val="00675661"/>
    <w:rPr>
      <w:rFonts w:ascii="Symbol" w:hAnsi="Symbol"/>
    </w:rPr>
  </w:style>
  <w:style w:type="character" w:customStyle="1" w:styleId="WW8Num35z0">
    <w:name w:val="WW8Num35z0"/>
    <w:rsid w:val="00675661"/>
    <w:rPr>
      <w:rFonts w:ascii="Symbol" w:hAnsi="Symbol"/>
      <w:sz w:val="20"/>
    </w:rPr>
  </w:style>
  <w:style w:type="character" w:customStyle="1" w:styleId="WW8Num35z1">
    <w:name w:val="WW8Num35z1"/>
    <w:rsid w:val="00675661"/>
    <w:rPr>
      <w:rFonts w:ascii="Courier New" w:hAnsi="Courier New"/>
      <w:sz w:val="20"/>
    </w:rPr>
  </w:style>
  <w:style w:type="character" w:customStyle="1" w:styleId="WW8Num35z2">
    <w:name w:val="WW8Num35z2"/>
    <w:rsid w:val="00675661"/>
    <w:rPr>
      <w:rFonts w:ascii="Wingdings" w:hAnsi="Wingdings"/>
      <w:sz w:val="20"/>
    </w:rPr>
  </w:style>
  <w:style w:type="character" w:customStyle="1" w:styleId="WW8Num38z0">
    <w:name w:val="WW8Num38z0"/>
    <w:rsid w:val="00675661"/>
    <w:rPr>
      <w:rFonts w:ascii="Symbol" w:hAnsi="Symbol"/>
    </w:rPr>
  </w:style>
  <w:style w:type="character" w:customStyle="1" w:styleId="WW8Num39z0">
    <w:name w:val="WW8Num39z0"/>
    <w:rsid w:val="00675661"/>
    <w:rPr>
      <w:rFonts w:ascii="Symbol" w:hAnsi="Symbol"/>
    </w:rPr>
  </w:style>
  <w:style w:type="character" w:customStyle="1" w:styleId="WW8Num39z1">
    <w:name w:val="WW8Num39z1"/>
    <w:rsid w:val="00675661"/>
    <w:rPr>
      <w:rFonts w:ascii="Courier New" w:hAnsi="Courier New"/>
    </w:rPr>
  </w:style>
  <w:style w:type="character" w:customStyle="1" w:styleId="WW8Num39z2">
    <w:name w:val="WW8Num39z2"/>
    <w:rsid w:val="00675661"/>
    <w:rPr>
      <w:rFonts w:ascii="Wingdings" w:hAnsi="Wingdings"/>
    </w:rPr>
  </w:style>
  <w:style w:type="character" w:customStyle="1" w:styleId="WW8Num42z0">
    <w:name w:val="WW8Num42z0"/>
    <w:rsid w:val="00675661"/>
    <w:rPr>
      <w:sz w:val="32"/>
    </w:rPr>
  </w:style>
  <w:style w:type="character" w:customStyle="1" w:styleId="WW8Num51z0">
    <w:name w:val="WW8Num51z0"/>
    <w:rsid w:val="00675661"/>
    <w:rPr>
      <w:rFonts w:ascii="Symbol" w:hAnsi="Symbol"/>
    </w:rPr>
  </w:style>
  <w:style w:type="character" w:customStyle="1" w:styleId="WW8Num51z1">
    <w:name w:val="WW8Num51z1"/>
    <w:rsid w:val="00675661"/>
    <w:rPr>
      <w:rFonts w:ascii="Courier New" w:hAnsi="Courier New"/>
    </w:rPr>
  </w:style>
  <w:style w:type="character" w:customStyle="1" w:styleId="WW8Num51z2">
    <w:name w:val="WW8Num51z2"/>
    <w:rsid w:val="00675661"/>
    <w:rPr>
      <w:rFonts w:ascii="Wingdings" w:hAnsi="Wingdings"/>
    </w:rPr>
  </w:style>
  <w:style w:type="character" w:customStyle="1" w:styleId="WW-DefaultParagraphFont111111111">
    <w:name w:val="WW-Default Paragraph Font111111111"/>
    <w:rsid w:val="00675661"/>
  </w:style>
  <w:style w:type="character" w:styleId="Hyperlink">
    <w:name w:val="Hyperlink"/>
    <w:basedOn w:val="WW-DefaultParagraphFont111111111"/>
    <w:uiPriority w:val="99"/>
    <w:rsid w:val="00675661"/>
    <w:rPr>
      <w:rFonts w:cs="Times New Roman"/>
      <w:color w:val="0000FF"/>
      <w:u w:val="single"/>
    </w:rPr>
  </w:style>
  <w:style w:type="character" w:styleId="FollowedHyperlink">
    <w:name w:val="FollowedHyperlink"/>
    <w:basedOn w:val="WW-DefaultParagraphFont111111111"/>
    <w:uiPriority w:val="99"/>
    <w:semiHidden/>
    <w:rsid w:val="00675661"/>
    <w:rPr>
      <w:rFonts w:cs="Times New Roman"/>
      <w:color w:val="0000FF"/>
      <w:u w:val="single"/>
    </w:rPr>
  </w:style>
  <w:style w:type="character" w:styleId="CommentReference">
    <w:name w:val="annotation reference"/>
    <w:basedOn w:val="WW-DefaultParagraphFont111111111"/>
    <w:uiPriority w:val="99"/>
    <w:rsid w:val="00675661"/>
    <w:rPr>
      <w:rFonts w:cs="Times New Roman"/>
      <w:sz w:val="16"/>
      <w:szCs w:val="16"/>
    </w:rPr>
  </w:style>
  <w:style w:type="character" w:customStyle="1" w:styleId="CommentTextChar">
    <w:name w:val="Comment Text Char"/>
    <w:basedOn w:val="WW-DefaultParagraphFont111111111"/>
    <w:rsid w:val="00675661"/>
    <w:rPr>
      <w:rFonts w:ascii="Calibri" w:hAnsi="Calibri" w:cs="Times New Roman"/>
      <w:color w:val="333333"/>
      <w:lang w:val="en-US" w:eastAsia="ar-SA" w:bidi="ar-SA"/>
    </w:rPr>
  </w:style>
  <w:style w:type="character" w:customStyle="1" w:styleId="HeaderChar">
    <w:name w:val="Header Char"/>
    <w:basedOn w:val="WW-DefaultParagraphFont111111111"/>
    <w:rsid w:val="00675661"/>
    <w:rPr>
      <w:rFonts w:ascii="Calibri" w:hAnsi="Calibri" w:cs="Times New Roman"/>
      <w:color w:val="333333"/>
      <w:sz w:val="18"/>
      <w:szCs w:val="18"/>
      <w:lang w:val="en-US" w:eastAsia="ar-SA" w:bidi="ar-SA"/>
    </w:rPr>
  </w:style>
  <w:style w:type="character" w:customStyle="1" w:styleId="FooterChar">
    <w:name w:val="Footer Char"/>
    <w:basedOn w:val="WW-DefaultParagraphFont111111111"/>
    <w:rsid w:val="00675661"/>
    <w:rPr>
      <w:rFonts w:ascii="Calibri" w:hAnsi="Calibri" w:cs="Times New Roman"/>
      <w:color w:val="333333"/>
      <w:sz w:val="18"/>
      <w:szCs w:val="18"/>
      <w:lang w:val="en-US" w:eastAsia="ar-SA" w:bidi="ar-SA"/>
    </w:rPr>
  </w:style>
  <w:style w:type="character" w:customStyle="1" w:styleId="labelname1">
    <w:name w:val="labelname1"/>
    <w:basedOn w:val="WW-DefaultParagraphFont111111111"/>
    <w:rsid w:val="00675661"/>
    <w:rPr>
      <w:rFonts w:ascii="Verdana" w:hAnsi="Verdana" w:cs="Times New Roman"/>
      <w:sz w:val="18"/>
      <w:szCs w:val="18"/>
    </w:rPr>
  </w:style>
  <w:style w:type="character" w:customStyle="1" w:styleId="EndnoteTextChar">
    <w:name w:val="Endnote Text Char"/>
    <w:basedOn w:val="WW-DefaultParagraphFont111111111"/>
    <w:rsid w:val="00675661"/>
    <w:rPr>
      <w:rFonts w:ascii="Calibri" w:hAnsi="Calibri" w:cs="Times New Roman"/>
      <w:color w:val="333333"/>
      <w:lang w:val="en-US" w:eastAsia="ar-SA" w:bidi="ar-SA"/>
    </w:rPr>
  </w:style>
  <w:style w:type="character" w:customStyle="1" w:styleId="EndnoteCharacters">
    <w:name w:val="Endnote Characters"/>
    <w:basedOn w:val="WW-DefaultParagraphFont111111111"/>
    <w:rsid w:val="00675661"/>
    <w:rPr>
      <w:rFonts w:cs="Times New Roman"/>
      <w:vertAlign w:val="superscript"/>
    </w:rPr>
  </w:style>
  <w:style w:type="character" w:customStyle="1" w:styleId="HeaderChar1">
    <w:name w:val="Header Char1"/>
    <w:basedOn w:val="WW-DefaultParagraphFont111111111"/>
    <w:rsid w:val="00675661"/>
    <w:rPr>
      <w:rFonts w:ascii="Verdana" w:hAnsi="Verdana" w:cs="Times New Roman"/>
      <w:color w:val="333333"/>
      <w:sz w:val="18"/>
      <w:szCs w:val="18"/>
    </w:rPr>
  </w:style>
  <w:style w:type="character" w:customStyle="1" w:styleId="FootnoteCharacters">
    <w:name w:val="Footnote Characters"/>
    <w:basedOn w:val="WW-DefaultParagraphFont111111111"/>
    <w:rsid w:val="00675661"/>
    <w:rPr>
      <w:rFonts w:cs="Times New Roman"/>
      <w:vertAlign w:val="superscript"/>
    </w:rPr>
  </w:style>
  <w:style w:type="character" w:customStyle="1" w:styleId="CharChar4">
    <w:name w:val="Char Char4"/>
    <w:basedOn w:val="WW-DefaultParagraphFont111111111"/>
    <w:rsid w:val="00675661"/>
    <w:rPr>
      <w:rFonts w:ascii="Calibri" w:hAnsi="Calibri" w:cs="Times New Roman"/>
      <w:sz w:val="22"/>
      <w:lang w:val="en-US" w:eastAsia="ar-SA" w:bidi="ar-SA"/>
    </w:rPr>
  </w:style>
  <w:style w:type="character" w:customStyle="1" w:styleId="StyleArial">
    <w:name w:val="Style Arial"/>
    <w:basedOn w:val="WW-DefaultParagraphFont111111111"/>
    <w:rsid w:val="00675661"/>
    <w:rPr>
      <w:rFonts w:ascii="Arial" w:hAnsi="Arial" w:cs="Times New Roman"/>
      <w:color w:val="000000"/>
      <w:position w:val="0"/>
      <w:sz w:val="22"/>
      <w:vertAlign w:val="baseline"/>
    </w:rPr>
  </w:style>
  <w:style w:type="character" w:styleId="Emphasis">
    <w:name w:val="Emphasis"/>
    <w:basedOn w:val="WW-DefaultParagraphFont111111111"/>
    <w:uiPriority w:val="20"/>
    <w:qFormat/>
    <w:rsid w:val="00675661"/>
    <w:rPr>
      <w:rFonts w:cs="Times New Roman"/>
      <w:i/>
      <w:iCs/>
    </w:rPr>
  </w:style>
  <w:style w:type="character" w:styleId="Strong">
    <w:name w:val="Strong"/>
    <w:basedOn w:val="WW-DefaultParagraphFont111111111"/>
    <w:uiPriority w:val="22"/>
    <w:qFormat/>
    <w:rsid w:val="00675661"/>
    <w:rPr>
      <w:rFonts w:cs="Times New Roman"/>
      <w:b/>
      <w:bCs/>
    </w:rPr>
  </w:style>
  <w:style w:type="character" w:customStyle="1" w:styleId="NumberingSymbols">
    <w:name w:val="Numbering Symbols"/>
    <w:rsid w:val="00675661"/>
  </w:style>
  <w:style w:type="character" w:customStyle="1" w:styleId="WW-DefaultParagraphFont1111111111">
    <w:name w:val="WW-Default Paragraph Font1111111111"/>
    <w:rsid w:val="00675661"/>
  </w:style>
  <w:style w:type="character" w:customStyle="1" w:styleId="StyleGray-80">
    <w:name w:val="Style Gray-80%"/>
    <w:basedOn w:val="WW-DefaultParagraphFont1111111111"/>
    <w:rsid w:val="00675661"/>
    <w:rPr>
      <w:rFonts w:cs="Times New Roman"/>
      <w:color w:val="000000"/>
    </w:rPr>
  </w:style>
  <w:style w:type="character" w:customStyle="1" w:styleId="TableTextChar">
    <w:name w:val="Table Text Char"/>
    <w:basedOn w:val="WW-DefaultParagraphFont1111"/>
    <w:rsid w:val="00675661"/>
    <w:rPr>
      <w:rFonts w:ascii="Arial" w:hAnsi="Arial" w:cs="Arial"/>
      <w:sz w:val="18"/>
      <w:szCs w:val="18"/>
      <w:lang w:val="en-AU"/>
    </w:rPr>
  </w:style>
  <w:style w:type="character" w:customStyle="1" w:styleId="Bullets">
    <w:name w:val="Bullets"/>
    <w:rsid w:val="00675661"/>
    <w:rPr>
      <w:rFonts w:ascii="OpenSymbol" w:hAnsi="OpenSymbol"/>
    </w:rPr>
  </w:style>
  <w:style w:type="character" w:customStyle="1" w:styleId="WW8Num4z1">
    <w:name w:val="WW8Num4z1"/>
    <w:rsid w:val="00675661"/>
    <w:rPr>
      <w:rFonts w:ascii="Courier New" w:hAnsi="Courier New"/>
    </w:rPr>
  </w:style>
  <w:style w:type="character" w:customStyle="1" w:styleId="WW8Num4z2">
    <w:name w:val="WW8Num4z2"/>
    <w:rsid w:val="00675661"/>
    <w:rPr>
      <w:rFonts w:ascii="Wingdings" w:hAnsi="Wingdings"/>
    </w:rPr>
  </w:style>
  <w:style w:type="character" w:customStyle="1" w:styleId="WW8Num4z3">
    <w:name w:val="WW8Num4z3"/>
    <w:rsid w:val="00675661"/>
    <w:rPr>
      <w:rFonts w:ascii="Symbol" w:hAnsi="Symbol"/>
    </w:rPr>
  </w:style>
  <w:style w:type="paragraph" w:customStyle="1" w:styleId="Heading">
    <w:name w:val="Heading"/>
    <w:basedOn w:val="Normal"/>
    <w:next w:val="BodyText"/>
    <w:rsid w:val="00675661"/>
    <w:pPr>
      <w:keepNext/>
      <w:spacing w:before="240" w:after="120"/>
    </w:pPr>
    <w:rPr>
      <w:rFonts w:ascii="Arial" w:eastAsia="MS Mincho" w:hAnsi="Arial" w:cs="Tahoma"/>
      <w:sz w:val="28"/>
      <w:szCs w:val="28"/>
    </w:rPr>
  </w:style>
  <w:style w:type="paragraph" w:styleId="BodyText">
    <w:name w:val="Body Text"/>
    <w:basedOn w:val="Normal"/>
    <w:link w:val="BodyTextChar"/>
    <w:semiHidden/>
    <w:rsid w:val="00675661"/>
    <w:pPr>
      <w:spacing w:after="120"/>
    </w:pPr>
    <w:rPr>
      <w:color w:val="333333"/>
      <w:sz w:val="22"/>
      <w:szCs w:val="18"/>
    </w:rPr>
  </w:style>
  <w:style w:type="character" w:customStyle="1" w:styleId="BodyTextChar">
    <w:name w:val="Body Text Char"/>
    <w:basedOn w:val="DefaultParagraphFont"/>
    <w:link w:val="BodyText"/>
    <w:semiHidden/>
    <w:locked/>
    <w:rsid w:val="006C27CD"/>
    <w:rPr>
      <w:rFonts w:ascii="Calibri" w:hAnsi="Calibri" w:cs="Times New Roman"/>
      <w:lang w:eastAsia="ar-SA" w:bidi="ar-SA"/>
    </w:rPr>
  </w:style>
  <w:style w:type="paragraph" w:styleId="List">
    <w:name w:val="List"/>
    <w:basedOn w:val="BodyText"/>
    <w:uiPriority w:val="99"/>
    <w:semiHidden/>
    <w:rsid w:val="00675661"/>
    <w:rPr>
      <w:rFonts w:cs="Tahoma"/>
    </w:rPr>
  </w:style>
  <w:style w:type="paragraph" w:styleId="Caption">
    <w:name w:val="caption"/>
    <w:basedOn w:val="Normal"/>
    <w:uiPriority w:val="35"/>
    <w:qFormat/>
    <w:rsid w:val="00675661"/>
    <w:pPr>
      <w:suppressLineNumbers/>
      <w:spacing w:before="120" w:after="120"/>
    </w:pPr>
    <w:rPr>
      <w:rFonts w:ascii="Times New Roman" w:hAnsi="Times New Roman" w:cs="Tahoma"/>
      <w:i/>
      <w:iCs/>
      <w:sz w:val="24"/>
      <w:szCs w:val="24"/>
    </w:rPr>
  </w:style>
  <w:style w:type="paragraph" w:customStyle="1" w:styleId="Index">
    <w:name w:val="Index"/>
    <w:basedOn w:val="Normal"/>
    <w:rsid w:val="00675661"/>
    <w:pPr>
      <w:suppressLineNumbers/>
    </w:pPr>
    <w:rPr>
      <w:rFonts w:cs="Tahoma"/>
    </w:rPr>
  </w:style>
  <w:style w:type="paragraph" w:styleId="NormalWeb">
    <w:name w:val="Normal (Web)"/>
    <w:basedOn w:val="Normal"/>
    <w:uiPriority w:val="99"/>
    <w:rsid w:val="00675661"/>
    <w:pPr>
      <w:spacing w:before="280" w:after="115"/>
    </w:pPr>
  </w:style>
  <w:style w:type="paragraph" w:styleId="TOC1">
    <w:name w:val="toc 1"/>
    <w:basedOn w:val="Normal"/>
    <w:next w:val="Normal"/>
    <w:uiPriority w:val="39"/>
    <w:rsid w:val="00675661"/>
    <w:rPr>
      <w:color w:val="333333"/>
      <w:sz w:val="22"/>
      <w:szCs w:val="18"/>
    </w:rPr>
  </w:style>
  <w:style w:type="paragraph" w:styleId="TOC2">
    <w:name w:val="toc 2"/>
    <w:basedOn w:val="Normal"/>
    <w:next w:val="Normal"/>
    <w:uiPriority w:val="39"/>
    <w:rsid w:val="00675661"/>
    <w:pPr>
      <w:ind w:left="180"/>
    </w:pPr>
    <w:rPr>
      <w:color w:val="333333"/>
      <w:sz w:val="22"/>
      <w:szCs w:val="18"/>
    </w:rPr>
  </w:style>
  <w:style w:type="paragraph" w:styleId="TOC3">
    <w:name w:val="toc 3"/>
    <w:basedOn w:val="Normal"/>
    <w:next w:val="Normal"/>
    <w:uiPriority w:val="39"/>
    <w:rsid w:val="00675661"/>
    <w:pPr>
      <w:ind w:left="360"/>
    </w:pPr>
    <w:rPr>
      <w:color w:val="333333"/>
      <w:sz w:val="22"/>
      <w:szCs w:val="18"/>
    </w:rPr>
  </w:style>
  <w:style w:type="paragraph" w:styleId="CommentText">
    <w:name w:val="annotation text"/>
    <w:basedOn w:val="Normal"/>
    <w:link w:val="CommentTextChar1"/>
    <w:uiPriority w:val="99"/>
    <w:rsid w:val="00675661"/>
    <w:rPr>
      <w:color w:val="333333"/>
    </w:rPr>
  </w:style>
  <w:style w:type="character" w:customStyle="1" w:styleId="CommentTextChar1">
    <w:name w:val="Comment Text Char1"/>
    <w:basedOn w:val="DefaultParagraphFont"/>
    <w:link w:val="CommentText"/>
    <w:uiPriority w:val="99"/>
    <w:semiHidden/>
    <w:locked/>
    <w:rsid w:val="006C27CD"/>
    <w:rPr>
      <w:rFonts w:ascii="Calibri" w:hAnsi="Calibri" w:cs="Times New Roman"/>
      <w:lang w:eastAsia="ar-SA" w:bidi="ar-SA"/>
    </w:rPr>
  </w:style>
  <w:style w:type="paragraph" w:styleId="CommentSubject">
    <w:name w:val="annotation subject"/>
    <w:basedOn w:val="CommentText"/>
    <w:next w:val="CommentText"/>
    <w:link w:val="CommentSubjectChar"/>
    <w:uiPriority w:val="99"/>
    <w:rsid w:val="00675661"/>
    <w:rPr>
      <w:b/>
      <w:bCs/>
    </w:rPr>
  </w:style>
  <w:style w:type="character" w:customStyle="1" w:styleId="CommentSubjectChar">
    <w:name w:val="Comment Subject Char"/>
    <w:basedOn w:val="CommentTextChar1"/>
    <w:link w:val="CommentSubject"/>
    <w:uiPriority w:val="99"/>
    <w:semiHidden/>
    <w:locked/>
    <w:rsid w:val="006C27CD"/>
    <w:rPr>
      <w:rFonts w:ascii="Calibri" w:hAnsi="Calibri" w:cs="Times New Roman"/>
      <w:b/>
      <w:bCs/>
      <w:lang w:eastAsia="ar-SA" w:bidi="ar-SA"/>
    </w:rPr>
  </w:style>
  <w:style w:type="paragraph" w:styleId="BalloonText">
    <w:name w:val="Balloon Text"/>
    <w:basedOn w:val="Normal"/>
    <w:link w:val="BalloonTextChar"/>
    <w:uiPriority w:val="99"/>
    <w:rsid w:val="00675661"/>
    <w:rPr>
      <w:rFonts w:ascii="Tahoma" w:hAnsi="Tahoma" w:cs="Tahoma"/>
      <w:color w:val="333333"/>
      <w:sz w:val="16"/>
      <w:szCs w:val="16"/>
    </w:rPr>
  </w:style>
  <w:style w:type="character" w:customStyle="1" w:styleId="BalloonTextChar">
    <w:name w:val="Balloon Text Char"/>
    <w:basedOn w:val="DefaultParagraphFont"/>
    <w:link w:val="BalloonText"/>
    <w:uiPriority w:val="99"/>
    <w:semiHidden/>
    <w:locked/>
    <w:rsid w:val="006C27CD"/>
    <w:rPr>
      <w:rFonts w:cs="Times New Roman"/>
      <w:sz w:val="2"/>
      <w:lang w:eastAsia="ar-SA" w:bidi="ar-SA"/>
    </w:rPr>
  </w:style>
  <w:style w:type="paragraph" w:styleId="TOC4">
    <w:name w:val="toc 4"/>
    <w:basedOn w:val="Normal"/>
    <w:next w:val="Normal"/>
    <w:uiPriority w:val="39"/>
    <w:rsid w:val="00675661"/>
    <w:pPr>
      <w:ind w:left="540"/>
    </w:pPr>
    <w:rPr>
      <w:color w:val="333333"/>
      <w:sz w:val="22"/>
      <w:szCs w:val="18"/>
    </w:rPr>
  </w:style>
  <w:style w:type="paragraph" w:styleId="TOC5">
    <w:name w:val="toc 5"/>
    <w:basedOn w:val="Normal"/>
    <w:next w:val="Normal"/>
    <w:uiPriority w:val="39"/>
    <w:rsid w:val="00675661"/>
    <w:pPr>
      <w:ind w:left="720"/>
    </w:pPr>
    <w:rPr>
      <w:color w:val="333333"/>
      <w:sz w:val="22"/>
      <w:szCs w:val="18"/>
    </w:rPr>
  </w:style>
  <w:style w:type="paragraph" w:styleId="Header">
    <w:name w:val="header"/>
    <w:basedOn w:val="Normal"/>
    <w:link w:val="HeaderChar2"/>
    <w:uiPriority w:val="99"/>
    <w:semiHidden/>
    <w:rsid w:val="00675661"/>
    <w:rPr>
      <w:color w:val="333333"/>
      <w:sz w:val="22"/>
      <w:szCs w:val="18"/>
    </w:rPr>
  </w:style>
  <w:style w:type="character" w:customStyle="1" w:styleId="HeaderChar2">
    <w:name w:val="Header Char2"/>
    <w:basedOn w:val="DefaultParagraphFont"/>
    <w:link w:val="Header"/>
    <w:uiPriority w:val="99"/>
    <w:semiHidden/>
    <w:locked/>
    <w:rsid w:val="006C27CD"/>
    <w:rPr>
      <w:rFonts w:ascii="Calibri" w:hAnsi="Calibri" w:cs="Times New Roman"/>
      <w:lang w:eastAsia="ar-SA" w:bidi="ar-SA"/>
    </w:rPr>
  </w:style>
  <w:style w:type="paragraph" w:styleId="Footer">
    <w:name w:val="footer"/>
    <w:basedOn w:val="Normal"/>
    <w:link w:val="FooterChar1"/>
    <w:uiPriority w:val="99"/>
    <w:semiHidden/>
    <w:rsid w:val="00675661"/>
    <w:rPr>
      <w:color w:val="333333"/>
      <w:sz w:val="22"/>
      <w:szCs w:val="18"/>
    </w:rPr>
  </w:style>
  <w:style w:type="character" w:customStyle="1" w:styleId="FooterChar1">
    <w:name w:val="Footer Char1"/>
    <w:basedOn w:val="DefaultParagraphFont"/>
    <w:link w:val="Footer"/>
    <w:uiPriority w:val="99"/>
    <w:semiHidden/>
    <w:locked/>
    <w:rsid w:val="006C27CD"/>
    <w:rPr>
      <w:rFonts w:ascii="Calibri" w:hAnsi="Calibri" w:cs="Times New Roman"/>
      <w:lang w:eastAsia="ar-SA" w:bidi="ar-SA"/>
    </w:rPr>
  </w:style>
  <w:style w:type="paragraph" w:styleId="Title">
    <w:name w:val="Title"/>
    <w:basedOn w:val="Normal"/>
    <w:next w:val="Subtitle"/>
    <w:link w:val="TitleChar"/>
    <w:uiPriority w:val="10"/>
    <w:qFormat/>
    <w:rsid w:val="00675661"/>
    <w:pPr>
      <w:jc w:val="center"/>
    </w:pPr>
    <w:rPr>
      <w:b/>
      <w:bCs/>
      <w:color w:val="333333"/>
      <w:sz w:val="28"/>
      <w:szCs w:val="18"/>
      <w:u w:val="single"/>
    </w:rPr>
  </w:style>
  <w:style w:type="character" w:customStyle="1" w:styleId="TitleChar">
    <w:name w:val="Title Char"/>
    <w:basedOn w:val="DefaultParagraphFont"/>
    <w:link w:val="Title"/>
    <w:uiPriority w:val="10"/>
    <w:locked/>
    <w:rsid w:val="006C27CD"/>
    <w:rPr>
      <w:rFonts w:ascii="Cambria" w:hAnsi="Cambria" w:cs="Times New Roman"/>
      <w:b/>
      <w:bCs/>
      <w:kern w:val="28"/>
      <w:sz w:val="32"/>
      <w:szCs w:val="32"/>
      <w:lang w:eastAsia="ar-SA" w:bidi="ar-SA"/>
    </w:rPr>
  </w:style>
  <w:style w:type="paragraph" w:styleId="Subtitle">
    <w:name w:val="Subtitle"/>
    <w:basedOn w:val="Heading"/>
    <w:next w:val="BodyText"/>
    <w:link w:val="SubtitleChar"/>
    <w:uiPriority w:val="11"/>
    <w:qFormat/>
    <w:rsid w:val="00675661"/>
    <w:pPr>
      <w:jc w:val="center"/>
    </w:pPr>
    <w:rPr>
      <w:i/>
      <w:iCs/>
    </w:rPr>
  </w:style>
  <w:style w:type="character" w:customStyle="1" w:styleId="SubtitleChar">
    <w:name w:val="Subtitle Char"/>
    <w:basedOn w:val="DefaultParagraphFont"/>
    <w:link w:val="Subtitle"/>
    <w:uiPriority w:val="11"/>
    <w:locked/>
    <w:rsid w:val="006C27CD"/>
    <w:rPr>
      <w:rFonts w:ascii="Cambria" w:hAnsi="Cambria" w:cs="Times New Roman"/>
      <w:sz w:val="24"/>
      <w:szCs w:val="24"/>
      <w:lang w:eastAsia="ar-SA" w:bidi="ar-SA"/>
    </w:rPr>
  </w:style>
  <w:style w:type="paragraph" w:customStyle="1" w:styleId="CoverDocumentInfo">
    <w:name w:val="Cover Document Info"/>
    <w:basedOn w:val="Normal"/>
    <w:next w:val="CommentText"/>
    <w:rsid w:val="00675661"/>
    <w:pPr>
      <w:spacing w:before="240" w:after="60"/>
    </w:pPr>
    <w:rPr>
      <w:rFonts w:ascii="Arial Black" w:hAnsi="Arial Black"/>
      <w:color w:val="808080"/>
      <w:sz w:val="22"/>
    </w:rPr>
  </w:style>
  <w:style w:type="paragraph" w:styleId="BodyTextIndent3">
    <w:name w:val="Body Text Indent 3"/>
    <w:basedOn w:val="Normal"/>
    <w:link w:val="BodyTextIndent3Char"/>
    <w:uiPriority w:val="99"/>
    <w:rsid w:val="00675661"/>
    <w:pPr>
      <w:spacing w:after="120"/>
      <w:ind w:left="360"/>
    </w:pPr>
    <w:rPr>
      <w:sz w:val="16"/>
      <w:szCs w:val="16"/>
    </w:rPr>
  </w:style>
  <w:style w:type="character" w:customStyle="1" w:styleId="BodyTextIndent3Char">
    <w:name w:val="Body Text Indent 3 Char"/>
    <w:basedOn w:val="DefaultParagraphFont"/>
    <w:link w:val="BodyTextIndent3"/>
    <w:uiPriority w:val="99"/>
    <w:semiHidden/>
    <w:locked/>
    <w:rsid w:val="006C27CD"/>
    <w:rPr>
      <w:rFonts w:ascii="Calibri" w:hAnsi="Calibri" w:cs="Times New Roman"/>
      <w:sz w:val="16"/>
      <w:szCs w:val="16"/>
      <w:lang w:eastAsia="ar-SA" w:bidi="ar-SA"/>
    </w:rPr>
  </w:style>
  <w:style w:type="paragraph" w:styleId="ListParagraph">
    <w:name w:val="List Paragraph"/>
    <w:basedOn w:val="Normal"/>
    <w:uiPriority w:val="34"/>
    <w:qFormat/>
    <w:rsid w:val="00675661"/>
    <w:pPr>
      <w:ind w:left="720"/>
    </w:pPr>
    <w:rPr>
      <w:color w:val="333333"/>
      <w:sz w:val="22"/>
      <w:szCs w:val="18"/>
    </w:rPr>
  </w:style>
  <w:style w:type="paragraph" w:styleId="Revision">
    <w:name w:val="Revision"/>
    <w:uiPriority w:val="99"/>
    <w:rsid w:val="00675661"/>
    <w:pPr>
      <w:suppressAutoHyphens/>
    </w:pPr>
    <w:rPr>
      <w:rFonts w:ascii="Verdana" w:hAnsi="Verdana"/>
      <w:color w:val="333333"/>
      <w:sz w:val="18"/>
      <w:szCs w:val="18"/>
      <w:lang w:eastAsia="ar-SA"/>
    </w:rPr>
  </w:style>
  <w:style w:type="paragraph" w:styleId="EndnoteText">
    <w:name w:val="endnote text"/>
    <w:basedOn w:val="Normal"/>
    <w:link w:val="EndnoteTextChar1"/>
    <w:uiPriority w:val="99"/>
    <w:semiHidden/>
    <w:rsid w:val="00675661"/>
    <w:rPr>
      <w:color w:val="333333"/>
    </w:rPr>
  </w:style>
  <w:style w:type="character" w:customStyle="1" w:styleId="EndnoteTextChar1">
    <w:name w:val="Endnote Text Char1"/>
    <w:basedOn w:val="DefaultParagraphFont"/>
    <w:link w:val="EndnoteText"/>
    <w:uiPriority w:val="99"/>
    <w:semiHidden/>
    <w:locked/>
    <w:rsid w:val="006C27CD"/>
    <w:rPr>
      <w:rFonts w:ascii="Calibri" w:hAnsi="Calibri" w:cs="Times New Roman"/>
      <w:lang w:eastAsia="ar-SA" w:bidi="ar-SA"/>
    </w:rPr>
  </w:style>
  <w:style w:type="paragraph" w:styleId="TOC6">
    <w:name w:val="toc 6"/>
    <w:basedOn w:val="Normal"/>
    <w:next w:val="Normal"/>
    <w:uiPriority w:val="39"/>
    <w:rsid w:val="00552D12"/>
    <w:pPr>
      <w:ind w:left="1100"/>
    </w:pPr>
    <w:rPr>
      <w:color w:val="333333"/>
      <w:sz w:val="22"/>
      <w:szCs w:val="22"/>
    </w:rPr>
  </w:style>
  <w:style w:type="paragraph" w:styleId="TOC7">
    <w:name w:val="toc 7"/>
    <w:basedOn w:val="Normal"/>
    <w:next w:val="Normal"/>
    <w:uiPriority w:val="39"/>
    <w:semiHidden/>
    <w:rsid w:val="00675661"/>
    <w:pPr>
      <w:spacing w:after="100" w:line="276" w:lineRule="auto"/>
      <w:ind w:left="1320"/>
    </w:pPr>
    <w:rPr>
      <w:sz w:val="22"/>
      <w:szCs w:val="22"/>
    </w:rPr>
  </w:style>
  <w:style w:type="paragraph" w:styleId="TOC8">
    <w:name w:val="toc 8"/>
    <w:basedOn w:val="Normal"/>
    <w:next w:val="Normal"/>
    <w:uiPriority w:val="39"/>
    <w:semiHidden/>
    <w:rsid w:val="00675661"/>
    <w:pPr>
      <w:spacing w:after="100" w:line="276" w:lineRule="auto"/>
      <w:ind w:left="1540"/>
    </w:pPr>
    <w:rPr>
      <w:sz w:val="22"/>
      <w:szCs w:val="22"/>
    </w:rPr>
  </w:style>
  <w:style w:type="paragraph" w:styleId="TOC9">
    <w:name w:val="toc 9"/>
    <w:basedOn w:val="Normal"/>
    <w:next w:val="Normal"/>
    <w:uiPriority w:val="39"/>
    <w:semiHidden/>
    <w:rsid w:val="00675661"/>
    <w:pPr>
      <w:spacing w:after="100" w:line="276" w:lineRule="auto"/>
      <w:ind w:left="1760"/>
    </w:pPr>
    <w:rPr>
      <w:sz w:val="22"/>
      <w:szCs w:val="22"/>
    </w:rPr>
  </w:style>
  <w:style w:type="paragraph" w:styleId="FootnoteText">
    <w:name w:val="footnote text"/>
    <w:basedOn w:val="Normal"/>
    <w:link w:val="FootnoteTextChar"/>
    <w:uiPriority w:val="99"/>
    <w:semiHidden/>
    <w:rsid w:val="00675661"/>
  </w:style>
  <w:style w:type="character" w:customStyle="1" w:styleId="FootnoteTextChar">
    <w:name w:val="Footnote Text Char"/>
    <w:basedOn w:val="DefaultParagraphFont"/>
    <w:link w:val="FootnoteText"/>
    <w:uiPriority w:val="99"/>
    <w:semiHidden/>
    <w:locked/>
    <w:rsid w:val="006C27CD"/>
    <w:rPr>
      <w:rFonts w:ascii="Calibri" w:hAnsi="Calibri" w:cs="Times New Roman"/>
      <w:lang w:eastAsia="ar-SA" w:bidi="ar-SA"/>
    </w:rPr>
  </w:style>
  <w:style w:type="paragraph" w:styleId="DocumentMap">
    <w:name w:val="Document Map"/>
    <w:basedOn w:val="Normal"/>
    <w:link w:val="DocumentMapChar"/>
    <w:uiPriority w:val="99"/>
    <w:rsid w:val="00675661"/>
    <w:pPr>
      <w:shd w:val="clear" w:color="auto" w:fill="000080"/>
    </w:pPr>
    <w:rPr>
      <w:rFonts w:ascii="Tahoma" w:hAnsi="Tahoma" w:cs="Tahoma"/>
      <w:color w:val="333333"/>
    </w:rPr>
  </w:style>
  <w:style w:type="character" w:customStyle="1" w:styleId="DocumentMapChar">
    <w:name w:val="Document Map Char"/>
    <w:basedOn w:val="DefaultParagraphFont"/>
    <w:link w:val="DocumentMap"/>
    <w:uiPriority w:val="99"/>
    <w:semiHidden/>
    <w:locked/>
    <w:rsid w:val="006C27CD"/>
    <w:rPr>
      <w:rFonts w:cs="Times New Roman"/>
      <w:sz w:val="2"/>
      <w:lang w:eastAsia="ar-SA" w:bidi="ar-SA"/>
    </w:rPr>
  </w:style>
  <w:style w:type="paragraph" w:styleId="NoSpacing">
    <w:name w:val="No Spacing"/>
    <w:uiPriority w:val="1"/>
    <w:qFormat/>
    <w:rsid w:val="00675661"/>
    <w:pPr>
      <w:suppressAutoHyphens/>
    </w:pPr>
    <w:rPr>
      <w:rFonts w:ascii="Calibri" w:hAnsi="Calibri"/>
      <w:sz w:val="22"/>
      <w:szCs w:val="22"/>
      <w:lang w:eastAsia="ar-SA"/>
    </w:rPr>
  </w:style>
  <w:style w:type="paragraph" w:customStyle="1" w:styleId="TableContents">
    <w:name w:val="Table Contents"/>
    <w:basedOn w:val="Normal"/>
    <w:rsid w:val="00675661"/>
    <w:pPr>
      <w:suppressLineNumbers/>
    </w:pPr>
  </w:style>
  <w:style w:type="paragraph" w:customStyle="1" w:styleId="TableHeading">
    <w:name w:val="Table Heading"/>
    <w:basedOn w:val="TableContents"/>
    <w:rsid w:val="00675661"/>
    <w:pPr>
      <w:jc w:val="center"/>
    </w:pPr>
    <w:rPr>
      <w:b/>
      <w:bCs/>
    </w:rPr>
  </w:style>
  <w:style w:type="paragraph" w:customStyle="1" w:styleId="Contents10">
    <w:name w:val="Contents 10"/>
    <w:basedOn w:val="Index"/>
    <w:rsid w:val="00675661"/>
    <w:pPr>
      <w:tabs>
        <w:tab w:val="right" w:leader="dot" w:pos="8462"/>
      </w:tabs>
      <w:ind w:left="2547"/>
    </w:pPr>
  </w:style>
  <w:style w:type="paragraph" w:customStyle="1" w:styleId="ContentsHeading">
    <w:name w:val="Contents Heading"/>
    <w:basedOn w:val="Heading"/>
    <w:rsid w:val="00675661"/>
    <w:pPr>
      <w:suppressLineNumbers/>
    </w:pPr>
    <w:rPr>
      <w:b/>
      <w:bCs/>
      <w:sz w:val="32"/>
      <w:szCs w:val="32"/>
    </w:rPr>
  </w:style>
  <w:style w:type="paragraph" w:styleId="TOCHeading">
    <w:name w:val="TOC Heading"/>
    <w:basedOn w:val="Heading1"/>
    <w:next w:val="Normal"/>
    <w:uiPriority w:val="39"/>
    <w:qFormat/>
    <w:rsid w:val="00675661"/>
    <w:pPr>
      <w:keepNext/>
      <w:keepLines/>
      <w:shd w:val="clear" w:color="auto" w:fill="auto"/>
      <w:spacing w:before="480" w:after="0"/>
    </w:pPr>
    <w:rPr>
      <w:rFonts w:ascii="Cambria" w:hAnsi="Cambria"/>
      <w:color w:val="365F91"/>
      <w:sz w:val="28"/>
      <w:szCs w:val="28"/>
    </w:rPr>
  </w:style>
  <w:style w:type="paragraph" w:customStyle="1" w:styleId="TableText">
    <w:name w:val="Table Text"/>
    <w:basedOn w:val="Normal"/>
    <w:rsid w:val="00675661"/>
    <w:pPr>
      <w:spacing w:before="60" w:after="60"/>
    </w:pPr>
    <w:rPr>
      <w:rFonts w:ascii="Arial" w:hAnsi="Arial" w:cs="Arial"/>
      <w:sz w:val="18"/>
      <w:szCs w:val="18"/>
      <w:lang w:val="en-AU"/>
    </w:rPr>
  </w:style>
  <w:style w:type="paragraph" w:customStyle="1" w:styleId="Illustration">
    <w:name w:val="Illustration"/>
    <w:basedOn w:val="Caption"/>
    <w:rsid w:val="00675661"/>
  </w:style>
  <w:style w:type="paragraph" w:customStyle="1" w:styleId="Quotations">
    <w:name w:val="Quotations"/>
    <w:basedOn w:val="Normal"/>
    <w:rsid w:val="00675661"/>
    <w:pPr>
      <w:spacing w:after="283"/>
      <w:ind w:left="567" w:right="567"/>
    </w:pPr>
  </w:style>
  <w:style w:type="table" w:styleId="TableGrid">
    <w:name w:val="Table Grid"/>
    <w:basedOn w:val="TableNormal"/>
    <w:uiPriority w:val="59"/>
    <w:rsid w:val="00391802"/>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styleId="MediumGrid3-Accent5">
    <w:name w:val="Medium Grid 3 Accent 5"/>
    <w:basedOn w:val="TableNormal"/>
    <w:uiPriority w:val="69"/>
    <w:rsid w:val="00E546A0"/>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2EAF1"/>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BACC6"/>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BACC6"/>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4BACC6"/>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BACC6"/>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5D5E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5D5E2"/>
      </w:tcPr>
    </w:tblStylePr>
  </w:style>
  <w:style w:type="character" w:styleId="BookTitle">
    <w:name w:val="Book Title"/>
    <w:uiPriority w:val="33"/>
    <w:qFormat/>
    <w:rsid w:val="00034921"/>
    <w:rPr>
      <w:b/>
      <w:bCs/>
      <w:smallCaps/>
      <w:spacing w:val="5"/>
    </w:rPr>
  </w:style>
  <w:style w:type="paragraph" w:customStyle="1" w:styleId="EkaBodyText">
    <w:name w:val="EkaBodyText"/>
    <w:basedOn w:val="Normal"/>
    <w:qFormat/>
    <w:rsid w:val="009528C2"/>
    <w:pPr>
      <w:spacing w:before="120" w:after="120"/>
      <w:jc w:val="both"/>
    </w:pPr>
    <w:rPr>
      <w:rFonts w:cs="Calibri"/>
      <w:color w:val="333333"/>
      <w:sz w:val="22"/>
      <w:szCs w:val="22"/>
    </w:rPr>
  </w:style>
  <w:style w:type="table" w:styleId="LightGrid-Accent5">
    <w:name w:val="Light Grid Accent 5"/>
    <w:basedOn w:val="TableNormal"/>
    <w:uiPriority w:val="62"/>
    <w:rsid w:val="004466E2"/>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customStyle="1" w:styleId="GridTable4-Accent51">
    <w:name w:val="Grid Table 4 - Accent 51"/>
    <w:basedOn w:val="TableNormal"/>
    <w:uiPriority w:val="49"/>
    <w:rsid w:val="005D40AA"/>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GridTable5Dark-Accent11">
    <w:name w:val="Grid Table 5 Dark - Accent 11"/>
    <w:basedOn w:val="TableNormal"/>
    <w:uiPriority w:val="50"/>
    <w:rsid w:val="0042314E"/>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customStyle="1" w:styleId="GridTable4-Accent11">
    <w:name w:val="Grid Table 4 - Accent 11"/>
    <w:basedOn w:val="TableNormal"/>
    <w:uiPriority w:val="49"/>
    <w:rsid w:val="0042314E"/>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GridTable5Dark-Accent12">
    <w:name w:val="Grid Table 5 Dark - Accent 12"/>
    <w:basedOn w:val="TableNormal"/>
    <w:uiPriority w:val="50"/>
    <w:rsid w:val="003B74C5"/>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styleId="GridTable3">
    <w:name w:val="Grid Table 3"/>
    <w:basedOn w:val="TableNormal"/>
    <w:uiPriority w:val="48"/>
    <w:rsid w:val="00402A1D"/>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4-Accent1">
    <w:name w:val="Grid Table 4 Accent 1"/>
    <w:basedOn w:val="TableNormal"/>
    <w:uiPriority w:val="49"/>
    <w:rsid w:val="009A1259"/>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6Colorful-Accent1">
    <w:name w:val="Grid Table 6 Colorful Accent 1"/>
    <w:basedOn w:val="TableNormal"/>
    <w:uiPriority w:val="51"/>
    <w:rsid w:val="009A1259"/>
    <w:rPr>
      <w:color w:val="365F91" w:themeColor="accent1" w:themeShade="BF"/>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1Light-Accent1">
    <w:name w:val="Grid Table 1 Light Accent 1"/>
    <w:basedOn w:val="TableNormal"/>
    <w:uiPriority w:val="46"/>
    <w:rsid w:val="00743C54"/>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styleId="GridTable4-Accent5">
    <w:name w:val="Grid Table 4 Accent 5"/>
    <w:basedOn w:val="TableNormal"/>
    <w:uiPriority w:val="49"/>
    <w:rsid w:val="003A0E20"/>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GridTable4-Accent4">
    <w:name w:val="Grid Table 4 Accent 4"/>
    <w:basedOn w:val="TableNormal"/>
    <w:uiPriority w:val="49"/>
    <w:rsid w:val="003A0E20"/>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color w:val="FFFFFF" w:themeColor="background1"/>
      </w:rPr>
      <w:tblPr/>
      <w:tcPr>
        <w:tcBorders>
          <w:top w:val="single" w:sz="4" w:space="0" w:color="8064A2" w:themeColor="accent4"/>
          <w:left w:val="single" w:sz="4" w:space="0" w:color="8064A2" w:themeColor="accent4"/>
          <w:bottom w:val="single" w:sz="4" w:space="0" w:color="8064A2" w:themeColor="accent4"/>
          <w:right w:val="single" w:sz="4" w:space="0" w:color="8064A2" w:themeColor="accent4"/>
          <w:insideH w:val="nil"/>
          <w:insideV w:val="nil"/>
        </w:tcBorders>
        <w:shd w:val="clear" w:color="auto" w:fill="8064A2" w:themeFill="accent4"/>
      </w:tcPr>
    </w:tblStylePr>
    <w:tblStylePr w:type="lastRow">
      <w:rPr>
        <w:b/>
        <w:bCs/>
      </w:rPr>
      <w:tblPr/>
      <w:tcPr>
        <w:tcBorders>
          <w:top w:val="double" w:sz="4" w:space="0" w:color="8064A2" w:themeColor="accent4"/>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GridTable5Dark-Accent1">
    <w:name w:val="Grid Table 5 Dark Accent 1"/>
    <w:basedOn w:val="TableNormal"/>
    <w:uiPriority w:val="50"/>
    <w:rsid w:val="009722BB"/>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styleId="PlainTable2">
    <w:name w:val="Plain Table 2"/>
    <w:basedOn w:val="TableNormal"/>
    <w:uiPriority w:val="42"/>
    <w:rsid w:val="00F7257E"/>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4">
    <w:name w:val="Plain Table 4"/>
    <w:basedOn w:val="TableNormal"/>
    <w:uiPriority w:val="44"/>
    <w:rsid w:val="00F7257E"/>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F7257E"/>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307439">
      <w:bodyDiv w:val="1"/>
      <w:marLeft w:val="0"/>
      <w:marRight w:val="0"/>
      <w:marTop w:val="0"/>
      <w:marBottom w:val="0"/>
      <w:divBdr>
        <w:top w:val="none" w:sz="0" w:space="0" w:color="auto"/>
        <w:left w:val="none" w:sz="0" w:space="0" w:color="auto"/>
        <w:bottom w:val="none" w:sz="0" w:space="0" w:color="auto"/>
        <w:right w:val="none" w:sz="0" w:space="0" w:color="auto"/>
      </w:divBdr>
    </w:div>
    <w:div w:id="43604614">
      <w:bodyDiv w:val="1"/>
      <w:marLeft w:val="0"/>
      <w:marRight w:val="0"/>
      <w:marTop w:val="0"/>
      <w:marBottom w:val="0"/>
      <w:divBdr>
        <w:top w:val="none" w:sz="0" w:space="0" w:color="auto"/>
        <w:left w:val="none" w:sz="0" w:space="0" w:color="auto"/>
        <w:bottom w:val="none" w:sz="0" w:space="0" w:color="auto"/>
        <w:right w:val="none" w:sz="0" w:space="0" w:color="auto"/>
      </w:divBdr>
    </w:div>
    <w:div w:id="43919436">
      <w:marLeft w:val="0"/>
      <w:marRight w:val="0"/>
      <w:marTop w:val="0"/>
      <w:marBottom w:val="0"/>
      <w:divBdr>
        <w:top w:val="none" w:sz="0" w:space="0" w:color="auto"/>
        <w:left w:val="none" w:sz="0" w:space="0" w:color="auto"/>
        <w:bottom w:val="none" w:sz="0" w:space="0" w:color="auto"/>
        <w:right w:val="none" w:sz="0" w:space="0" w:color="auto"/>
      </w:divBdr>
      <w:divsChild>
        <w:div w:id="545794574">
          <w:marLeft w:val="0"/>
          <w:marRight w:val="0"/>
          <w:marTop w:val="0"/>
          <w:marBottom w:val="0"/>
          <w:divBdr>
            <w:top w:val="none" w:sz="0" w:space="0" w:color="auto"/>
            <w:left w:val="none" w:sz="0" w:space="0" w:color="auto"/>
            <w:bottom w:val="none" w:sz="0" w:space="0" w:color="auto"/>
            <w:right w:val="none" w:sz="0" w:space="0" w:color="auto"/>
          </w:divBdr>
        </w:div>
      </w:divsChild>
    </w:div>
    <w:div w:id="44792320">
      <w:bodyDiv w:val="1"/>
      <w:marLeft w:val="0"/>
      <w:marRight w:val="0"/>
      <w:marTop w:val="0"/>
      <w:marBottom w:val="0"/>
      <w:divBdr>
        <w:top w:val="none" w:sz="0" w:space="0" w:color="auto"/>
        <w:left w:val="none" w:sz="0" w:space="0" w:color="auto"/>
        <w:bottom w:val="none" w:sz="0" w:space="0" w:color="auto"/>
        <w:right w:val="none" w:sz="0" w:space="0" w:color="auto"/>
      </w:divBdr>
    </w:div>
    <w:div w:id="54395351">
      <w:bodyDiv w:val="1"/>
      <w:marLeft w:val="0"/>
      <w:marRight w:val="0"/>
      <w:marTop w:val="0"/>
      <w:marBottom w:val="0"/>
      <w:divBdr>
        <w:top w:val="none" w:sz="0" w:space="0" w:color="auto"/>
        <w:left w:val="none" w:sz="0" w:space="0" w:color="auto"/>
        <w:bottom w:val="none" w:sz="0" w:space="0" w:color="auto"/>
        <w:right w:val="none" w:sz="0" w:space="0" w:color="auto"/>
      </w:divBdr>
      <w:divsChild>
        <w:div w:id="127207621">
          <w:marLeft w:val="1166"/>
          <w:marRight w:val="0"/>
          <w:marTop w:val="0"/>
          <w:marBottom w:val="0"/>
          <w:divBdr>
            <w:top w:val="none" w:sz="0" w:space="0" w:color="auto"/>
            <w:left w:val="none" w:sz="0" w:space="0" w:color="auto"/>
            <w:bottom w:val="none" w:sz="0" w:space="0" w:color="auto"/>
            <w:right w:val="none" w:sz="0" w:space="0" w:color="auto"/>
          </w:divBdr>
        </w:div>
      </w:divsChild>
    </w:div>
    <w:div w:id="58214958">
      <w:marLeft w:val="0"/>
      <w:marRight w:val="0"/>
      <w:marTop w:val="0"/>
      <w:marBottom w:val="0"/>
      <w:divBdr>
        <w:top w:val="none" w:sz="0" w:space="0" w:color="auto"/>
        <w:left w:val="none" w:sz="0" w:space="0" w:color="auto"/>
        <w:bottom w:val="none" w:sz="0" w:space="0" w:color="auto"/>
        <w:right w:val="none" w:sz="0" w:space="0" w:color="auto"/>
      </w:divBdr>
      <w:divsChild>
        <w:div w:id="1118717957">
          <w:marLeft w:val="0"/>
          <w:marRight w:val="0"/>
          <w:marTop w:val="0"/>
          <w:marBottom w:val="0"/>
          <w:divBdr>
            <w:top w:val="none" w:sz="0" w:space="0" w:color="auto"/>
            <w:left w:val="none" w:sz="0" w:space="0" w:color="auto"/>
            <w:bottom w:val="none" w:sz="0" w:space="0" w:color="auto"/>
            <w:right w:val="none" w:sz="0" w:space="0" w:color="auto"/>
          </w:divBdr>
        </w:div>
      </w:divsChild>
    </w:div>
    <w:div w:id="60950591">
      <w:bodyDiv w:val="1"/>
      <w:marLeft w:val="0"/>
      <w:marRight w:val="0"/>
      <w:marTop w:val="0"/>
      <w:marBottom w:val="0"/>
      <w:divBdr>
        <w:top w:val="none" w:sz="0" w:space="0" w:color="auto"/>
        <w:left w:val="none" w:sz="0" w:space="0" w:color="auto"/>
        <w:bottom w:val="none" w:sz="0" w:space="0" w:color="auto"/>
        <w:right w:val="none" w:sz="0" w:space="0" w:color="auto"/>
      </w:divBdr>
    </w:div>
    <w:div w:id="62652772">
      <w:bodyDiv w:val="1"/>
      <w:marLeft w:val="0"/>
      <w:marRight w:val="0"/>
      <w:marTop w:val="0"/>
      <w:marBottom w:val="0"/>
      <w:divBdr>
        <w:top w:val="none" w:sz="0" w:space="0" w:color="auto"/>
        <w:left w:val="none" w:sz="0" w:space="0" w:color="auto"/>
        <w:bottom w:val="none" w:sz="0" w:space="0" w:color="auto"/>
        <w:right w:val="none" w:sz="0" w:space="0" w:color="auto"/>
      </w:divBdr>
    </w:div>
    <w:div w:id="64844648">
      <w:bodyDiv w:val="1"/>
      <w:marLeft w:val="0"/>
      <w:marRight w:val="0"/>
      <w:marTop w:val="0"/>
      <w:marBottom w:val="0"/>
      <w:divBdr>
        <w:top w:val="none" w:sz="0" w:space="0" w:color="auto"/>
        <w:left w:val="none" w:sz="0" w:space="0" w:color="auto"/>
        <w:bottom w:val="none" w:sz="0" w:space="0" w:color="auto"/>
        <w:right w:val="none" w:sz="0" w:space="0" w:color="auto"/>
      </w:divBdr>
    </w:div>
    <w:div w:id="65151996">
      <w:bodyDiv w:val="1"/>
      <w:marLeft w:val="0"/>
      <w:marRight w:val="0"/>
      <w:marTop w:val="0"/>
      <w:marBottom w:val="0"/>
      <w:divBdr>
        <w:top w:val="none" w:sz="0" w:space="0" w:color="auto"/>
        <w:left w:val="none" w:sz="0" w:space="0" w:color="auto"/>
        <w:bottom w:val="none" w:sz="0" w:space="0" w:color="auto"/>
        <w:right w:val="none" w:sz="0" w:space="0" w:color="auto"/>
      </w:divBdr>
    </w:div>
    <w:div w:id="68386675">
      <w:bodyDiv w:val="1"/>
      <w:marLeft w:val="0"/>
      <w:marRight w:val="0"/>
      <w:marTop w:val="0"/>
      <w:marBottom w:val="0"/>
      <w:divBdr>
        <w:top w:val="none" w:sz="0" w:space="0" w:color="auto"/>
        <w:left w:val="none" w:sz="0" w:space="0" w:color="auto"/>
        <w:bottom w:val="none" w:sz="0" w:space="0" w:color="auto"/>
        <w:right w:val="none" w:sz="0" w:space="0" w:color="auto"/>
      </w:divBdr>
    </w:div>
    <w:div w:id="100032581">
      <w:marLeft w:val="0"/>
      <w:marRight w:val="0"/>
      <w:marTop w:val="0"/>
      <w:marBottom w:val="0"/>
      <w:divBdr>
        <w:top w:val="none" w:sz="0" w:space="0" w:color="auto"/>
        <w:left w:val="none" w:sz="0" w:space="0" w:color="auto"/>
        <w:bottom w:val="none" w:sz="0" w:space="0" w:color="auto"/>
        <w:right w:val="none" w:sz="0" w:space="0" w:color="auto"/>
      </w:divBdr>
    </w:div>
    <w:div w:id="100032582">
      <w:marLeft w:val="0"/>
      <w:marRight w:val="0"/>
      <w:marTop w:val="0"/>
      <w:marBottom w:val="0"/>
      <w:divBdr>
        <w:top w:val="none" w:sz="0" w:space="0" w:color="auto"/>
        <w:left w:val="none" w:sz="0" w:space="0" w:color="auto"/>
        <w:bottom w:val="none" w:sz="0" w:space="0" w:color="auto"/>
        <w:right w:val="none" w:sz="0" w:space="0" w:color="auto"/>
      </w:divBdr>
    </w:div>
    <w:div w:id="100032583">
      <w:marLeft w:val="0"/>
      <w:marRight w:val="0"/>
      <w:marTop w:val="0"/>
      <w:marBottom w:val="0"/>
      <w:divBdr>
        <w:top w:val="none" w:sz="0" w:space="0" w:color="auto"/>
        <w:left w:val="none" w:sz="0" w:space="0" w:color="auto"/>
        <w:bottom w:val="none" w:sz="0" w:space="0" w:color="auto"/>
        <w:right w:val="none" w:sz="0" w:space="0" w:color="auto"/>
      </w:divBdr>
    </w:div>
    <w:div w:id="126699990">
      <w:bodyDiv w:val="1"/>
      <w:marLeft w:val="0"/>
      <w:marRight w:val="0"/>
      <w:marTop w:val="0"/>
      <w:marBottom w:val="0"/>
      <w:divBdr>
        <w:top w:val="none" w:sz="0" w:space="0" w:color="auto"/>
        <w:left w:val="none" w:sz="0" w:space="0" w:color="auto"/>
        <w:bottom w:val="none" w:sz="0" w:space="0" w:color="auto"/>
        <w:right w:val="none" w:sz="0" w:space="0" w:color="auto"/>
      </w:divBdr>
    </w:div>
    <w:div w:id="144519442">
      <w:bodyDiv w:val="1"/>
      <w:marLeft w:val="0"/>
      <w:marRight w:val="0"/>
      <w:marTop w:val="0"/>
      <w:marBottom w:val="0"/>
      <w:divBdr>
        <w:top w:val="none" w:sz="0" w:space="0" w:color="auto"/>
        <w:left w:val="none" w:sz="0" w:space="0" w:color="auto"/>
        <w:bottom w:val="none" w:sz="0" w:space="0" w:color="auto"/>
        <w:right w:val="none" w:sz="0" w:space="0" w:color="auto"/>
      </w:divBdr>
    </w:div>
    <w:div w:id="145318298">
      <w:marLeft w:val="0"/>
      <w:marRight w:val="0"/>
      <w:marTop w:val="0"/>
      <w:marBottom w:val="0"/>
      <w:divBdr>
        <w:top w:val="none" w:sz="0" w:space="0" w:color="auto"/>
        <w:left w:val="none" w:sz="0" w:space="0" w:color="auto"/>
        <w:bottom w:val="none" w:sz="0" w:space="0" w:color="auto"/>
        <w:right w:val="none" w:sz="0" w:space="0" w:color="auto"/>
      </w:divBdr>
      <w:divsChild>
        <w:div w:id="982388744">
          <w:marLeft w:val="0"/>
          <w:marRight w:val="0"/>
          <w:marTop w:val="0"/>
          <w:marBottom w:val="0"/>
          <w:divBdr>
            <w:top w:val="none" w:sz="0" w:space="0" w:color="auto"/>
            <w:left w:val="none" w:sz="0" w:space="0" w:color="auto"/>
            <w:bottom w:val="none" w:sz="0" w:space="0" w:color="auto"/>
            <w:right w:val="none" w:sz="0" w:space="0" w:color="auto"/>
          </w:divBdr>
        </w:div>
      </w:divsChild>
    </w:div>
    <w:div w:id="151798763">
      <w:bodyDiv w:val="1"/>
      <w:marLeft w:val="0"/>
      <w:marRight w:val="0"/>
      <w:marTop w:val="0"/>
      <w:marBottom w:val="0"/>
      <w:divBdr>
        <w:top w:val="none" w:sz="0" w:space="0" w:color="auto"/>
        <w:left w:val="none" w:sz="0" w:space="0" w:color="auto"/>
        <w:bottom w:val="none" w:sz="0" w:space="0" w:color="auto"/>
        <w:right w:val="none" w:sz="0" w:space="0" w:color="auto"/>
      </w:divBdr>
      <w:divsChild>
        <w:div w:id="1143619466">
          <w:marLeft w:val="0"/>
          <w:marRight w:val="0"/>
          <w:marTop w:val="0"/>
          <w:marBottom w:val="0"/>
          <w:divBdr>
            <w:top w:val="none" w:sz="0" w:space="0" w:color="auto"/>
            <w:left w:val="none" w:sz="0" w:space="0" w:color="auto"/>
            <w:bottom w:val="none" w:sz="0" w:space="0" w:color="auto"/>
            <w:right w:val="none" w:sz="0" w:space="0" w:color="auto"/>
          </w:divBdr>
          <w:divsChild>
            <w:div w:id="122501930">
              <w:marLeft w:val="0"/>
              <w:marRight w:val="0"/>
              <w:marTop w:val="0"/>
              <w:marBottom w:val="0"/>
              <w:divBdr>
                <w:top w:val="none" w:sz="0" w:space="0" w:color="auto"/>
                <w:left w:val="none" w:sz="0" w:space="0" w:color="auto"/>
                <w:bottom w:val="none" w:sz="0" w:space="0" w:color="auto"/>
                <w:right w:val="none" w:sz="0" w:space="0" w:color="auto"/>
              </w:divBdr>
              <w:divsChild>
                <w:div w:id="1544320013">
                  <w:marLeft w:val="0"/>
                  <w:marRight w:val="0"/>
                  <w:marTop w:val="0"/>
                  <w:marBottom w:val="0"/>
                  <w:divBdr>
                    <w:top w:val="none" w:sz="0" w:space="0" w:color="auto"/>
                    <w:left w:val="none" w:sz="0" w:space="0" w:color="auto"/>
                    <w:bottom w:val="none" w:sz="0" w:space="0" w:color="auto"/>
                    <w:right w:val="none" w:sz="0" w:space="0" w:color="auto"/>
                  </w:divBdr>
                  <w:divsChild>
                    <w:div w:id="466974951">
                      <w:marLeft w:val="0"/>
                      <w:marRight w:val="0"/>
                      <w:marTop w:val="0"/>
                      <w:marBottom w:val="0"/>
                      <w:divBdr>
                        <w:top w:val="none" w:sz="0" w:space="0" w:color="auto"/>
                        <w:left w:val="none" w:sz="0" w:space="0" w:color="auto"/>
                        <w:bottom w:val="none" w:sz="0" w:space="0" w:color="auto"/>
                        <w:right w:val="none" w:sz="0" w:space="0" w:color="auto"/>
                      </w:divBdr>
                      <w:divsChild>
                        <w:div w:id="338628578">
                          <w:marLeft w:val="0"/>
                          <w:marRight w:val="0"/>
                          <w:marTop w:val="0"/>
                          <w:marBottom w:val="0"/>
                          <w:divBdr>
                            <w:top w:val="none" w:sz="0" w:space="0" w:color="auto"/>
                            <w:left w:val="none" w:sz="0" w:space="0" w:color="auto"/>
                            <w:bottom w:val="none" w:sz="0" w:space="0" w:color="auto"/>
                            <w:right w:val="none" w:sz="0" w:space="0" w:color="auto"/>
                          </w:divBdr>
                          <w:divsChild>
                            <w:div w:id="2076319133">
                              <w:marLeft w:val="0"/>
                              <w:marRight w:val="0"/>
                              <w:marTop w:val="0"/>
                              <w:marBottom w:val="0"/>
                              <w:divBdr>
                                <w:top w:val="none" w:sz="0" w:space="0" w:color="auto"/>
                                <w:left w:val="none" w:sz="0" w:space="0" w:color="auto"/>
                                <w:bottom w:val="none" w:sz="0" w:space="0" w:color="auto"/>
                                <w:right w:val="none" w:sz="0" w:space="0" w:color="auto"/>
                              </w:divBdr>
                              <w:divsChild>
                                <w:div w:id="1489977568">
                                  <w:marLeft w:val="0"/>
                                  <w:marRight w:val="0"/>
                                  <w:marTop w:val="435"/>
                                  <w:marBottom w:val="0"/>
                                  <w:divBdr>
                                    <w:top w:val="none" w:sz="0" w:space="0" w:color="auto"/>
                                    <w:left w:val="none" w:sz="0" w:space="0" w:color="auto"/>
                                    <w:bottom w:val="none" w:sz="0" w:space="0" w:color="auto"/>
                                    <w:right w:val="none" w:sz="0" w:space="0" w:color="auto"/>
                                  </w:divBdr>
                                  <w:divsChild>
                                    <w:div w:id="257759593">
                                      <w:marLeft w:val="0"/>
                                      <w:marRight w:val="0"/>
                                      <w:marTop w:val="0"/>
                                      <w:marBottom w:val="0"/>
                                      <w:divBdr>
                                        <w:top w:val="none" w:sz="0" w:space="0" w:color="auto"/>
                                        <w:left w:val="none" w:sz="0" w:space="0" w:color="auto"/>
                                        <w:bottom w:val="none" w:sz="0" w:space="0" w:color="auto"/>
                                        <w:right w:val="none" w:sz="0" w:space="0" w:color="auto"/>
                                      </w:divBdr>
                                      <w:divsChild>
                                        <w:div w:id="1985500717">
                                          <w:marLeft w:val="0"/>
                                          <w:marRight w:val="0"/>
                                          <w:marTop w:val="0"/>
                                          <w:marBottom w:val="0"/>
                                          <w:divBdr>
                                            <w:top w:val="none" w:sz="0" w:space="0" w:color="auto"/>
                                            <w:left w:val="none" w:sz="0" w:space="0" w:color="auto"/>
                                            <w:bottom w:val="none" w:sz="0" w:space="0" w:color="auto"/>
                                            <w:right w:val="none" w:sz="0" w:space="0" w:color="auto"/>
                                          </w:divBdr>
                                          <w:divsChild>
                                            <w:div w:id="2022469112">
                                              <w:marLeft w:val="0"/>
                                              <w:marRight w:val="0"/>
                                              <w:marTop w:val="0"/>
                                              <w:marBottom w:val="0"/>
                                              <w:divBdr>
                                                <w:top w:val="none" w:sz="0" w:space="0" w:color="auto"/>
                                                <w:left w:val="none" w:sz="0" w:space="0" w:color="auto"/>
                                                <w:bottom w:val="none" w:sz="0" w:space="0" w:color="auto"/>
                                                <w:right w:val="none" w:sz="0" w:space="0" w:color="auto"/>
                                              </w:divBdr>
                                              <w:divsChild>
                                                <w:div w:id="733505553">
                                                  <w:marLeft w:val="0"/>
                                                  <w:marRight w:val="0"/>
                                                  <w:marTop w:val="0"/>
                                                  <w:marBottom w:val="0"/>
                                                  <w:divBdr>
                                                    <w:top w:val="none" w:sz="0" w:space="0" w:color="auto"/>
                                                    <w:left w:val="none" w:sz="0" w:space="0" w:color="auto"/>
                                                    <w:bottom w:val="none" w:sz="0" w:space="0" w:color="auto"/>
                                                    <w:right w:val="none" w:sz="0" w:space="0" w:color="auto"/>
                                                  </w:divBdr>
                                                  <w:divsChild>
                                                    <w:div w:id="1561549274">
                                                      <w:marLeft w:val="0"/>
                                                      <w:marRight w:val="0"/>
                                                      <w:marTop w:val="420"/>
                                                      <w:marBottom w:val="0"/>
                                                      <w:divBdr>
                                                        <w:top w:val="none" w:sz="0" w:space="0" w:color="auto"/>
                                                        <w:left w:val="none" w:sz="0" w:space="0" w:color="auto"/>
                                                        <w:bottom w:val="none" w:sz="0" w:space="0" w:color="auto"/>
                                                        <w:right w:val="none" w:sz="0" w:space="0" w:color="auto"/>
                                                      </w:divBdr>
                                                      <w:divsChild>
                                                        <w:div w:id="382214395">
                                                          <w:marLeft w:val="0"/>
                                                          <w:marRight w:val="0"/>
                                                          <w:marTop w:val="0"/>
                                                          <w:marBottom w:val="0"/>
                                                          <w:divBdr>
                                                            <w:top w:val="none" w:sz="0" w:space="0" w:color="auto"/>
                                                            <w:left w:val="none" w:sz="0" w:space="0" w:color="auto"/>
                                                            <w:bottom w:val="none" w:sz="0" w:space="0" w:color="auto"/>
                                                            <w:right w:val="none" w:sz="0" w:space="0" w:color="auto"/>
                                                          </w:divBdr>
                                                          <w:divsChild>
                                                            <w:div w:id="69888672">
                                                              <w:marLeft w:val="0"/>
                                                              <w:marRight w:val="0"/>
                                                              <w:marTop w:val="0"/>
                                                              <w:marBottom w:val="0"/>
                                                              <w:divBdr>
                                                                <w:top w:val="none" w:sz="0" w:space="0" w:color="auto"/>
                                                                <w:left w:val="none" w:sz="0" w:space="0" w:color="auto"/>
                                                                <w:bottom w:val="none" w:sz="0" w:space="0" w:color="auto"/>
                                                                <w:right w:val="none" w:sz="0" w:space="0" w:color="auto"/>
                                                              </w:divBdr>
                                                              <w:divsChild>
                                                                <w:div w:id="613561961">
                                                                  <w:marLeft w:val="0"/>
                                                                  <w:marRight w:val="0"/>
                                                                  <w:marTop w:val="0"/>
                                                                  <w:marBottom w:val="0"/>
                                                                  <w:divBdr>
                                                                    <w:top w:val="none" w:sz="0" w:space="0" w:color="auto"/>
                                                                    <w:left w:val="none" w:sz="0" w:space="0" w:color="auto"/>
                                                                    <w:bottom w:val="none" w:sz="0" w:space="0" w:color="auto"/>
                                                                    <w:right w:val="none" w:sz="0" w:space="0" w:color="auto"/>
                                                                  </w:divBdr>
                                                                  <w:divsChild>
                                                                    <w:div w:id="699086131">
                                                                      <w:marLeft w:val="0"/>
                                                                      <w:marRight w:val="0"/>
                                                                      <w:marTop w:val="0"/>
                                                                      <w:marBottom w:val="0"/>
                                                                      <w:divBdr>
                                                                        <w:top w:val="none" w:sz="0" w:space="0" w:color="auto"/>
                                                                        <w:left w:val="none" w:sz="0" w:space="0" w:color="auto"/>
                                                                        <w:bottom w:val="none" w:sz="0" w:space="0" w:color="auto"/>
                                                                        <w:right w:val="none" w:sz="0" w:space="0" w:color="auto"/>
                                                                      </w:divBdr>
                                                                      <w:divsChild>
                                                                        <w:div w:id="1256590121">
                                                                          <w:marLeft w:val="30"/>
                                                                          <w:marRight w:val="30"/>
                                                                          <w:marTop w:val="30"/>
                                                                          <w:marBottom w:val="30"/>
                                                                          <w:divBdr>
                                                                            <w:top w:val="none" w:sz="0" w:space="0" w:color="auto"/>
                                                                            <w:left w:val="none" w:sz="0" w:space="0" w:color="auto"/>
                                                                            <w:bottom w:val="none" w:sz="0" w:space="0" w:color="auto"/>
                                                                            <w:right w:val="none" w:sz="0" w:space="0" w:color="auto"/>
                                                                          </w:divBdr>
                                                                          <w:divsChild>
                                                                            <w:div w:id="1133059646">
                                                                              <w:marLeft w:val="0"/>
                                                                              <w:marRight w:val="0"/>
                                                                              <w:marTop w:val="0"/>
                                                                              <w:marBottom w:val="0"/>
                                                                              <w:divBdr>
                                                                                <w:top w:val="none" w:sz="0" w:space="0" w:color="auto"/>
                                                                                <w:left w:val="none" w:sz="0" w:space="0" w:color="auto"/>
                                                                                <w:bottom w:val="none" w:sz="0" w:space="0" w:color="auto"/>
                                                                                <w:right w:val="none" w:sz="0" w:space="0" w:color="auto"/>
                                                                              </w:divBdr>
                                                                              <w:divsChild>
                                                                                <w:div w:id="535972407">
                                                                                  <w:marLeft w:val="0"/>
                                                                                  <w:marRight w:val="0"/>
                                                                                  <w:marTop w:val="0"/>
                                                                                  <w:marBottom w:val="0"/>
                                                                                  <w:divBdr>
                                                                                    <w:top w:val="none" w:sz="0" w:space="0" w:color="auto"/>
                                                                                    <w:left w:val="none" w:sz="0" w:space="0" w:color="auto"/>
                                                                                    <w:bottom w:val="none" w:sz="0" w:space="0" w:color="auto"/>
                                                                                    <w:right w:val="none" w:sz="0" w:space="0" w:color="auto"/>
                                                                                  </w:divBdr>
                                                                                  <w:divsChild>
                                                                                    <w:div w:id="1494027055">
                                                                                      <w:marLeft w:val="0"/>
                                                                                      <w:marRight w:val="0"/>
                                                                                      <w:marTop w:val="0"/>
                                                                                      <w:marBottom w:val="0"/>
                                                                                      <w:divBdr>
                                                                                        <w:top w:val="none" w:sz="0" w:space="0" w:color="auto"/>
                                                                                        <w:left w:val="none" w:sz="0" w:space="0" w:color="auto"/>
                                                                                        <w:bottom w:val="none" w:sz="0" w:space="0" w:color="auto"/>
                                                                                        <w:right w:val="none" w:sz="0" w:space="0" w:color="auto"/>
                                                                                      </w:divBdr>
                                                                                      <w:divsChild>
                                                                                        <w:div w:id="364215064">
                                                                                          <w:marLeft w:val="0"/>
                                                                                          <w:marRight w:val="0"/>
                                                                                          <w:marTop w:val="0"/>
                                                                                          <w:marBottom w:val="0"/>
                                                                                          <w:divBdr>
                                                                                            <w:top w:val="none" w:sz="0" w:space="0" w:color="auto"/>
                                                                                            <w:left w:val="none" w:sz="0" w:space="0" w:color="auto"/>
                                                                                            <w:bottom w:val="none" w:sz="0" w:space="0" w:color="auto"/>
                                                                                            <w:right w:val="none" w:sz="0" w:space="0" w:color="auto"/>
                                                                                          </w:divBdr>
                                                                                          <w:divsChild>
                                                                                            <w:div w:id="1010181630">
                                                                                              <w:marLeft w:val="30"/>
                                                                                              <w:marRight w:val="30"/>
                                                                                              <w:marTop w:val="30"/>
                                                                                              <w:marBottom w:val="30"/>
                                                                                              <w:divBdr>
                                                                                                <w:top w:val="none" w:sz="0" w:space="0" w:color="auto"/>
                                                                                                <w:left w:val="none" w:sz="0" w:space="0" w:color="auto"/>
                                                                                                <w:bottom w:val="none" w:sz="0" w:space="0" w:color="auto"/>
                                                                                                <w:right w:val="none" w:sz="0" w:space="0" w:color="auto"/>
                                                                                              </w:divBdr>
                                                                                              <w:divsChild>
                                                                                                <w:div w:id="1232042347">
                                                                                                  <w:marLeft w:val="0"/>
                                                                                                  <w:marRight w:val="0"/>
                                                                                                  <w:marTop w:val="435"/>
                                                                                                  <w:marBottom w:val="0"/>
                                                                                                  <w:divBdr>
                                                                                                    <w:top w:val="none" w:sz="0" w:space="0" w:color="auto"/>
                                                                                                    <w:left w:val="none" w:sz="0" w:space="0" w:color="auto"/>
                                                                                                    <w:bottom w:val="none" w:sz="0" w:space="0" w:color="auto"/>
                                                                                                    <w:right w:val="none" w:sz="0" w:space="0" w:color="auto"/>
                                                                                                  </w:divBdr>
                                                                                                  <w:divsChild>
                                                                                                    <w:div w:id="1508859876">
                                                                                                      <w:marLeft w:val="0"/>
                                                                                                      <w:marRight w:val="0"/>
                                                                                                      <w:marTop w:val="0"/>
                                                                                                      <w:marBottom w:val="0"/>
                                                                                                      <w:divBdr>
                                                                                                        <w:top w:val="none" w:sz="0" w:space="0" w:color="auto"/>
                                                                                                        <w:left w:val="none" w:sz="0" w:space="0" w:color="auto"/>
                                                                                                        <w:bottom w:val="none" w:sz="0" w:space="0" w:color="auto"/>
                                                                                                        <w:right w:val="none" w:sz="0" w:space="0" w:color="auto"/>
                                                                                                      </w:divBdr>
                                                                                                      <w:divsChild>
                                                                                                        <w:div w:id="1568956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53693142">
      <w:bodyDiv w:val="1"/>
      <w:marLeft w:val="0"/>
      <w:marRight w:val="0"/>
      <w:marTop w:val="0"/>
      <w:marBottom w:val="0"/>
      <w:divBdr>
        <w:top w:val="none" w:sz="0" w:space="0" w:color="auto"/>
        <w:left w:val="none" w:sz="0" w:space="0" w:color="auto"/>
        <w:bottom w:val="none" w:sz="0" w:space="0" w:color="auto"/>
        <w:right w:val="none" w:sz="0" w:space="0" w:color="auto"/>
      </w:divBdr>
    </w:div>
    <w:div w:id="195629128">
      <w:bodyDiv w:val="1"/>
      <w:marLeft w:val="0"/>
      <w:marRight w:val="0"/>
      <w:marTop w:val="0"/>
      <w:marBottom w:val="0"/>
      <w:divBdr>
        <w:top w:val="none" w:sz="0" w:space="0" w:color="auto"/>
        <w:left w:val="none" w:sz="0" w:space="0" w:color="auto"/>
        <w:bottom w:val="none" w:sz="0" w:space="0" w:color="auto"/>
        <w:right w:val="none" w:sz="0" w:space="0" w:color="auto"/>
      </w:divBdr>
    </w:div>
    <w:div w:id="199440637">
      <w:bodyDiv w:val="1"/>
      <w:marLeft w:val="0"/>
      <w:marRight w:val="0"/>
      <w:marTop w:val="0"/>
      <w:marBottom w:val="0"/>
      <w:divBdr>
        <w:top w:val="none" w:sz="0" w:space="0" w:color="auto"/>
        <w:left w:val="none" w:sz="0" w:space="0" w:color="auto"/>
        <w:bottom w:val="none" w:sz="0" w:space="0" w:color="auto"/>
        <w:right w:val="none" w:sz="0" w:space="0" w:color="auto"/>
      </w:divBdr>
    </w:div>
    <w:div w:id="200289850">
      <w:bodyDiv w:val="1"/>
      <w:marLeft w:val="0"/>
      <w:marRight w:val="0"/>
      <w:marTop w:val="0"/>
      <w:marBottom w:val="0"/>
      <w:divBdr>
        <w:top w:val="none" w:sz="0" w:space="0" w:color="auto"/>
        <w:left w:val="none" w:sz="0" w:space="0" w:color="auto"/>
        <w:bottom w:val="none" w:sz="0" w:space="0" w:color="auto"/>
        <w:right w:val="none" w:sz="0" w:space="0" w:color="auto"/>
      </w:divBdr>
    </w:div>
    <w:div w:id="201678136">
      <w:bodyDiv w:val="1"/>
      <w:marLeft w:val="0"/>
      <w:marRight w:val="0"/>
      <w:marTop w:val="0"/>
      <w:marBottom w:val="0"/>
      <w:divBdr>
        <w:top w:val="none" w:sz="0" w:space="0" w:color="auto"/>
        <w:left w:val="none" w:sz="0" w:space="0" w:color="auto"/>
        <w:bottom w:val="none" w:sz="0" w:space="0" w:color="auto"/>
        <w:right w:val="none" w:sz="0" w:space="0" w:color="auto"/>
      </w:divBdr>
    </w:div>
    <w:div w:id="203718389">
      <w:bodyDiv w:val="1"/>
      <w:marLeft w:val="0"/>
      <w:marRight w:val="0"/>
      <w:marTop w:val="0"/>
      <w:marBottom w:val="0"/>
      <w:divBdr>
        <w:top w:val="none" w:sz="0" w:space="0" w:color="auto"/>
        <w:left w:val="none" w:sz="0" w:space="0" w:color="auto"/>
        <w:bottom w:val="none" w:sz="0" w:space="0" w:color="auto"/>
        <w:right w:val="none" w:sz="0" w:space="0" w:color="auto"/>
      </w:divBdr>
    </w:div>
    <w:div w:id="228272376">
      <w:bodyDiv w:val="1"/>
      <w:marLeft w:val="0"/>
      <w:marRight w:val="0"/>
      <w:marTop w:val="0"/>
      <w:marBottom w:val="0"/>
      <w:divBdr>
        <w:top w:val="none" w:sz="0" w:space="0" w:color="auto"/>
        <w:left w:val="none" w:sz="0" w:space="0" w:color="auto"/>
        <w:bottom w:val="none" w:sz="0" w:space="0" w:color="auto"/>
        <w:right w:val="none" w:sz="0" w:space="0" w:color="auto"/>
      </w:divBdr>
    </w:div>
    <w:div w:id="243957228">
      <w:bodyDiv w:val="1"/>
      <w:marLeft w:val="0"/>
      <w:marRight w:val="0"/>
      <w:marTop w:val="0"/>
      <w:marBottom w:val="0"/>
      <w:divBdr>
        <w:top w:val="none" w:sz="0" w:space="0" w:color="auto"/>
        <w:left w:val="none" w:sz="0" w:space="0" w:color="auto"/>
        <w:bottom w:val="none" w:sz="0" w:space="0" w:color="auto"/>
        <w:right w:val="none" w:sz="0" w:space="0" w:color="auto"/>
      </w:divBdr>
    </w:div>
    <w:div w:id="249392803">
      <w:bodyDiv w:val="1"/>
      <w:marLeft w:val="0"/>
      <w:marRight w:val="0"/>
      <w:marTop w:val="0"/>
      <w:marBottom w:val="0"/>
      <w:divBdr>
        <w:top w:val="none" w:sz="0" w:space="0" w:color="auto"/>
        <w:left w:val="none" w:sz="0" w:space="0" w:color="auto"/>
        <w:bottom w:val="none" w:sz="0" w:space="0" w:color="auto"/>
        <w:right w:val="none" w:sz="0" w:space="0" w:color="auto"/>
      </w:divBdr>
    </w:div>
    <w:div w:id="253637291">
      <w:bodyDiv w:val="1"/>
      <w:marLeft w:val="0"/>
      <w:marRight w:val="0"/>
      <w:marTop w:val="0"/>
      <w:marBottom w:val="0"/>
      <w:divBdr>
        <w:top w:val="none" w:sz="0" w:space="0" w:color="auto"/>
        <w:left w:val="none" w:sz="0" w:space="0" w:color="auto"/>
        <w:bottom w:val="none" w:sz="0" w:space="0" w:color="auto"/>
        <w:right w:val="none" w:sz="0" w:space="0" w:color="auto"/>
      </w:divBdr>
    </w:div>
    <w:div w:id="282199157">
      <w:bodyDiv w:val="1"/>
      <w:marLeft w:val="0"/>
      <w:marRight w:val="0"/>
      <w:marTop w:val="0"/>
      <w:marBottom w:val="0"/>
      <w:divBdr>
        <w:top w:val="none" w:sz="0" w:space="0" w:color="auto"/>
        <w:left w:val="none" w:sz="0" w:space="0" w:color="auto"/>
        <w:bottom w:val="none" w:sz="0" w:space="0" w:color="auto"/>
        <w:right w:val="none" w:sz="0" w:space="0" w:color="auto"/>
      </w:divBdr>
    </w:div>
    <w:div w:id="287052483">
      <w:bodyDiv w:val="1"/>
      <w:marLeft w:val="0"/>
      <w:marRight w:val="0"/>
      <w:marTop w:val="0"/>
      <w:marBottom w:val="0"/>
      <w:divBdr>
        <w:top w:val="none" w:sz="0" w:space="0" w:color="auto"/>
        <w:left w:val="none" w:sz="0" w:space="0" w:color="auto"/>
        <w:bottom w:val="none" w:sz="0" w:space="0" w:color="auto"/>
        <w:right w:val="none" w:sz="0" w:space="0" w:color="auto"/>
      </w:divBdr>
    </w:div>
    <w:div w:id="288167959">
      <w:bodyDiv w:val="1"/>
      <w:marLeft w:val="0"/>
      <w:marRight w:val="0"/>
      <w:marTop w:val="0"/>
      <w:marBottom w:val="0"/>
      <w:divBdr>
        <w:top w:val="none" w:sz="0" w:space="0" w:color="auto"/>
        <w:left w:val="none" w:sz="0" w:space="0" w:color="auto"/>
        <w:bottom w:val="none" w:sz="0" w:space="0" w:color="auto"/>
        <w:right w:val="none" w:sz="0" w:space="0" w:color="auto"/>
      </w:divBdr>
    </w:div>
    <w:div w:id="293757896">
      <w:bodyDiv w:val="1"/>
      <w:marLeft w:val="0"/>
      <w:marRight w:val="0"/>
      <w:marTop w:val="0"/>
      <w:marBottom w:val="0"/>
      <w:divBdr>
        <w:top w:val="none" w:sz="0" w:space="0" w:color="auto"/>
        <w:left w:val="none" w:sz="0" w:space="0" w:color="auto"/>
        <w:bottom w:val="none" w:sz="0" w:space="0" w:color="auto"/>
        <w:right w:val="none" w:sz="0" w:space="0" w:color="auto"/>
      </w:divBdr>
    </w:div>
    <w:div w:id="318190838">
      <w:bodyDiv w:val="1"/>
      <w:marLeft w:val="0"/>
      <w:marRight w:val="0"/>
      <w:marTop w:val="0"/>
      <w:marBottom w:val="0"/>
      <w:divBdr>
        <w:top w:val="none" w:sz="0" w:space="0" w:color="auto"/>
        <w:left w:val="none" w:sz="0" w:space="0" w:color="auto"/>
        <w:bottom w:val="none" w:sz="0" w:space="0" w:color="auto"/>
        <w:right w:val="none" w:sz="0" w:space="0" w:color="auto"/>
      </w:divBdr>
    </w:div>
    <w:div w:id="347685995">
      <w:bodyDiv w:val="1"/>
      <w:marLeft w:val="0"/>
      <w:marRight w:val="0"/>
      <w:marTop w:val="0"/>
      <w:marBottom w:val="0"/>
      <w:divBdr>
        <w:top w:val="none" w:sz="0" w:space="0" w:color="auto"/>
        <w:left w:val="none" w:sz="0" w:space="0" w:color="auto"/>
        <w:bottom w:val="none" w:sz="0" w:space="0" w:color="auto"/>
        <w:right w:val="none" w:sz="0" w:space="0" w:color="auto"/>
      </w:divBdr>
      <w:divsChild>
        <w:div w:id="381053313">
          <w:marLeft w:val="1166"/>
          <w:marRight w:val="0"/>
          <w:marTop w:val="96"/>
          <w:marBottom w:val="0"/>
          <w:divBdr>
            <w:top w:val="none" w:sz="0" w:space="0" w:color="auto"/>
            <w:left w:val="none" w:sz="0" w:space="0" w:color="auto"/>
            <w:bottom w:val="none" w:sz="0" w:space="0" w:color="auto"/>
            <w:right w:val="none" w:sz="0" w:space="0" w:color="auto"/>
          </w:divBdr>
        </w:div>
        <w:div w:id="443311935">
          <w:marLeft w:val="547"/>
          <w:marRight w:val="0"/>
          <w:marTop w:val="115"/>
          <w:marBottom w:val="0"/>
          <w:divBdr>
            <w:top w:val="none" w:sz="0" w:space="0" w:color="auto"/>
            <w:left w:val="none" w:sz="0" w:space="0" w:color="auto"/>
            <w:bottom w:val="none" w:sz="0" w:space="0" w:color="auto"/>
            <w:right w:val="none" w:sz="0" w:space="0" w:color="auto"/>
          </w:divBdr>
        </w:div>
        <w:div w:id="832455569">
          <w:marLeft w:val="547"/>
          <w:marRight w:val="0"/>
          <w:marTop w:val="115"/>
          <w:marBottom w:val="0"/>
          <w:divBdr>
            <w:top w:val="none" w:sz="0" w:space="0" w:color="auto"/>
            <w:left w:val="none" w:sz="0" w:space="0" w:color="auto"/>
            <w:bottom w:val="none" w:sz="0" w:space="0" w:color="auto"/>
            <w:right w:val="none" w:sz="0" w:space="0" w:color="auto"/>
          </w:divBdr>
        </w:div>
        <w:div w:id="1270696268">
          <w:marLeft w:val="547"/>
          <w:marRight w:val="0"/>
          <w:marTop w:val="115"/>
          <w:marBottom w:val="0"/>
          <w:divBdr>
            <w:top w:val="none" w:sz="0" w:space="0" w:color="auto"/>
            <w:left w:val="none" w:sz="0" w:space="0" w:color="auto"/>
            <w:bottom w:val="none" w:sz="0" w:space="0" w:color="auto"/>
            <w:right w:val="none" w:sz="0" w:space="0" w:color="auto"/>
          </w:divBdr>
        </w:div>
        <w:div w:id="1510486637">
          <w:marLeft w:val="1166"/>
          <w:marRight w:val="0"/>
          <w:marTop w:val="96"/>
          <w:marBottom w:val="0"/>
          <w:divBdr>
            <w:top w:val="none" w:sz="0" w:space="0" w:color="auto"/>
            <w:left w:val="none" w:sz="0" w:space="0" w:color="auto"/>
            <w:bottom w:val="none" w:sz="0" w:space="0" w:color="auto"/>
            <w:right w:val="none" w:sz="0" w:space="0" w:color="auto"/>
          </w:divBdr>
        </w:div>
        <w:div w:id="1991906365">
          <w:marLeft w:val="1166"/>
          <w:marRight w:val="0"/>
          <w:marTop w:val="96"/>
          <w:marBottom w:val="0"/>
          <w:divBdr>
            <w:top w:val="none" w:sz="0" w:space="0" w:color="auto"/>
            <w:left w:val="none" w:sz="0" w:space="0" w:color="auto"/>
            <w:bottom w:val="none" w:sz="0" w:space="0" w:color="auto"/>
            <w:right w:val="none" w:sz="0" w:space="0" w:color="auto"/>
          </w:divBdr>
        </w:div>
      </w:divsChild>
    </w:div>
    <w:div w:id="350688031">
      <w:bodyDiv w:val="1"/>
      <w:marLeft w:val="0"/>
      <w:marRight w:val="0"/>
      <w:marTop w:val="0"/>
      <w:marBottom w:val="0"/>
      <w:divBdr>
        <w:top w:val="none" w:sz="0" w:space="0" w:color="auto"/>
        <w:left w:val="none" w:sz="0" w:space="0" w:color="auto"/>
        <w:bottom w:val="none" w:sz="0" w:space="0" w:color="auto"/>
        <w:right w:val="none" w:sz="0" w:space="0" w:color="auto"/>
      </w:divBdr>
    </w:div>
    <w:div w:id="358164454">
      <w:bodyDiv w:val="1"/>
      <w:marLeft w:val="0"/>
      <w:marRight w:val="0"/>
      <w:marTop w:val="0"/>
      <w:marBottom w:val="0"/>
      <w:divBdr>
        <w:top w:val="none" w:sz="0" w:space="0" w:color="auto"/>
        <w:left w:val="none" w:sz="0" w:space="0" w:color="auto"/>
        <w:bottom w:val="none" w:sz="0" w:space="0" w:color="auto"/>
        <w:right w:val="none" w:sz="0" w:space="0" w:color="auto"/>
      </w:divBdr>
    </w:div>
    <w:div w:id="372653485">
      <w:bodyDiv w:val="1"/>
      <w:marLeft w:val="0"/>
      <w:marRight w:val="0"/>
      <w:marTop w:val="0"/>
      <w:marBottom w:val="0"/>
      <w:divBdr>
        <w:top w:val="none" w:sz="0" w:space="0" w:color="auto"/>
        <w:left w:val="none" w:sz="0" w:space="0" w:color="auto"/>
        <w:bottom w:val="none" w:sz="0" w:space="0" w:color="auto"/>
        <w:right w:val="none" w:sz="0" w:space="0" w:color="auto"/>
      </w:divBdr>
    </w:div>
    <w:div w:id="402992678">
      <w:bodyDiv w:val="1"/>
      <w:marLeft w:val="0"/>
      <w:marRight w:val="0"/>
      <w:marTop w:val="0"/>
      <w:marBottom w:val="0"/>
      <w:divBdr>
        <w:top w:val="none" w:sz="0" w:space="0" w:color="auto"/>
        <w:left w:val="none" w:sz="0" w:space="0" w:color="auto"/>
        <w:bottom w:val="none" w:sz="0" w:space="0" w:color="auto"/>
        <w:right w:val="none" w:sz="0" w:space="0" w:color="auto"/>
      </w:divBdr>
    </w:div>
    <w:div w:id="403919389">
      <w:bodyDiv w:val="1"/>
      <w:marLeft w:val="0"/>
      <w:marRight w:val="0"/>
      <w:marTop w:val="0"/>
      <w:marBottom w:val="0"/>
      <w:divBdr>
        <w:top w:val="none" w:sz="0" w:space="0" w:color="auto"/>
        <w:left w:val="none" w:sz="0" w:space="0" w:color="auto"/>
        <w:bottom w:val="none" w:sz="0" w:space="0" w:color="auto"/>
        <w:right w:val="none" w:sz="0" w:space="0" w:color="auto"/>
      </w:divBdr>
    </w:div>
    <w:div w:id="414127189">
      <w:bodyDiv w:val="1"/>
      <w:marLeft w:val="0"/>
      <w:marRight w:val="0"/>
      <w:marTop w:val="0"/>
      <w:marBottom w:val="0"/>
      <w:divBdr>
        <w:top w:val="none" w:sz="0" w:space="0" w:color="auto"/>
        <w:left w:val="none" w:sz="0" w:space="0" w:color="auto"/>
        <w:bottom w:val="none" w:sz="0" w:space="0" w:color="auto"/>
        <w:right w:val="none" w:sz="0" w:space="0" w:color="auto"/>
      </w:divBdr>
    </w:div>
    <w:div w:id="417797147">
      <w:bodyDiv w:val="1"/>
      <w:marLeft w:val="0"/>
      <w:marRight w:val="0"/>
      <w:marTop w:val="0"/>
      <w:marBottom w:val="0"/>
      <w:divBdr>
        <w:top w:val="none" w:sz="0" w:space="0" w:color="auto"/>
        <w:left w:val="none" w:sz="0" w:space="0" w:color="auto"/>
        <w:bottom w:val="none" w:sz="0" w:space="0" w:color="auto"/>
        <w:right w:val="none" w:sz="0" w:space="0" w:color="auto"/>
      </w:divBdr>
    </w:div>
    <w:div w:id="434715489">
      <w:bodyDiv w:val="1"/>
      <w:marLeft w:val="0"/>
      <w:marRight w:val="0"/>
      <w:marTop w:val="0"/>
      <w:marBottom w:val="0"/>
      <w:divBdr>
        <w:top w:val="none" w:sz="0" w:space="0" w:color="auto"/>
        <w:left w:val="none" w:sz="0" w:space="0" w:color="auto"/>
        <w:bottom w:val="none" w:sz="0" w:space="0" w:color="auto"/>
        <w:right w:val="none" w:sz="0" w:space="0" w:color="auto"/>
      </w:divBdr>
    </w:div>
    <w:div w:id="439956885">
      <w:bodyDiv w:val="1"/>
      <w:marLeft w:val="0"/>
      <w:marRight w:val="0"/>
      <w:marTop w:val="0"/>
      <w:marBottom w:val="0"/>
      <w:divBdr>
        <w:top w:val="none" w:sz="0" w:space="0" w:color="auto"/>
        <w:left w:val="none" w:sz="0" w:space="0" w:color="auto"/>
        <w:bottom w:val="none" w:sz="0" w:space="0" w:color="auto"/>
        <w:right w:val="none" w:sz="0" w:space="0" w:color="auto"/>
      </w:divBdr>
    </w:div>
    <w:div w:id="442924525">
      <w:bodyDiv w:val="1"/>
      <w:marLeft w:val="0"/>
      <w:marRight w:val="0"/>
      <w:marTop w:val="0"/>
      <w:marBottom w:val="0"/>
      <w:divBdr>
        <w:top w:val="none" w:sz="0" w:space="0" w:color="auto"/>
        <w:left w:val="none" w:sz="0" w:space="0" w:color="auto"/>
        <w:bottom w:val="none" w:sz="0" w:space="0" w:color="auto"/>
        <w:right w:val="none" w:sz="0" w:space="0" w:color="auto"/>
      </w:divBdr>
    </w:div>
    <w:div w:id="457988942">
      <w:bodyDiv w:val="1"/>
      <w:marLeft w:val="0"/>
      <w:marRight w:val="0"/>
      <w:marTop w:val="0"/>
      <w:marBottom w:val="0"/>
      <w:divBdr>
        <w:top w:val="none" w:sz="0" w:space="0" w:color="auto"/>
        <w:left w:val="none" w:sz="0" w:space="0" w:color="auto"/>
        <w:bottom w:val="none" w:sz="0" w:space="0" w:color="auto"/>
        <w:right w:val="none" w:sz="0" w:space="0" w:color="auto"/>
      </w:divBdr>
    </w:div>
    <w:div w:id="468085277">
      <w:bodyDiv w:val="1"/>
      <w:marLeft w:val="0"/>
      <w:marRight w:val="0"/>
      <w:marTop w:val="0"/>
      <w:marBottom w:val="0"/>
      <w:divBdr>
        <w:top w:val="none" w:sz="0" w:space="0" w:color="auto"/>
        <w:left w:val="none" w:sz="0" w:space="0" w:color="auto"/>
        <w:bottom w:val="none" w:sz="0" w:space="0" w:color="auto"/>
        <w:right w:val="none" w:sz="0" w:space="0" w:color="auto"/>
      </w:divBdr>
      <w:divsChild>
        <w:div w:id="21130742">
          <w:marLeft w:val="0"/>
          <w:marRight w:val="0"/>
          <w:marTop w:val="0"/>
          <w:marBottom w:val="210"/>
          <w:divBdr>
            <w:top w:val="none" w:sz="0" w:space="0" w:color="auto"/>
            <w:left w:val="none" w:sz="0" w:space="0" w:color="auto"/>
            <w:bottom w:val="none" w:sz="0" w:space="0" w:color="auto"/>
            <w:right w:val="none" w:sz="0" w:space="0" w:color="auto"/>
          </w:divBdr>
          <w:divsChild>
            <w:div w:id="2056999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344804">
      <w:marLeft w:val="0"/>
      <w:marRight w:val="0"/>
      <w:marTop w:val="0"/>
      <w:marBottom w:val="0"/>
      <w:divBdr>
        <w:top w:val="none" w:sz="0" w:space="0" w:color="auto"/>
        <w:left w:val="none" w:sz="0" w:space="0" w:color="auto"/>
        <w:bottom w:val="none" w:sz="0" w:space="0" w:color="auto"/>
        <w:right w:val="none" w:sz="0" w:space="0" w:color="auto"/>
      </w:divBdr>
      <w:divsChild>
        <w:div w:id="1409233200">
          <w:marLeft w:val="0"/>
          <w:marRight w:val="0"/>
          <w:marTop w:val="0"/>
          <w:marBottom w:val="0"/>
          <w:divBdr>
            <w:top w:val="none" w:sz="0" w:space="0" w:color="auto"/>
            <w:left w:val="none" w:sz="0" w:space="0" w:color="auto"/>
            <w:bottom w:val="none" w:sz="0" w:space="0" w:color="auto"/>
            <w:right w:val="none" w:sz="0" w:space="0" w:color="auto"/>
          </w:divBdr>
        </w:div>
      </w:divsChild>
    </w:div>
    <w:div w:id="520169387">
      <w:bodyDiv w:val="1"/>
      <w:marLeft w:val="0"/>
      <w:marRight w:val="0"/>
      <w:marTop w:val="0"/>
      <w:marBottom w:val="0"/>
      <w:divBdr>
        <w:top w:val="none" w:sz="0" w:space="0" w:color="auto"/>
        <w:left w:val="none" w:sz="0" w:space="0" w:color="auto"/>
        <w:bottom w:val="none" w:sz="0" w:space="0" w:color="auto"/>
        <w:right w:val="none" w:sz="0" w:space="0" w:color="auto"/>
      </w:divBdr>
    </w:div>
    <w:div w:id="550268487">
      <w:marLeft w:val="0"/>
      <w:marRight w:val="0"/>
      <w:marTop w:val="0"/>
      <w:marBottom w:val="0"/>
      <w:divBdr>
        <w:top w:val="none" w:sz="0" w:space="0" w:color="auto"/>
        <w:left w:val="none" w:sz="0" w:space="0" w:color="auto"/>
        <w:bottom w:val="none" w:sz="0" w:space="0" w:color="auto"/>
        <w:right w:val="none" w:sz="0" w:space="0" w:color="auto"/>
      </w:divBdr>
      <w:divsChild>
        <w:div w:id="2005039020">
          <w:marLeft w:val="0"/>
          <w:marRight w:val="0"/>
          <w:marTop w:val="0"/>
          <w:marBottom w:val="0"/>
          <w:divBdr>
            <w:top w:val="none" w:sz="0" w:space="0" w:color="auto"/>
            <w:left w:val="none" w:sz="0" w:space="0" w:color="auto"/>
            <w:bottom w:val="none" w:sz="0" w:space="0" w:color="auto"/>
            <w:right w:val="none" w:sz="0" w:space="0" w:color="auto"/>
          </w:divBdr>
        </w:div>
      </w:divsChild>
    </w:div>
    <w:div w:id="553005891">
      <w:bodyDiv w:val="1"/>
      <w:marLeft w:val="0"/>
      <w:marRight w:val="0"/>
      <w:marTop w:val="0"/>
      <w:marBottom w:val="0"/>
      <w:divBdr>
        <w:top w:val="none" w:sz="0" w:space="0" w:color="auto"/>
        <w:left w:val="none" w:sz="0" w:space="0" w:color="auto"/>
        <w:bottom w:val="none" w:sz="0" w:space="0" w:color="auto"/>
        <w:right w:val="none" w:sz="0" w:space="0" w:color="auto"/>
      </w:divBdr>
    </w:div>
    <w:div w:id="565648834">
      <w:bodyDiv w:val="1"/>
      <w:marLeft w:val="0"/>
      <w:marRight w:val="0"/>
      <w:marTop w:val="0"/>
      <w:marBottom w:val="0"/>
      <w:divBdr>
        <w:top w:val="none" w:sz="0" w:space="0" w:color="auto"/>
        <w:left w:val="none" w:sz="0" w:space="0" w:color="auto"/>
        <w:bottom w:val="none" w:sz="0" w:space="0" w:color="auto"/>
        <w:right w:val="none" w:sz="0" w:space="0" w:color="auto"/>
      </w:divBdr>
    </w:div>
    <w:div w:id="572549437">
      <w:bodyDiv w:val="1"/>
      <w:marLeft w:val="0"/>
      <w:marRight w:val="0"/>
      <w:marTop w:val="0"/>
      <w:marBottom w:val="0"/>
      <w:divBdr>
        <w:top w:val="none" w:sz="0" w:space="0" w:color="auto"/>
        <w:left w:val="none" w:sz="0" w:space="0" w:color="auto"/>
        <w:bottom w:val="none" w:sz="0" w:space="0" w:color="auto"/>
        <w:right w:val="none" w:sz="0" w:space="0" w:color="auto"/>
      </w:divBdr>
    </w:div>
    <w:div w:id="574360877">
      <w:bodyDiv w:val="1"/>
      <w:marLeft w:val="0"/>
      <w:marRight w:val="0"/>
      <w:marTop w:val="0"/>
      <w:marBottom w:val="0"/>
      <w:divBdr>
        <w:top w:val="none" w:sz="0" w:space="0" w:color="auto"/>
        <w:left w:val="none" w:sz="0" w:space="0" w:color="auto"/>
        <w:bottom w:val="none" w:sz="0" w:space="0" w:color="auto"/>
        <w:right w:val="none" w:sz="0" w:space="0" w:color="auto"/>
      </w:divBdr>
    </w:div>
    <w:div w:id="576282809">
      <w:bodyDiv w:val="1"/>
      <w:marLeft w:val="0"/>
      <w:marRight w:val="0"/>
      <w:marTop w:val="0"/>
      <w:marBottom w:val="0"/>
      <w:divBdr>
        <w:top w:val="none" w:sz="0" w:space="0" w:color="auto"/>
        <w:left w:val="none" w:sz="0" w:space="0" w:color="auto"/>
        <w:bottom w:val="none" w:sz="0" w:space="0" w:color="auto"/>
        <w:right w:val="none" w:sz="0" w:space="0" w:color="auto"/>
      </w:divBdr>
    </w:div>
    <w:div w:id="578179457">
      <w:bodyDiv w:val="1"/>
      <w:marLeft w:val="0"/>
      <w:marRight w:val="0"/>
      <w:marTop w:val="0"/>
      <w:marBottom w:val="0"/>
      <w:divBdr>
        <w:top w:val="none" w:sz="0" w:space="0" w:color="auto"/>
        <w:left w:val="none" w:sz="0" w:space="0" w:color="auto"/>
        <w:bottom w:val="none" w:sz="0" w:space="0" w:color="auto"/>
        <w:right w:val="none" w:sz="0" w:space="0" w:color="auto"/>
      </w:divBdr>
    </w:div>
    <w:div w:id="613899667">
      <w:bodyDiv w:val="1"/>
      <w:marLeft w:val="0"/>
      <w:marRight w:val="0"/>
      <w:marTop w:val="0"/>
      <w:marBottom w:val="0"/>
      <w:divBdr>
        <w:top w:val="none" w:sz="0" w:space="0" w:color="auto"/>
        <w:left w:val="none" w:sz="0" w:space="0" w:color="auto"/>
        <w:bottom w:val="none" w:sz="0" w:space="0" w:color="auto"/>
        <w:right w:val="none" w:sz="0" w:space="0" w:color="auto"/>
      </w:divBdr>
    </w:div>
    <w:div w:id="648484796">
      <w:bodyDiv w:val="1"/>
      <w:marLeft w:val="0"/>
      <w:marRight w:val="0"/>
      <w:marTop w:val="0"/>
      <w:marBottom w:val="0"/>
      <w:divBdr>
        <w:top w:val="none" w:sz="0" w:space="0" w:color="auto"/>
        <w:left w:val="none" w:sz="0" w:space="0" w:color="auto"/>
        <w:bottom w:val="none" w:sz="0" w:space="0" w:color="auto"/>
        <w:right w:val="none" w:sz="0" w:space="0" w:color="auto"/>
      </w:divBdr>
    </w:div>
    <w:div w:id="656999977">
      <w:bodyDiv w:val="1"/>
      <w:marLeft w:val="0"/>
      <w:marRight w:val="0"/>
      <w:marTop w:val="0"/>
      <w:marBottom w:val="0"/>
      <w:divBdr>
        <w:top w:val="none" w:sz="0" w:space="0" w:color="auto"/>
        <w:left w:val="none" w:sz="0" w:space="0" w:color="auto"/>
        <w:bottom w:val="none" w:sz="0" w:space="0" w:color="auto"/>
        <w:right w:val="none" w:sz="0" w:space="0" w:color="auto"/>
      </w:divBdr>
    </w:div>
    <w:div w:id="675111826">
      <w:bodyDiv w:val="1"/>
      <w:marLeft w:val="0"/>
      <w:marRight w:val="0"/>
      <w:marTop w:val="0"/>
      <w:marBottom w:val="0"/>
      <w:divBdr>
        <w:top w:val="none" w:sz="0" w:space="0" w:color="auto"/>
        <w:left w:val="none" w:sz="0" w:space="0" w:color="auto"/>
        <w:bottom w:val="none" w:sz="0" w:space="0" w:color="auto"/>
        <w:right w:val="none" w:sz="0" w:space="0" w:color="auto"/>
      </w:divBdr>
    </w:div>
    <w:div w:id="677461859">
      <w:bodyDiv w:val="1"/>
      <w:marLeft w:val="0"/>
      <w:marRight w:val="0"/>
      <w:marTop w:val="0"/>
      <w:marBottom w:val="0"/>
      <w:divBdr>
        <w:top w:val="none" w:sz="0" w:space="0" w:color="auto"/>
        <w:left w:val="none" w:sz="0" w:space="0" w:color="auto"/>
        <w:bottom w:val="none" w:sz="0" w:space="0" w:color="auto"/>
        <w:right w:val="none" w:sz="0" w:space="0" w:color="auto"/>
      </w:divBdr>
    </w:div>
    <w:div w:id="697006426">
      <w:bodyDiv w:val="1"/>
      <w:marLeft w:val="0"/>
      <w:marRight w:val="0"/>
      <w:marTop w:val="0"/>
      <w:marBottom w:val="0"/>
      <w:divBdr>
        <w:top w:val="none" w:sz="0" w:space="0" w:color="auto"/>
        <w:left w:val="none" w:sz="0" w:space="0" w:color="auto"/>
        <w:bottom w:val="none" w:sz="0" w:space="0" w:color="auto"/>
        <w:right w:val="none" w:sz="0" w:space="0" w:color="auto"/>
      </w:divBdr>
    </w:div>
    <w:div w:id="706024292">
      <w:bodyDiv w:val="1"/>
      <w:marLeft w:val="0"/>
      <w:marRight w:val="0"/>
      <w:marTop w:val="0"/>
      <w:marBottom w:val="0"/>
      <w:divBdr>
        <w:top w:val="none" w:sz="0" w:space="0" w:color="auto"/>
        <w:left w:val="none" w:sz="0" w:space="0" w:color="auto"/>
        <w:bottom w:val="none" w:sz="0" w:space="0" w:color="auto"/>
        <w:right w:val="none" w:sz="0" w:space="0" w:color="auto"/>
      </w:divBdr>
    </w:div>
    <w:div w:id="708527425">
      <w:bodyDiv w:val="1"/>
      <w:marLeft w:val="0"/>
      <w:marRight w:val="0"/>
      <w:marTop w:val="0"/>
      <w:marBottom w:val="0"/>
      <w:divBdr>
        <w:top w:val="none" w:sz="0" w:space="0" w:color="auto"/>
        <w:left w:val="none" w:sz="0" w:space="0" w:color="auto"/>
        <w:bottom w:val="none" w:sz="0" w:space="0" w:color="auto"/>
        <w:right w:val="none" w:sz="0" w:space="0" w:color="auto"/>
      </w:divBdr>
    </w:div>
    <w:div w:id="717781448">
      <w:bodyDiv w:val="1"/>
      <w:marLeft w:val="0"/>
      <w:marRight w:val="0"/>
      <w:marTop w:val="0"/>
      <w:marBottom w:val="0"/>
      <w:divBdr>
        <w:top w:val="none" w:sz="0" w:space="0" w:color="auto"/>
        <w:left w:val="none" w:sz="0" w:space="0" w:color="auto"/>
        <w:bottom w:val="none" w:sz="0" w:space="0" w:color="auto"/>
        <w:right w:val="none" w:sz="0" w:space="0" w:color="auto"/>
      </w:divBdr>
    </w:div>
    <w:div w:id="718018513">
      <w:bodyDiv w:val="1"/>
      <w:marLeft w:val="0"/>
      <w:marRight w:val="0"/>
      <w:marTop w:val="0"/>
      <w:marBottom w:val="0"/>
      <w:divBdr>
        <w:top w:val="none" w:sz="0" w:space="0" w:color="auto"/>
        <w:left w:val="none" w:sz="0" w:space="0" w:color="auto"/>
        <w:bottom w:val="none" w:sz="0" w:space="0" w:color="auto"/>
        <w:right w:val="none" w:sz="0" w:space="0" w:color="auto"/>
      </w:divBdr>
      <w:divsChild>
        <w:div w:id="405764902">
          <w:marLeft w:val="547"/>
          <w:marRight w:val="0"/>
          <w:marTop w:val="115"/>
          <w:marBottom w:val="0"/>
          <w:divBdr>
            <w:top w:val="none" w:sz="0" w:space="0" w:color="auto"/>
            <w:left w:val="none" w:sz="0" w:space="0" w:color="auto"/>
            <w:bottom w:val="none" w:sz="0" w:space="0" w:color="auto"/>
            <w:right w:val="none" w:sz="0" w:space="0" w:color="auto"/>
          </w:divBdr>
        </w:div>
        <w:div w:id="417488186">
          <w:marLeft w:val="1166"/>
          <w:marRight w:val="0"/>
          <w:marTop w:val="96"/>
          <w:marBottom w:val="0"/>
          <w:divBdr>
            <w:top w:val="none" w:sz="0" w:space="0" w:color="auto"/>
            <w:left w:val="none" w:sz="0" w:space="0" w:color="auto"/>
            <w:bottom w:val="none" w:sz="0" w:space="0" w:color="auto"/>
            <w:right w:val="none" w:sz="0" w:space="0" w:color="auto"/>
          </w:divBdr>
        </w:div>
        <w:div w:id="893662114">
          <w:marLeft w:val="1166"/>
          <w:marRight w:val="0"/>
          <w:marTop w:val="96"/>
          <w:marBottom w:val="0"/>
          <w:divBdr>
            <w:top w:val="none" w:sz="0" w:space="0" w:color="auto"/>
            <w:left w:val="none" w:sz="0" w:space="0" w:color="auto"/>
            <w:bottom w:val="none" w:sz="0" w:space="0" w:color="auto"/>
            <w:right w:val="none" w:sz="0" w:space="0" w:color="auto"/>
          </w:divBdr>
        </w:div>
        <w:div w:id="1108624841">
          <w:marLeft w:val="1166"/>
          <w:marRight w:val="0"/>
          <w:marTop w:val="96"/>
          <w:marBottom w:val="0"/>
          <w:divBdr>
            <w:top w:val="none" w:sz="0" w:space="0" w:color="auto"/>
            <w:left w:val="none" w:sz="0" w:space="0" w:color="auto"/>
            <w:bottom w:val="none" w:sz="0" w:space="0" w:color="auto"/>
            <w:right w:val="none" w:sz="0" w:space="0" w:color="auto"/>
          </w:divBdr>
        </w:div>
        <w:div w:id="1735080638">
          <w:marLeft w:val="1166"/>
          <w:marRight w:val="0"/>
          <w:marTop w:val="96"/>
          <w:marBottom w:val="0"/>
          <w:divBdr>
            <w:top w:val="none" w:sz="0" w:space="0" w:color="auto"/>
            <w:left w:val="none" w:sz="0" w:space="0" w:color="auto"/>
            <w:bottom w:val="none" w:sz="0" w:space="0" w:color="auto"/>
            <w:right w:val="none" w:sz="0" w:space="0" w:color="auto"/>
          </w:divBdr>
        </w:div>
        <w:div w:id="2026054165">
          <w:marLeft w:val="1166"/>
          <w:marRight w:val="0"/>
          <w:marTop w:val="96"/>
          <w:marBottom w:val="0"/>
          <w:divBdr>
            <w:top w:val="none" w:sz="0" w:space="0" w:color="auto"/>
            <w:left w:val="none" w:sz="0" w:space="0" w:color="auto"/>
            <w:bottom w:val="none" w:sz="0" w:space="0" w:color="auto"/>
            <w:right w:val="none" w:sz="0" w:space="0" w:color="auto"/>
          </w:divBdr>
        </w:div>
      </w:divsChild>
    </w:div>
    <w:div w:id="726337904">
      <w:bodyDiv w:val="1"/>
      <w:marLeft w:val="0"/>
      <w:marRight w:val="0"/>
      <w:marTop w:val="0"/>
      <w:marBottom w:val="0"/>
      <w:divBdr>
        <w:top w:val="none" w:sz="0" w:space="0" w:color="auto"/>
        <w:left w:val="none" w:sz="0" w:space="0" w:color="auto"/>
        <w:bottom w:val="none" w:sz="0" w:space="0" w:color="auto"/>
        <w:right w:val="none" w:sz="0" w:space="0" w:color="auto"/>
      </w:divBdr>
    </w:div>
    <w:div w:id="740325481">
      <w:bodyDiv w:val="1"/>
      <w:marLeft w:val="0"/>
      <w:marRight w:val="0"/>
      <w:marTop w:val="0"/>
      <w:marBottom w:val="0"/>
      <w:divBdr>
        <w:top w:val="none" w:sz="0" w:space="0" w:color="auto"/>
        <w:left w:val="none" w:sz="0" w:space="0" w:color="auto"/>
        <w:bottom w:val="none" w:sz="0" w:space="0" w:color="auto"/>
        <w:right w:val="none" w:sz="0" w:space="0" w:color="auto"/>
      </w:divBdr>
    </w:div>
    <w:div w:id="742070001">
      <w:bodyDiv w:val="1"/>
      <w:marLeft w:val="0"/>
      <w:marRight w:val="0"/>
      <w:marTop w:val="0"/>
      <w:marBottom w:val="0"/>
      <w:divBdr>
        <w:top w:val="none" w:sz="0" w:space="0" w:color="auto"/>
        <w:left w:val="none" w:sz="0" w:space="0" w:color="auto"/>
        <w:bottom w:val="none" w:sz="0" w:space="0" w:color="auto"/>
        <w:right w:val="none" w:sz="0" w:space="0" w:color="auto"/>
      </w:divBdr>
    </w:div>
    <w:div w:id="744455575">
      <w:bodyDiv w:val="1"/>
      <w:marLeft w:val="0"/>
      <w:marRight w:val="0"/>
      <w:marTop w:val="0"/>
      <w:marBottom w:val="0"/>
      <w:divBdr>
        <w:top w:val="none" w:sz="0" w:space="0" w:color="auto"/>
        <w:left w:val="none" w:sz="0" w:space="0" w:color="auto"/>
        <w:bottom w:val="none" w:sz="0" w:space="0" w:color="auto"/>
        <w:right w:val="none" w:sz="0" w:space="0" w:color="auto"/>
      </w:divBdr>
    </w:div>
    <w:div w:id="755201238">
      <w:bodyDiv w:val="1"/>
      <w:marLeft w:val="0"/>
      <w:marRight w:val="0"/>
      <w:marTop w:val="0"/>
      <w:marBottom w:val="0"/>
      <w:divBdr>
        <w:top w:val="none" w:sz="0" w:space="0" w:color="auto"/>
        <w:left w:val="none" w:sz="0" w:space="0" w:color="auto"/>
        <w:bottom w:val="none" w:sz="0" w:space="0" w:color="auto"/>
        <w:right w:val="none" w:sz="0" w:space="0" w:color="auto"/>
      </w:divBdr>
    </w:div>
    <w:div w:id="755438105">
      <w:bodyDiv w:val="1"/>
      <w:marLeft w:val="0"/>
      <w:marRight w:val="0"/>
      <w:marTop w:val="0"/>
      <w:marBottom w:val="0"/>
      <w:divBdr>
        <w:top w:val="none" w:sz="0" w:space="0" w:color="auto"/>
        <w:left w:val="none" w:sz="0" w:space="0" w:color="auto"/>
        <w:bottom w:val="none" w:sz="0" w:space="0" w:color="auto"/>
        <w:right w:val="none" w:sz="0" w:space="0" w:color="auto"/>
      </w:divBdr>
    </w:div>
    <w:div w:id="758334504">
      <w:bodyDiv w:val="1"/>
      <w:marLeft w:val="0"/>
      <w:marRight w:val="0"/>
      <w:marTop w:val="0"/>
      <w:marBottom w:val="0"/>
      <w:divBdr>
        <w:top w:val="none" w:sz="0" w:space="0" w:color="auto"/>
        <w:left w:val="none" w:sz="0" w:space="0" w:color="auto"/>
        <w:bottom w:val="none" w:sz="0" w:space="0" w:color="auto"/>
        <w:right w:val="none" w:sz="0" w:space="0" w:color="auto"/>
      </w:divBdr>
    </w:div>
    <w:div w:id="765996905">
      <w:bodyDiv w:val="1"/>
      <w:marLeft w:val="0"/>
      <w:marRight w:val="0"/>
      <w:marTop w:val="0"/>
      <w:marBottom w:val="0"/>
      <w:divBdr>
        <w:top w:val="none" w:sz="0" w:space="0" w:color="auto"/>
        <w:left w:val="none" w:sz="0" w:space="0" w:color="auto"/>
        <w:bottom w:val="none" w:sz="0" w:space="0" w:color="auto"/>
        <w:right w:val="none" w:sz="0" w:space="0" w:color="auto"/>
      </w:divBdr>
    </w:div>
    <w:div w:id="766655226">
      <w:bodyDiv w:val="1"/>
      <w:marLeft w:val="0"/>
      <w:marRight w:val="0"/>
      <w:marTop w:val="0"/>
      <w:marBottom w:val="0"/>
      <w:divBdr>
        <w:top w:val="none" w:sz="0" w:space="0" w:color="auto"/>
        <w:left w:val="none" w:sz="0" w:space="0" w:color="auto"/>
        <w:bottom w:val="none" w:sz="0" w:space="0" w:color="auto"/>
        <w:right w:val="none" w:sz="0" w:space="0" w:color="auto"/>
      </w:divBdr>
    </w:div>
    <w:div w:id="777212847">
      <w:bodyDiv w:val="1"/>
      <w:marLeft w:val="0"/>
      <w:marRight w:val="0"/>
      <w:marTop w:val="0"/>
      <w:marBottom w:val="0"/>
      <w:divBdr>
        <w:top w:val="none" w:sz="0" w:space="0" w:color="auto"/>
        <w:left w:val="none" w:sz="0" w:space="0" w:color="auto"/>
        <w:bottom w:val="none" w:sz="0" w:space="0" w:color="auto"/>
        <w:right w:val="none" w:sz="0" w:space="0" w:color="auto"/>
      </w:divBdr>
    </w:div>
    <w:div w:id="779839279">
      <w:bodyDiv w:val="1"/>
      <w:marLeft w:val="0"/>
      <w:marRight w:val="0"/>
      <w:marTop w:val="0"/>
      <w:marBottom w:val="0"/>
      <w:divBdr>
        <w:top w:val="none" w:sz="0" w:space="0" w:color="auto"/>
        <w:left w:val="none" w:sz="0" w:space="0" w:color="auto"/>
        <w:bottom w:val="none" w:sz="0" w:space="0" w:color="auto"/>
        <w:right w:val="none" w:sz="0" w:space="0" w:color="auto"/>
      </w:divBdr>
    </w:div>
    <w:div w:id="793522566">
      <w:bodyDiv w:val="1"/>
      <w:marLeft w:val="0"/>
      <w:marRight w:val="0"/>
      <w:marTop w:val="0"/>
      <w:marBottom w:val="0"/>
      <w:divBdr>
        <w:top w:val="none" w:sz="0" w:space="0" w:color="auto"/>
        <w:left w:val="none" w:sz="0" w:space="0" w:color="auto"/>
        <w:bottom w:val="none" w:sz="0" w:space="0" w:color="auto"/>
        <w:right w:val="none" w:sz="0" w:space="0" w:color="auto"/>
      </w:divBdr>
    </w:div>
    <w:div w:id="801923549">
      <w:bodyDiv w:val="1"/>
      <w:marLeft w:val="0"/>
      <w:marRight w:val="0"/>
      <w:marTop w:val="0"/>
      <w:marBottom w:val="0"/>
      <w:divBdr>
        <w:top w:val="none" w:sz="0" w:space="0" w:color="auto"/>
        <w:left w:val="none" w:sz="0" w:space="0" w:color="auto"/>
        <w:bottom w:val="none" w:sz="0" w:space="0" w:color="auto"/>
        <w:right w:val="none" w:sz="0" w:space="0" w:color="auto"/>
      </w:divBdr>
    </w:div>
    <w:div w:id="805661675">
      <w:bodyDiv w:val="1"/>
      <w:marLeft w:val="0"/>
      <w:marRight w:val="0"/>
      <w:marTop w:val="0"/>
      <w:marBottom w:val="0"/>
      <w:divBdr>
        <w:top w:val="none" w:sz="0" w:space="0" w:color="auto"/>
        <w:left w:val="none" w:sz="0" w:space="0" w:color="auto"/>
        <w:bottom w:val="none" w:sz="0" w:space="0" w:color="auto"/>
        <w:right w:val="none" w:sz="0" w:space="0" w:color="auto"/>
      </w:divBdr>
      <w:divsChild>
        <w:div w:id="239029078">
          <w:marLeft w:val="1166"/>
          <w:marRight w:val="0"/>
          <w:marTop w:val="0"/>
          <w:marBottom w:val="0"/>
          <w:divBdr>
            <w:top w:val="none" w:sz="0" w:space="0" w:color="auto"/>
            <w:left w:val="none" w:sz="0" w:space="0" w:color="auto"/>
            <w:bottom w:val="none" w:sz="0" w:space="0" w:color="auto"/>
            <w:right w:val="none" w:sz="0" w:space="0" w:color="auto"/>
          </w:divBdr>
        </w:div>
      </w:divsChild>
    </w:div>
    <w:div w:id="821384784">
      <w:bodyDiv w:val="1"/>
      <w:marLeft w:val="0"/>
      <w:marRight w:val="0"/>
      <w:marTop w:val="0"/>
      <w:marBottom w:val="0"/>
      <w:divBdr>
        <w:top w:val="none" w:sz="0" w:space="0" w:color="auto"/>
        <w:left w:val="none" w:sz="0" w:space="0" w:color="auto"/>
        <w:bottom w:val="none" w:sz="0" w:space="0" w:color="auto"/>
        <w:right w:val="none" w:sz="0" w:space="0" w:color="auto"/>
      </w:divBdr>
    </w:div>
    <w:div w:id="826628498">
      <w:bodyDiv w:val="1"/>
      <w:marLeft w:val="0"/>
      <w:marRight w:val="0"/>
      <w:marTop w:val="0"/>
      <w:marBottom w:val="0"/>
      <w:divBdr>
        <w:top w:val="none" w:sz="0" w:space="0" w:color="auto"/>
        <w:left w:val="none" w:sz="0" w:space="0" w:color="auto"/>
        <w:bottom w:val="none" w:sz="0" w:space="0" w:color="auto"/>
        <w:right w:val="none" w:sz="0" w:space="0" w:color="auto"/>
      </w:divBdr>
    </w:div>
    <w:div w:id="837227990">
      <w:bodyDiv w:val="1"/>
      <w:marLeft w:val="0"/>
      <w:marRight w:val="0"/>
      <w:marTop w:val="0"/>
      <w:marBottom w:val="0"/>
      <w:divBdr>
        <w:top w:val="none" w:sz="0" w:space="0" w:color="auto"/>
        <w:left w:val="none" w:sz="0" w:space="0" w:color="auto"/>
        <w:bottom w:val="none" w:sz="0" w:space="0" w:color="auto"/>
        <w:right w:val="none" w:sz="0" w:space="0" w:color="auto"/>
      </w:divBdr>
    </w:div>
    <w:div w:id="848447495">
      <w:bodyDiv w:val="1"/>
      <w:marLeft w:val="0"/>
      <w:marRight w:val="0"/>
      <w:marTop w:val="0"/>
      <w:marBottom w:val="0"/>
      <w:divBdr>
        <w:top w:val="none" w:sz="0" w:space="0" w:color="auto"/>
        <w:left w:val="none" w:sz="0" w:space="0" w:color="auto"/>
        <w:bottom w:val="none" w:sz="0" w:space="0" w:color="auto"/>
        <w:right w:val="none" w:sz="0" w:space="0" w:color="auto"/>
      </w:divBdr>
    </w:div>
    <w:div w:id="850685893">
      <w:bodyDiv w:val="1"/>
      <w:marLeft w:val="0"/>
      <w:marRight w:val="0"/>
      <w:marTop w:val="0"/>
      <w:marBottom w:val="0"/>
      <w:divBdr>
        <w:top w:val="none" w:sz="0" w:space="0" w:color="auto"/>
        <w:left w:val="none" w:sz="0" w:space="0" w:color="auto"/>
        <w:bottom w:val="none" w:sz="0" w:space="0" w:color="auto"/>
        <w:right w:val="none" w:sz="0" w:space="0" w:color="auto"/>
      </w:divBdr>
    </w:div>
    <w:div w:id="858466850">
      <w:bodyDiv w:val="1"/>
      <w:marLeft w:val="0"/>
      <w:marRight w:val="0"/>
      <w:marTop w:val="0"/>
      <w:marBottom w:val="0"/>
      <w:divBdr>
        <w:top w:val="none" w:sz="0" w:space="0" w:color="auto"/>
        <w:left w:val="none" w:sz="0" w:space="0" w:color="auto"/>
        <w:bottom w:val="none" w:sz="0" w:space="0" w:color="auto"/>
        <w:right w:val="none" w:sz="0" w:space="0" w:color="auto"/>
      </w:divBdr>
    </w:div>
    <w:div w:id="877622498">
      <w:bodyDiv w:val="1"/>
      <w:marLeft w:val="0"/>
      <w:marRight w:val="0"/>
      <w:marTop w:val="0"/>
      <w:marBottom w:val="0"/>
      <w:divBdr>
        <w:top w:val="none" w:sz="0" w:space="0" w:color="auto"/>
        <w:left w:val="none" w:sz="0" w:space="0" w:color="auto"/>
        <w:bottom w:val="none" w:sz="0" w:space="0" w:color="auto"/>
        <w:right w:val="none" w:sz="0" w:space="0" w:color="auto"/>
      </w:divBdr>
    </w:div>
    <w:div w:id="879629235">
      <w:bodyDiv w:val="1"/>
      <w:marLeft w:val="0"/>
      <w:marRight w:val="0"/>
      <w:marTop w:val="0"/>
      <w:marBottom w:val="0"/>
      <w:divBdr>
        <w:top w:val="none" w:sz="0" w:space="0" w:color="auto"/>
        <w:left w:val="none" w:sz="0" w:space="0" w:color="auto"/>
        <w:bottom w:val="none" w:sz="0" w:space="0" w:color="auto"/>
        <w:right w:val="none" w:sz="0" w:space="0" w:color="auto"/>
      </w:divBdr>
    </w:div>
    <w:div w:id="907959518">
      <w:bodyDiv w:val="1"/>
      <w:marLeft w:val="0"/>
      <w:marRight w:val="0"/>
      <w:marTop w:val="0"/>
      <w:marBottom w:val="0"/>
      <w:divBdr>
        <w:top w:val="none" w:sz="0" w:space="0" w:color="auto"/>
        <w:left w:val="none" w:sz="0" w:space="0" w:color="auto"/>
        <w:bottom w:val="none" w:sz="0" w:space="0" w:color="auto"/>
        <w:right w:val="none" w:sz="0" w:space="0" w:color="auto"/>
      </w:divBdr>
    </w:div>
    <w:div w:id="923028137">
      <w:bodyDiv w:val="1"/>
      <w:marLeft w:val="0"/>
      <w:marRight w:val="0"/>
      <w:marTop w:val="0"/>
      <w:marBottom w:val="0"/>
      <w:divBdr>
        <w:top w:val="none" w:sz="0" w:space="0" w:color="auto"/>
        <w:left w:val="none" w:sz="0" w:space="0" w:color="auto"/>
        <w:bottom w:val="none" w:sz="0" w:space="0" w:color="auto"/>
        <w:right w:val="none" w:sz="0" w:space="0" w:color="auto"/>
      </w:divBdr>
    </w:div>
    <w:div w:id="958529588">
      <w:bodyDiv w:val="1"/>
      <w:marLeft w:val="0"/>
      <w:marRight w:val="0"/>
      <w:marTop w:val="0"/>
      <w:marBottom w:val="0"/>
      <w:divBdr>
        <w:top w:val="none" w:sz="0" w:space="0" w:color="auto"/>
        <w:left w:val="none" w:sz="0" w:space="0" w:color="auto"/>
        <w:bottom w:val="none" w:sz="0" w:space="0" w:color="auto"/>
        <w:right w:val="none" w:sz="0" w:space="0" w:color="auto"/>
      </w:divBdr>
      <w:divsChild>
        <w:div w:id="328607881">
          <w:marLeft w:val="1166"/>
          <w:marRight w:val="0"/>
          <w:marTop w:val="0"/>
          <w:marBottom w:val="0"/>
          <w:divBdr>
            <w:top w:val="none" w:sz="0" w:space="0" w:color="auto"/>
            <w:left w:val="none" w:sz="0" w:space="0" w:color="auto"/>
            <w:bottom w:val="none" w:sz="0" w:space="0" w:color="auto"/>
            <w:right w:val="none" w:sz="0" w:space="0" w:color="auto"/>
          </w:divBdr>
        </w:div>
        <w:div w:id="388309106">
          <w:marLeft w:val="1886"/>
          <w:marRight w:val="0"/>
          <w:marTop w:val="0"/>
          <w:marBottom w:val="0"/>
          <w:divBdr>
            <w:top w:val="none" w:sz="0" w:space="0" w:color="auto"/>
            <w:left w:val="none" w:sz="0" w:space="0" w:color="auto"/>
            <w:bottom w:val="none" w:sz="0" w:space="0" w:color="auto"/>
            <w:right w:val="none" w:sz="0" w:space="0" w:color="auto"/>
          </w:divBdr>
        </w:div>
        <w:div w:id="1825273492">
          <w:marLeft w:val="1886"/>
          <w:marRight w:val="0"/>
          <w:marTop w:val="0"/>
          <w:marBottom w:val="0"/>
          <w:divBdr>
            <w:top w:val="none" w:sz="0" w:space="0" w:color="auto"/>
            <w:left w:val="none" w:sz="0" w:space="0" w:color="auto"/>
            <w:bottom w:val="none" w:sz="0" w:space="0" w:color="auto"/>
            <w:right w:val="none" w:sz="0" w:space="0" w:color="auto"/>
          </w:divBdr>
        </w:div>
      </w:divsChild>
    </w:div>
    <w:div w:id="966739858">
      <w:bodyDiv w:val="1"/>
      <w:marLeft w:val="0"/>
      <w:marRight w:val="0"/>
      <w:marTop w:val="0"/>
      <w:marBottom w:val="0"/>
      <w:divBdr>
        <w:top w:val="none" w:sz="0" w:space="0" w:color="auto"/>
        <w:left w:val="none" w:sz="0" w:space="0" w:color="auto"/>
        <w:bottom w:val="none" w:sz="0" w:space="0" w:color="auto"/>
        <w:right w:val="none" w:sz="0" w:space="0" w:color="auto"/>
      </w:divBdr>
    </w:div>
    <w:div w:id="967782862">
      <w:bodyDiv w:val="1"/>
      <w:marLeft w:val="0"/>
      <w:marRight w:val="0"/>
      <w:marTop w:val="0"/>
      <w:marBottom w:val="0"/>
      <w:divBdr>
        <w:top w:val="none" w:sz="0" w:space="0" w:color="auto"/>
        <w:left w:val="none" w:sz="0" w:space="0" w:color="auto"/>
        <w:bottom w:val="none" w:sz="0" w:space="0" w:color="auto"/>
        <w:right w:val="none" w:sz="0" w:space="0" w:color="auto"/>
      </w:divBdr>
    </w:div>
    <w:div w:id="975598731">
      <w:bodyDiv w:val="1"/>
      <w:marLeft w:val="0"/>
      <w:marRight w:val="0"/>
      <w:marTop w:val="0"/>
      <w:marBottom w:val="0"/>
      <w:divBdr>
        <w:top w:val="none" w:sz="0" w:space="0" w:color="auto"/>
        <w:left w:val="none" w:sz="0" w:space="0" w:color="auto"/>
        <w:bottom w:val="none" w:sz="0" w:space="0" w:color="auto"/>
        <w:right w:val="none" w:sz="0" w:space="0" w:color="auto"/>
      </w:divBdr>
    </w:div>
    <w:div w:id="979118278">
      <w:bodyDiv w:val="1"/>
      <w:marLeft w:val="0"/>
      <w:marRight w:val="0"/>
      <w:marTop w:val="0"/>
      <w:marBottom w:val="0"/>
      <w:divBdr>
        <w:top w:val="none" w:sz="0" w:space="0" w:color="auto"/>
        <w:left w:val="none" w:sz="0" w:space="0" w:color="auto"/>
        <w:bottom w:val="none" w:sz="0" w:space="0" w:color="auto"/>
        <w:right w:val="none" w:sz="0" w:space="0" w:color="auto"/>
      </w:divBdr>
    </w:div>
    <w:div w:id="984510863">
      <w:bodyDiv w:val="1"/>
      <w:marLeft w:val="0"/>
      <w:marRight w:val="0"/>
      <w:marTop w:val="0"/>
      <w:marBottom w:val="0"/>
      <w:divBdr>
        <w:top w:val="none" w:sz="0" w:space="0" w:color="auto"/>
        <w:left w:val="none" w:sz="0" w:space="0" w:color="auto"/>
        <w:bottom w:val="none" w:sz="0" w:space="0" w:color="auto"/>
        <w:right w:val="none" w:sz="0" w:space="0" w:color="auto"/>
      </w:divBdr>
    </w:div>
    <w:div w:id="992488928">
      <w:bodyDiv w:val="1"/>
      <w:marLeft w:val="0"/>
      <w:marRight w:val="0"/>
      <w:marTop w:val="0"/>
      <w:marBottom w:val="0"/>
      <w:divBdr>
        <w:top w:val="none" w:sz="0" w:space="0" w:color="auto"/>
        <w:left w:val="none" w:sz="0" w:space="0" w:color="auto"/>
        <w:bottom w:val="none" w:sz="0" w:space="0" w:color="auto"/>
        <w:right w:val="none" w:sz="0" w:space="0" w:color="auto"/>
      </w:divBdr>
    </w:div>
    <w:div w:id="997928365">
      <w:bodyDiv w:val="1"/>
      <w:marLeft w:val="0"/>
      <w:marRight w:val="0"/>
      <w:marTop w:val="0"/>
      <w:marBottom w:val="0"/>
      <w:divBdr>
        <w:top w:val="none" w:sz="0" w:space="0" w:color="auto"/>
        <w:left w:val="none" w:sz="0" w:space="0" w:color="auto"/>
        <w:bottom w:val="none" w:sz="0" w:space="0" w:color="auto"/>
        <w:right w:val="none" w:sz="0" w:space="0" w:color="auto"/>
      </w:divBdr>
    </w:div>
    <w:div w:id="998188430">
      <w:bodyDiv w:val="1"/>
      <w:marLeft w:val="0"/>
      <w:marRight w:val="0"/>
      <w:marTop w:val="0"/>
      <w:marBottom w:val="0"/>
      <w:divBdr>
        <w:top w:val="none" w:sz="0" w:space="0" w:color="auto"/>
        <w:left w:val="none" w:sz="0" w:space="0" w:color="auto"/>
        <w:bottom w:val="none" w:sz="0" w:space="0" w:color="auto"/>
        <w:right w:val="none" w:sz="0" w:space="0" w:color="auto"/>
      </w:divBdr>
    </w:div>
    <w:div w:id="998506675">
      <w:bodyDiv w:val="1"/>
      <w:marLeft w:val="0"/>
      <w:marRight w:val="0"/>
      <w:marTop w:val="0"/>
      <w:marBottom w:val="0"/>
      <w:divBdr>
        <w:top w:val="none" w:sz="0" w:space="0" w:color="auto"/>
        <w:left w:val="none" w:sz="0" w:space="0" w:color="auto"/>
        <w:bottom w:val="none" w:sz="0" w:space="0" w:color="auto"/>
        <w:right w:val="none" w:sz="0" w:space="0" w:color="auto"/>
      </w:divBdr>
    </w:div>
    <w:div w:id="1005089639">
      <w:bodyDiv w:val="1"/>
      <w:marLeft w:val="0"/>
      <w:marRight w:val="0"/>
      <w:marTop w:val="0"/>
      <w:marBottom w:val="0"/>
      <w:divBdr>
        <w:top w:val="none" w:sz="0" w:space="0" w:color="auto"/>
        <w:left w:val="none" w:sz="0" w:space="0" w:color="auto"/>
        <w:bottom w:val="none" w:sz="0" w:space="0" w:color="auto"/>
        <w:right w:val="none" w:sz="0" w:space="0" w:color="auto"/>
      </w:divBdr>
    </w:div>
    <w:div w:id="1008560829">
      <w:bodyDiv w:val="1"/>
      <w:marLeft w:val="0"/>
      <w:marRight w:val="0"/>
      <w:marTop w:val="0"/>
      <w:marBottom w:val="0"/>
      <w:divBdr>
        <w:top w:val="none" w:sz="0" w:space="0" w:color="auto"/>
        <w:left w:val="none" w:sz="0" w:space="0" w:color="auto"/>
        <w:bottom w:val="none" w:sz="0" w:space="0" w:color="auto"/>
        <w:right w:val="none" w:sz="0" w:space="0" w:color="auto"/>
      </w:divBdr>
    </w:div>
    <w:div w:id="1045566016">
      <w:bodyDiv w:val="1"/>
      <w:marLeft w:val="0"/>
      <w:marRight w:val="0"/>
      <w:marTop w:val="0"/>
      <w:marBottom w:val="0"/>
      <w:divBdr>
        <w:top w:val="none" w:sz="0" w:space="0" w:color="auto"/>
        <w:left w:val="none" w:sz="0" w:space="0" w:color="auto"/>
        <w:bottom w:val="none" w:sz="0" w:space="0" w:color="auto"/>
        <w:right w:val="none" w:sz="0" w:space="0" w:color="auto"/>
      </w:divBdr>
    </w:div>
    <w:div w:id="1048069418">
      <w:bodyDiv w:val="1"/>
      <w:marLeft w:val="0"/>
      <w:marRight w:val="0"/>
      <w:marTop w:val="0"/>
      <w:marBottom w:val="0"/>
      <w:divBdr>
        <w:top w:val="none" w:sz="0" w:space="0" w:color="auto"/>
        <w:left w:val="none" w:sz="0" w:space="0" w:color="auto"/>
        <w:bottom w:val="none" w:sz="0" w:space="0" w:color="auto"/>
        <w:right w:val="none" w:sz="0" w:space="0" w:color="auto"/>
      </w:divBdr>
    </w:div>
    <w:div w:id="1052650771">
      <w:bodyDiv w:val="1"/>
      <w:marLeft w:val="0"/>
      <w:marRight w:val="0"/>
      <w:marTop w:val="0"/>
      <w:marBottom w:val="0"/>
      <w:divBdr>
        <w:top w:val="none" w:sz="0" w:space="0" w:color="auto"/>
        <w:left w:val="none" w:sz="0" w:space="0" w:color="auto"/>
        <w:bottom w:val="none" w:sz="0" w:space="0" w:color="auto"/>
        <w:right w:val="none" w:sz="0" w:space="0" w:color="auto"/>
      </w:divBdr>
    </w:div>
    <w:div w:id="1053433639">
      <w:bodyDiv w:val="1"/>
      <w:marLeft w:val="0"/>
      <w:marRight w:val="0"/>
      <w:marTop w:val="0"/>
      <w:marBottom w:val="0"/>
      <w:divBdr>
        <w:top w:val="none" w:sz="0" w:space="0" w:color="auto"/>
        <w:left w:val="none" w:sz="0" w:space="0" w:color="auto"/>
        <w:bottom w:val="none" w:sz="0" w:space="0" w:color="auto"/>
        <w:right w:val="none" w:sz="0" w:space="0" w:color="auto"/>
      </w:divBdr>
    </w:div>
    <w:div w:id="1056128210">
      <w:bodyDiv w:val="1"/>
      <w:marLeft w:val="0"/>
      <w:marRight w:val="0"/>
      <w:marTop w:val="0"/>
      <w:marBottom w:val="0"/>
      <w:divBdr>
        <w:top w:val="none" w:sz="0" w:space="0" w:color="auto"/>
        <w:left w:val="none" w:sz="0" w:space="0" w:color="auto"/>
        <w:bottom w:val="none" w:sz="0" w:space="0" w:color="auto"/>
        <w:right w:val="none" w:sz="0" w:space="0" w:color="auto"/>
      </w:divBdr>
    </w:div>
    <w:div w:id="1067805362">
      <w:bodyDiv w:val="1"/>
      <w:marLeft w:val="0"/>
      <w:marRight w:val="0"/>
      <w:marTop w:val="0"/>
      <w:marBottom w:val="0"/>
      <w:divBdr>
        <w:top w:val="none" w:sz="0" w:space="0" w:color="auto"/>
        <w:left w:val="none" w:sz="0" w:space="0" w:color="auto"/>
        <w:bottom w:val="none" w:sz="0" w:space="0" w:color="auto"/>
        <w:right w:val="none" w:sz="0" w:space="0" w:color="auto"/>
      </w:divBdr>
    </w:div>
    <w:div w:id="1100107225">
      <w:bodyDiv w:val="1"/>
      <w:marLeft w:val="0"/>
      <w:marRight w:val="0"/>
      <w:marTop w:val="0"/>
      <w:marBottom w:val="0"/>
      <w:divBdr>
        <w:top w:val="none" w:sz="0" w:space="0" w:color="auto"/>
        <w:left w:val="none" w:sz="0" w:space="0" w:color="auto"/>
        <w:bottom w:val="none" w:sz="0" w:space="0" w:color="auto"/>
        <w:right w:val="none" w:sz="0" w:space="0" w:color="auto"/>
      </w:divBdr>
    </w:div>
    <w:div w:id="1109743187">
      <w:bodyDiv w:val="1"/>
      <w:marLeft w:val="0"/>
      <w:marRight w:val="0"/>
      <w:marTop w:val="0"/>
      <w:marBottom w:val="0"/>
      <w:divBdr>
        <w:top w:val="none" w:sz="0" w:space="0" w:color="auto"/>
        <w:left w:val="none" w:sz="0" w:space="0" w:color="auto"/>
        <w:bottom w:val="none" w:sz="0" w:space="0" w:color="auto"/>
        <w:right w:val="none" w:sz="0" w:space="0" w:color="auto"/>
      </w:divBdr>
    </w:div>
    <w:div w:id="1110129892">
      <w:bodyDiv w:val="1"/>
      <w:marLeft w:val="0"/>
      <w:marRight w:val="0"/>
      <w:marTop w:val="0"/>
      <w:marBottom w:val="0"/>
      <w:divBdr>
        <w:top w:val="none" w:sz="0" w:space="0" w:color="auto"/>
        <w:left w:val="none" w:sz="0" w:space="0" w:color="auto"/>
        <w:bottom w:val="none" w:sz="0" w:space="0" w:color="auto"/>
        <w:right w:val="none" w:sz="0" w:space="0" w:color="auto"/>
      </w:divBdr>
    </w:div>
    <w:div w:id="1111050232">
      <w:bodyDiv w:val="1"/>
      <w:marLeft w:val="0"/>
      <w:marRight w:val="0"/>
      <w:marTop w:val="0"/>
      <w:marBottom w:val="0"/>
      <w:divBdr>
        <w:top w:val="none" w:sz="0" w:space="0" w:color="auto"/>
        <w:left w:val="none" w:sz="0" w:space="0" w:color="auto"/>
        <w:bottom w:val="none" w:sz="0" w:space="0" w:color="auto"/>
        <w:right w:val="none" w:sz="0" w:space="0" w:color="auto"/>
      </w:divBdr>
    </w:div>
    <w:div w:id="1131748538">
      <w:bodyDiv w:val="1"/>
      <w:marLeft w:val="0"/>
      <w:marRight w:val="0"/>
      <w:marTop w:val="0"/>
      <w:marBottom w:val="0"/>
      <w:divBdr>
        <w:top w:val="none" w:sz="0" w:space="0" w:color="auto"/>
        <w:left w:val="none" w:sz="0" w:space="0" w:color="auto"/>
        <w:bottom w:val="none" w:sz="0" w:space="0" w:color="auto"/>
        <w:right w:val="none" w:sz="0" w:space="0" w:color="auto"/>
      </w:divBdr>
    </w:div>
    <w:div w:id="1136604714">
      <w:bodyDiv w:val="1"/>
      <w:marLeft w:val="0"/>
      <w:marRight w:val="0"/>
      <w:marTop w:val="0"/>
      <w:marBottom w:val="0"/>
      <w:divBdr>
        <w:top w:val="none" w:sz="0" w:space="0" w:color="auto"/>
        <w:left w:val="none" w:sz="0" w:space="0" w:color="auto"/>
        <w:bottom w:val="none" w:sz="0" w:space="0" w:color="auto"/>
        <w:right w:val="none" w:sz="0" w:space="0" w:color="auto"/>
      </w:divBdr>
    </w:div>
    <w:div w:id="1146556035">
      <w:bodyDiv w:val="1"/>
      <w:marLeft w:val="0"/>
      <w:marRight w:val="0"/>
      <w:marTop w:val="0"/>
      <w:marBottom w:val="0"/>
      <w:divBdr>
        <w:top w:val="none" w:sz="0" w:space="0" w:color="auto"/>
        <w:left w:val="none" w:sz="0" w:space="0" w:color="auto"/>
        <w:bottom w:val="none" w:sz="0" w:space="0" w:color="auto"/>
        <w:right w:val="none" w:sz="0" w:space="0" w:color="auto"/>
      </w:divBdr>
    </w:div>
    <w:div w:id="1155688294">
      <w:bodyDiv w:val="1"/>
      <w:marLeft w:val="0"/>
      <w:marRight w:val="0"/>
      <w:marTop w:val="0"/>
      <w:marBottom w:val="0"/>
      <w:divBdr>
        <w:top w:val="none" w:sz="0" w:space="0" w:color="auto"/>
        <w:left w:val="none" w:sz="0" w:space="0" w:color="auto"/>
        <w:bottom w:val="none" w:sz="0" w:space="0" w:color="auto"/>
        <w:right w:val="none" w:sz="0" w:space="0" w:color="auto"/>
      </w:divBdr>
    </w:div>
    <w:div w:id="1156264531">
      <w:bodyDiv w:val="1"/>
      <w:marLeft w:val="0"/>
      <w:marRight w:val="0"/>
      <w:marTop w:val="0"/>
      <w:marBottom w:val="0"/>
      <w:divBdr>
        <w:top w:val="none" w:sz="0" w:space="0" w:color="auto"/>
        <w:left w:val="none" w:sz="0" w:space="0" w:color="auto"/>
        <w:bottom w:val="none" w:sz="0" w:space="0" w:color="auto"/>
        <w:right w:val="none" w:sz="0" w:space="0" w:color="auto"/>
      </w:divBdr>
    </w:div>
    <w:div w:id="1157578126">
      <w:bodyDiv w:val="1"/>
      <w:marLeft w:val="0"/>
      <w:marRight w:val="0"/>
      <w:marTop w:val="0"/>
      <w:marBottom w:val="0"/>
      <w:divBdr>
        <w:top w:val="none" w:sz="0" w:space="0" w:color="auto"/>
        <w:left w:val="none" w:sz="0" w:space="0" w:color="auto"/>
        <w:bottom w:val="none" w:sz="0" w:space="0" w:color="auto"/>
        <w:right w:val="none" w:sz="0" w:space="0" w:color="auto"/>
      </w:divBdr>
    </w:div>
    <w:div w:id="1179198185">
      <w:bodyDiv w:val="1"/>
      <w:marLeft w:val="0"/>
      <w:marRight w:val="0"/>
      <w:marTop w:val="0"/>
      <w:marBottom w:val="0"/>
      <w:divBdr>
        <w:top w:val="none" w:sz="0" w:space="0" w:color="auto"/>
        <w:left w:val="none" w:sz="0" w:space="0" w:color="auto"/>
        <w:bottom w:val="none" w:sz="0" w:space="0" w:color="auto"/>
        <w:right w:val="none" w:sz="0" w:space="0" w:color="auto"/>
      </w:divBdr>
    </w:div>
    <w:div w:id="1183400414">
      <w:bodyDiv w:val="1"/>
      <w:marLeft w:val="0"/>
      <w:marRight w:val="0"/>
      <w:marTop w:val="0"/>
      <w:marBottom w:val="0"/>
      <w:divBdr>
        <w:top w:val="none" w:sz="0" w:space="0" w:color="auto"/>
        <w:left w:val="none" w:sz="0" w:space="0" w:color="auto"/>
        <w:bottom w:val="none" w:sz="0" w:space="0" w:color="auto"/>
        <w:right w:val="none" w:sz="0" w:space="0" w:color="auto"/>
      </w:divBdr>
    </w:div>
    <w:div w:id="1184982170">
      <w:bodyDiv w:val="1"/>
      <w:marLeft w:val="0"/>
      <w:marRight w:val="0"/>
      <w:marTop w:val="0"/>
      <w:marBottom w:val="0"/>
      <w:divBdr>
        <w:top w:val="none" w:sz="0" w:space="0" w:color="auto"/>
        <w:left w:val="none" w:sz="0" w:space="0" w:color="auto"/>
        <w:bottom w:val="none" w:sz="0" w:space="0" w:color="auto"/>
        <w:right w:val="none" w:sz="0" w:space="0" w:color="auto"/>
      </w:divBdr>
    </w:div>
    <w:div w:id="1195728375">
      <w:bodyDiv w:val="1"/>
      <w:marLeft w:val="0"/>
      <w:marRight w:val="0"/>
      <w:marTop w:val="0"/>
      <w:marBottom w:val="0"/>
      <w:divBdr>
        <w:top w:val="none" w:sz="0" w:space="0" w:color="auto"/>
        <w:left w:val="none" w:sz="0" w:space="0" w:color="auto"/>
        <w:bottom w:val="none" w:sz="0" w:space="0" w:color="auto"/>
        <w:right w:val="none" w:sz="0" w:space="0" w:color="auto"/>
      </w:divBdr>
    </w:div>
    <w:div w:id="1225487902">
      <w:bodyDiv w:val="1"/>
      <w:marLeft w:val="0"/>
      <w:marRight w:val="0"/>
      <w:marTop w:val="0"/>
      <w:marBottom w:val="0"/>
      <w:divBdr>
        <w:top w:val="none" w:sz="0" w:space="0" w:color="auto"/>
        <w:left w:val="none" w:sz="0" w:space="0" w:color="auto"/>
        <w:bottom w:val="none" w:sz="0" w:space="0" w:color="auto"/>
        <w:right w:val="none" w:sz="0" w:space="0" w:color="auto"/>
      </w:divBdr>
    </w:div>
    <w:div w:id="1227305878">
      <w:bodyDiv w:val="1"/>
      <w:marLeft w:val="0"/>
      <w:marRight w:val="0"/>
      <w:marTop w:val="0"/>
      <w:marBottom w:val="0"/>
      <w:divBdr>
        <w:top w:val="none" w:sz="0" w:space="0" w:color="auto"/>
        <w:left w:val="none" w:sz="0" w:space="0" w:color="auto"/>
        <w:bottom w:val="none" w:sz="0" w:space="0" w:color="auto"/>
        <w:right w:val="none" w:sz="0" w:space="0" w:color="auto"/>
      </w:divBdr>
      <w:divsChild>
        <w:div w:id="744649176">
          <w:marLeft w:val="0"/>
          <w:marRight w:val="0"/>
          <w:marTop w:val="0"/>
          <w:marBottom w:val="0"/>
          <w:divBdr>
            <w:top w:val="none" w:sz="0" w:space="0" w:color="auto"/>
            <w:left w:val="none" w:sz="0" w:space="0" w:color="auto"/>
            <w:bottom w:val="none" w:sz="0" w:space="0" w:color="auto"/>
            <w:right w:val="none" w:sz="0" w:space="0" w:color="auto"/>
          </w:divBdr>
          <w:divsChild>
            <w:div w:id="505677125">
              <w:marLeft w:val="0"/>
              <w:marRight w:val="0"/>
              <w:marTop w:val="0"/>
              <w:marBottom w:val="0"/>
              <w:divBdr>
                <w:top w:val="none" w:sz="0" w:space="0" w:color="auto"/>
                <w:left w:val="none" w:sz="0" w:space="0" w:color="auto"/>
                <w:bottom w:val="none" w:sz="0" w:space="0" w:color="auto"/>
                <w:right w:val="none" w:sz="0" w:space="0" w:color="auto"/>
              </w:divBdr>
              <w:divsChild>
                <w:div w:id="657341538">
                  <w:marLeft w:val="0"/>
                  <w:marRight w:val="0"/>
                  <w:marTop w:val="0"/>
                  <w:marBottom w:val="0"/>
                  <w:divBdr>
                    <w:top w:val="none" w:sz="0" w:space="0" w:color="auto"/>
                    <w:left w:val="none" w:sz="0" w:space="0" w:color="auto"/>
                    <w:bottom w:val="none" w:sz="0" w:space="0" w:color="auto"/>
                    <w:right w:val="none" w:sz="0" w:space="0" w:color="auto"/>
                  </w:divBdr>
                  <w:divsChild>
                    <w:div w:id="283318521">
                      <w:marLeft w:val="0"/>
                      <w:marRight w:val="0"/>
                      <w:marTop w:val="0"/>
                      <w:marBottom w:val="0"/>
                      <w:divBdr>
                        <w:top w:val="none" w:sz="0" w:space="0" w:color="auto"/>
                        <w:left w:val="none" w:sz="0" w:space="0" w:color="auto"/>
                        <w:bottom w:val="none" w:sz="0" w:space="0" w:color="auto"/>
                        <w:right w:val="none" w:sz="0" w:space="0" w:color="auto"/>
                      </w:divBdr>
                      <w:divsChild>
                        <w:div w:id="1841773767">
                          <w:marLeft w:val="0"/>
                          <w:marRight w:val="0"/>
                          <w:marTop w:val="0"/>
                          <w:marBottom w:val="0"/>
                          <w:divBdr>
                            <w:top w:val="none" w:sz="0" w:space="0" w:color="auto"/>
                            <w:left w:val="none" w:sz="0" w:space="0" w:color="auto"/>
                            <w:bottom w:val="none" w:sz="0" w:space="0" w:color="auto"/>
                            <w:right w:val="none" w:sz="0" w:space="0" w:color="auto"/>
                          </w:divBdr>
                          <w:divsChild>
                            <w:div w:id="1004359468">
                              <w:marLeft w:val="0"/>
                              <w:marRight w:val="0"/>
                              <w:marTop w:val="0"/>
                              <w:marBottom w:val="0"/>
                              <w:divBdr>
                                <w:top w:val="none" w:sz="0" w:space="0" w:color="auto"/>
                                <w:left w:val="none" w:sz="0" w:space="0" w:color="auto"/>
                                <w:bottom w:val="none" w:sz="0" w:space="0" w:color="auto"/>
                                <w:right w:val="none" w:sz="0" w:space="0" w:color="auto"/>
                              </w:divBdr>
                              <w:divsChild>
                                <w:div w:id="364989006">
                                  <w:marLeft w:val="0"/>
                                  <w:marRight w:val="0"/>
                                  <w:marTop w:val="435"/>
                                  <w:marBottom w:val="0"/>
                                  <w:divBdr>
                                    <w:top w:val="none" w:sz="0" w:space="0" w:color="auto"/>
                                    <w:left w:val="none" w:sz="0" w:space="0" w:color="auto"/>
                                    <w:bottom w:val="none" w:sz="0" w:space="0" w:color="auto"/>
                                    <w:right w:val="none" w:sz="0" w:space="0" w:color="auto"/>
                                  </w:divBdr>
                                  <w:divsChild>
                                    <w:div w:id="1551766940">
                                      <w:marLeft w:val="0"/>
                                      <w:marRight w:val="0"/>
                                      <w:marTop w:val="0"/>
                                      <w:marBottom w:val="0"/>
                                      <w:divBdr>
                                        <w:top w:val="none" w:sz="0" w:space="0" w:color="auto"/>
                                        <w:left w:val="none" w:sz="0" w:space="0" w:color="auto"/>
                                        <w:bottom w:val="none" w:sz="0" w:space="0" w:color="auto"/>
                                        <w:right w:val="none" w:sz="0" w:space="0" w:color="auto"/>
                                      </w:divBdr>
                                      <w:divsChild>
                                        <w:div w:id="1000041585">
                                          <w:marLeft w:val="0"/>
                                          <w:marRight w:val="0"/>
                                          <w:marTop w:val="0"/>
                                          <w:marBottom w:val="0"/>
                                          <w:divBdr>
                                            <w:top w:val="none" w:sz="0" w:space="0" w:color="auto"/>
                                            <w:left w:val="none" w:sz="0" w:space="0" w:color="auto"/>
                                            <w:bottom w:val="none" w:sz="0" w:space="0" w:color="auto"/>
                                            <w:right w:val="none" w:sz="0" w:space="0" w:color="auto"/>
                                          </w:divBdr>
                                          <w:divsChild>
                                            <w:div w:id="896821063">
                                              <w:marLeft w:val="0"/>
                                              <w:marRight w:val="0"/>
                                              <w:marTop w:val="0"/>
                                              <w:marBottom w:val="0"/>
                                              <w:divBdr>
                                                <w:top w:val="none" w:sz="0" w:space="0" w:color="auto"/>
                                                <w:left w:val="none" w:sz="0" w:space="0" w:color="auto"/>
                                                <w:bottom w:val="none" w:sz="0" w:space="0" w:color="auto"/>
                                                <w:right w:val="none" w:sz="0" w:space="0" w:color="auto"/>
                                              </w:divBdr>
                                              <w:divsChild>
                                                <w:div w:id="481969995">
                                                  <w:marLeft w:val="0"/>
                                                  <w:marRight w:val="0"/>
                                                  <w:marTop w:val="0"/>
                                                  <w:marBottom w:val="0"/>
                                                  <w:divBdr>
                                                    <w:top w:val="none" w:sz="0" w:space="0" w:color="auto"/>
                                                    <w:left w:val="none" w:sz="0" w:space="0" w:color="auto"/>
                                                    <w:bottom w:val="none" w:sz="0" w:space="0" w:color="auto"/>
                                                    <w:right w:val="none" w:sz="0" w:space="0" w:color="auto"/>
                                                  </w:divBdr>
                                                  <w:divsChild>
                                                    <w:div w:id="1403288679">
                                                      <w:marLeft w:val="0"/>
                                                      <w:marRight w:val="0"/>
                                                      <w:marTop w:val="420"/>
                                                      <w:marBottom w:val="0"/>
                                                      <w:divBdr>
                                                        <w:top w:val="none" w:sz="0" w:space="0" w:color="auto"/>
                                                        <w:left w:val="none" w:sz="0" w:space="0" w:color="auto"/>
                                                        <w:bottom w:val="none" w:sz="0" w:space="0" w:color="auto"/>
                                                        <w:right w:val="none" w:sz="0" w:space="0" w:color="auto"/>
                                                      </w:divBdr>
                                                      <w:divsChild>
                                                        <w:div w:id="958225166">
                                                          <w:marLeft w:val="0"/>
                                                          <w:marRight w:val="0"/>
                                                          <w:marTop w:val="0"/>
                                                          <w:marBottom w:val="0"/>
                                                          <w:divBdr>
                                                            <w:top w:val="none" w:sz="0" w:space="0" w:color="auto"/>
                                                            <w:left w:val="none" w:sz="0" w:space="0" w:color="auto"/>
                                                            <w:bottom w:val="none" w:sz="0" w:space="0" w:color="auto"/>
                                                            <w:right w:val="none" w:sz="0" w:space="0" w:color="auto"/>
                                                          </w:divBdr>
                                                          <w:divsChild>
                                                            <w:div w:id="86772084">
                                                              <w:marLeft w:val="0"/>
                                                              <w:marRight w:val="0"/>
                                                              <w:marTop w:val="0"/>
                                                              <w:marBottom w:val="0"/>
                                                              <w:divBdr>
                                                                <w:top w:val="none" w:sz="0" w:space="0" w:color="auto"/>
                                                                <w:left w:val="none" w:sz="0" w:space="0" w:color="auto"/>
                                                                <w:bottom w:val="none" w:sz="0" w:space="0" w:color="auto"/>
                                                                <w:right w:val="none" w:sz="0" w:space="0" w:color="auto"/>
                                                              </w:divBdr>
                                                              <w:divsChild>
                                                                <w:div w:id="482114952">
                                                                  <w:marLeft w:val="0"/>
                                                                  <w:marRight w:val="0"/>
                                                                  <w:marTop w:val="0"/>
                                                                  <w:marBottom w:val="0"/>
                                                                  <w:divBdr>
                                                                    <w:top w:val="none" w:sz="0" w:space="0" w:color="auto"/>
                                                                    <w:left w:val="none" w:sz="0" w:space="0" w:color="auto"/>
                                                                    <w:bottom w:val="none" w:sz="0" w:space="0" w:color="auto"/>
                                                                    <w:right w:val="none" w:sz="0" w:space="0" w:color="auto"/>
                                                                  </w:divBdr>
                                                                  <w:divsChild>
                                                                    <w:div w:id="1188330583">
                                                                      <w:marLeft w:val="0"/>
                                                                      <w:marRight w:val="0"/>
                                                                      <w:marTop w:val="0"/>
                                                                      <w:marBottom w:val="0"/>
                                                                      <w:divBdr>
                                                                        <w:top w:val="none" w:sz="0" w:space="0" w:color="auto"/>
                                                                        <w:left w:val="none" w:sz="0" w:space="0" w:color="auto"/>
                                                                        <w:bottom w:val="none" w:sz="0" w:space="0" w:color="auto"/>
                                                                        <w:right w:val="none" w:sz="0" w:space="0" w:color="auto"/>
                                                                      </w:divBdr>
                                                                      <w:divsChild>
                                                                        <w:div w:id="862327024">
                                                                          <w:marLeft w:val="30"/>
                                                                          <w:marRight w:val="30"/>
                                                                          <w:marTop w:val="30"/>
                                                                          <w:marBottom w:val="30"/>
                                                                          <w:divBdr>
                                                                            <w:top w:val="none" w:sz="0" w:space="0" w:color="auto"/>
                                                                            <w:left w:val="none" w:sz="0" w:space="0" w:color="auto"/>
                                                                            <w:bottom w:val="none" w:sz="0" w:space="0" w:color="auto"/>
                                                                            <w:right w:val="none" w:sz="0" w:space="0" w:color="auto"/>
                                                                          </w:divBdr>
                                                                          <w:divsChild>
                                                                            <w:div w:id="1893227935">
                                                                              <w:marLeft w:val="0"/>
                                                                              <w:marRight w:val="0"/>
                                                                              <w:marTop w:val="0"/>
                                                                              <w:marBottom w:val="0"/>
                                                                              <w:divBdr>
                                                                                <w:top w:val="none" w:sz="0" w:space="0" w:color="auto"/>
                                                                                <w:left w:val="none" w:sz="0" w:space="0" w:color="auto"/>
                                                                                <w:bottom w:val="none" w:sz="0" w:space="0" w:color="auto"/>
                                                                                <w:right w:val="none" w:sz="0" w:space="0" w:color="auto"/>
                                                                              </w:divBdr>
                                                                              <w:divsChild>
                                                                                <w:div w:id="102726297">
                                                                                  <w:marLeft w:val="0"/>
                                                                                  <w:marRight w:val="0"/>
                                                                                  <w:marTop w:val="0"/>
                                                                                  <w:marBottom w:val="0"/>
                                                                                  <w:divBdr>
                                                                                    <w:top w:val="none" w:sz="0" w:space="0" w:color="auto"/>
                                                                                    <w:left w:val="none" w:sz="0" w:space="0" w:color="auto"/>
                                                                                    <w:bottom w:val="none" w:sz="0" w:space="0" w:color="auto"/>
                                                                                    <w:right w:val="none" w:sz="0" w:space="0" w:color="auto"/>
                                                                                  </w:divBdr>
                                                                                  <w:divsChild>
                                                                                    <w:div w:id="1760326117">
                                                                                      <w:marLeft w:val="0"/>
                                                                                      <w:marRight w:val="0"/>
                                                                                      <w:marTop w:val="0"/>
                                                                                      <w:marBottom w:val="0"/>
                                                                                      <w:divBdr>
                                                                                        <w:top w:val="none" w:sz="0" w:space="0" w:color="auto"/>
                                                                                        <w:left w:val="none" w:sz="0" w:space="0" w:color="auto"/>
                                                                                        <w:bottom w:val="none" w:sz="0" w:space="0" w:color="auto"/>
                                                                                        <w:right w:val="none" w:sz="0" w:space="0" w:color="auto"/>
                                                                                      </w:divBdr>
                                                                                      <w:divsChild>
                                                                                        <w:div w:id="595477882">
                                                                                          <w:marLeft w:val="0"/>
                                                                                          <w:marRight w:val="0"/>
                                                                                          <w:marTop w:val="0"/>
                                                                                          <w:marBottom w:val="0"/>
                                                                                          <w:divBdr>
                                                                                            <w:top w:val="none" w:sz="0" w:space="0" w:color="auto"/>
                                                                                            <w:left w:val="none" w:sz="0" w:space="0" w:color="auto"/>
                                                                                            <w:bottom w:val="none" w:sz="0" w:space="0" w:color="auto"/>
                                                                                            <w:right w:val="none" w:sz="0" w:space="0" w:color="auto"/>
                                                                                          </w:divBdr>
                                                                                          <w:divsChild>
                                                                                            <w:div w:id="2127693515">
                                                                                              <w:marLeft w:val="30"/>
                                                                                              <w:marRight w:val="30"/>
                                                                                              <w:marTop w:val="30"/>
                                                                                              <w:marBottom w:val="30"/>
                                                                                              <w:divBdr>
                                                                                                <w:top w:val="none" w:sz="0" w:space="0" w:color="auto"/>
                                                                                                <w:left w:val="none" w:sz="0" w:space="0" w:color="auto"/>
                                                                                                <w:bottom w:val="none" w:sz="0" w:space="0" w:color="auto"/>
                                                                                                <w:right w:val="none" w:sz="0" w:space="0" w:color="auto"/>
                                                                                              </w:divBdr>
                                                                                              <w:divsChild>
                                                                                                <w:div w:id="1026908587">
                                                                                                  <w:marLeft w:val="0"/>
                                                                                                  <w:marRight w:val="0"/>
                                                                                                  <w:marTop w:val="435"/>
                                                                                                  <w:marBottom w:val="0"/>
                                                                                                  <w:divBdr>
                                                                                                    <w:top w:val="none" w:sz="0" w:space="0" w:color="auto"/>
                                                                                                    <w:left w:val="none" w:sz="0" w:space="0" w:color="auto"/>
                                                                                                    <w:bottom w:val="none" w:sz="0" w:space="0" w:color="auto"/>
                                                                                                    <w:right w:val="none" w:sz="0" w:space="0" w:color="auto"/>
                                                                                                  </w:divBdr>
                                                                                                  <w:divsChild>
                                                                                                    <w:div w:id="1234662029">
                                                                                                      <w:marLeft w:val="0"/>
                                                                                                      <w:marRight w:val="0"/>
                                                                                                      <w:marTop w:val="0"/>
                                                                                                      <w:marBottom w:val="0"/>
                                                                                                      <w:divBdr>
                                                                                                        <w:top w:val="none" w:sz="0" w:space="0" w:color="auto"/>
                                                                                                        <w:left w:val="none" w:sz="0" w:space="0" w:color="auto"/>
                                                                                                        <w:bottom w:val="none" w:sz="0" w:space="0" w:color="auto"/>
                                                                                                        <w:right w:val="none" w:sz="0" w:space="0" w:color="auto"/>
                                                                                                      </w:divBdr>
                                                                                                      <w:divsChild>
                                                                                                        <w:div w:id="517735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257205451">
      <w:bodyDiv w:val="1"/>
      <w:marLeft w:val="0"/>
      <w:marRight w:val="0"/>
      <w:marTop w:val="0"/>
      <w:marBottom w:val="0"/>
      <w:divBdr>
        <w:top w:val="none" w:sz="0" w:space="0" w:color="auto"/>
        <w:left w:val="none" w:sz="0" w:space="0" w:color="auto"/>
        <w:bottom w:val="none" w:sz="0" w:space="0" w:color="auto"/>
        <w:right w:val="none" w:sz="0" w:space="0" w:color="auto"/>
      </w:divBdr>
    </w:div>
    <w:div w:id="1280835828">
      <w:bodyDiv w:val="1"/>
      <w:marLeft w:val="0"/>
      <w:marRight w:val="0"/>
      <w:marTop w:val="0"/>
      <w:marBottom w:val="0"/>
      <w:divBdr>
        <w:top w:val="none" w:sz="0" w:space="0" w:color="auto"/>
        <w:left w:val="none" w:sz="0" w:space="0" w:color="auto"/>
        <w:bottom w:val="none" w:sz="0" w:space="0" w:color="auto"/>
        <w:right w:val="none" w:sz="0" w:space="0" w:color="auto"/>
      </w:divBdr>
    </w:div>
    <w:div w:id="1292127643">
      <w:bodyDiv w:val="1"/>
      <w:marLeft w:val="0"/>
      <w:marRight w:val="0"/>
      <w:marTop w:val="0"/>
      <w:marBottom w:val="0"/>
      <w:divBdr>
        <w:top w:val="none" w:sz="0" w:space="0" w:color="auto"/>
        <w:left w:val="none" w:sz="0" w:space="0" w:color="auto"/>
        <w:bottom w:val="none" w:sz="0" w:space="0" w:color="auto"/>
        <w:right w:val="none" w:sz="0" w:space="0" w:color="auto"/>
      </w:divBdr>
    </w:div>
    <w:div w:id="1295520005">
      <w:bodyDiv w:val="1"/>
      <w:marLeft w:val="0"/>
      <w:marRight w:val="0"/>
      <w:marTop w:val="0"/>
      <w:marBottom w:val="0"/>
      <w:divBdr>
        <w:top w:val="none" w:sz="0" w:space="0" w:color="auto"/>
        <w:left w:val="none" w:sz="0" w:space="0" w:color="auto"/>
        <w:bottom w:val="none" w:sz="0" w:space="0" w:color="auto"/>
        <w:right w:val="none" w:sz="0" w:space="0" w:color="auto"/>
      </w:divBdr>
    </w:div>
    <w:div w:id="1300266418">
      <w:bodyDiv w:val="1"/>
      <w:marLeft w:val="0"/>
      <w:marRight w:val="0"/>
      <w:marTop w:val="0"/>
      <w:marBottom w:val="0"/>
      <w:divBdr>
        <w:top w:val="none" w:sz="0" w:space="0" w:color="auto"/>
        <w:left w:val="none" w:sz="0" w:space="0" w:color="auto"/>
        <w:bottom w:val="none" w:sz="0" w:space="0" w:color="auto"/>
        <w:right w:val="none" w:sz="0" w:space="0" w:color="auto"/>
      </w:divBdr>
    </w:div>
    <w:div w:id="1309820395">
      <w:bodyDiv w:val="1"/>
      <w:marLeft w:val="0"/>
      <w:marRight w:val="0"/>
      <w:marTop w:val="0"/>
      <w:marBottom w:val="0"/>
      <w:divBdr>
        <w:top w:val="none" w:sz="0" w:space="0" w:color="auto"/>
        <w:left w:val="none" w:sz="0" w:space="0" w:color="auto"/>
        <w:bottom w:val="none" w:sz="0" w:space="0" w:color="auto"/>
        <w:right w:val="none" w:sz="0" w:space="0" w:color="auto"/>
      </w:divBdr>
    </w:div>
    <w:div w:id="1364012435">
      <w:bodyDiv w:val="1"/>
      <w:marLeft w:val="0"/>
      <w:marRight w:val="0"/>
      <w:marTop w:val="0"/>
      <w:marBottom w:val="0"/>
      <w:divBdr>
        <w:top w:val="none" w:sz="0" w:space="0" w:color="auto"/>
        <w:left w:val="none" w:sz="0" w:space="0" w:color="auto"/>
        <w:bottom w:val="none" w:sz="0" w:space="0" w:color="auto"/>
        <w:right w:val="none" w:sz="0" w:space="0" w:color="auto"/>
      </w:divBdr>
    </w:div>
    <w:div w:id="1368871947">
      <w:bodyDiv w:val="1"/>
      <w:marLeft w:val="0"/>
      <w:marRight w:val="0"/>
      <w:marTop w:val="0"/>
      <w:marBottom w:val="0"/>
      <w:divBdr>
        <w:top w:val="none" w:sz="0" w:space="0" w:color="auto"/>
        <w:left w:val="none" w:sz="0" w:space="0" w:color="auto"/>
        <w:bottom w:val="none" w:sz="0" w:space="0" w:color="auto"/>
        <w:right w:val="none" w:sz="0" w:space="0" w:color="auto"/>
      </w:divBdr>
    </w:div>
    <w:div w:id="1392122137">
      <w:bodyDiv w:val="1"/>
      <w:marLeft w:val="0"/>
      <w:marRight w:val="0"/>
      <w:marTop w:val="0"/>
      <w:marBottom w:val="0"/>
      <w:divBdr>
        <w:top w:val="none" w:sz="0" w:space="0" w:color="auto"/>
        <w:left w:val="none" w:sz="0" w:space="0" w:color="auto"/>
        <w:bottom w:val="none" w:sz="0" w:space="0" w:color="auto"/>
        <w:right w:val="none" w:sz="0" w:space="0" w:color="auto"/>
      </w:divBdr>
    </w:div>
    <w:div w:id="1409305388">
      <w:bodyDiv w:val="1"/>
      <w:marLeft w:val="0"/>
      <w:marRight w:val="0"/>
      <w:marTop w:val="0"/>
      <w:marBottom w:val="0"/>
      <w:divBdr>
        <w:top w:val="none" w:sz="0" w:space="0" w:color="auto"/>
        <w:left w:val="none" w:sz="0" w:space="0" w:color="auto"/>
        <w:bottom w:val="none" w:sz="0" w:space="0" w:color="auto"/>
        <w:right w:val="none" w:sz="0" w:space="0" w:color="auto"/>
      </w:divBdr>
    </w:div>
    <w:div w:id="1458138068">
      <w:bodyDiv w:val="1"/>
      <w:marLeft w:val="0"/>
      <w:marRight w:val="0"/>
      <w:marTop w:val="0"/>
      <w:marBottom w:val="0"/>
      <w:divBdr>
        <w:top w:val="none" w:sz="0" w:space="0" w:color="auto"/>
        <w:left w:val="none" w:sz="0" w:space="0" w:color="auto"/>
        <w:bottom w:val="none" w:sz="0" w:space="0" w:color="auto"/>
        <w:right w:val="none" w:sz="0" w:space="0" w:color="auto"/>
      </w:divBdr>
      <w:divsChild>
        <w:div w:id="238709346">
          <w:marLeft w:val="1166"/>
          <w:marRight w:val="0"/>
          <w:marTop w:val="96"/>
          <w:marBottom w:val="0"/>
          <w:divBdr>
            <w:top w:val="none" w:sz="0" w:space="0" w:color="auto"/>
            <w:left w:val="none" w:sz="0" w:space="0" w:color="auto"/>
            <w:bottom w:val="none" w:sz="0" w:space="0" w:color="auto"/>
            <w:right w:val="none" w:sz="0" w:space="0" w:color="auto"/>
          </w:divBdr>
        </w:div>
        <w:div w:id="1288663668">
          <w:marLeft w:val="1166"/>
          <w:marRight w:val="0"/>
          <w:marTop w:val="96"/>
          <w:marBottom w:val="0"/>
          <w:divBdr>
            <w:top w:val="none" w:sz="0" w:space="0" w:color="auto"/>
            <w:left w:val="none" w:sz="0" w:space="0" w:color="auto"/>
            <w:bottom w:val="none" w:sz="0" w:space="0" w:color="auto"/>
            <w:right w:val="none" w:sz="0" w:space="0" w:color="auto"/>
          </w:divBdr>
        </w:div>
        <w:div w:id="1763986336">
          <w:marLeft w:val="1166"/>
          <w:marRight w:val="0"/>
          <w:marTop w:val="96"/>
          <w:marBottom w:val="0"/>
          <w:divBdr>
            <w:top w:val="none" w:sz="0" w:space="0" w:color="auto"/>
            <w:left w:val="none" w:sz="0" w:space="0" w:color="auto"/>
            <w:bottom w:val="none" w:sz="0" w:space="0" w:color="auto"/>
            <w:right w:val="none" w:sz="0" w:space="0" w:color="auto"/>
          </w:divBdr>
        </w:div>
        <w:div w:id="1775050118">
          <w:marLeft w:val="1166"/>
          <w:marRight w:val="0"/>
          <w:marTop w:val="96"/>
          <w:marBottom w:val="0"/>
          <w:divBdr>
            <w:top w:val="none" w:sz="0" w:space="0" w:color="auto"/>
            <w:left w:val="none" w:sz="0" w:space="0" w:color="auto"/>
            <w:bottom w:val="none" w:sz="0" w:space="0" w:color="auto"/>
            <w:right w:val="none" w:sz="0" w:space="0" w:color="auto"/>
          </w:divBdr>
        </w:div>
        <w:div w:id="2008246008">
          <w:marLeft w:val="1166"/>
          <w:marRight w:val="0"/>
          <w:marTop w:val="96"/>
          <w:marBottom w:val="0"/>
          <w:divBdr>
            <w:top w:val="none" w:sz="0" w:space="0" w:color="auto"/>
            <w:left w:val="none" w:sz="0" w:space="0" w:color="auto"/>
            <w:bottom w:val="none" w:sz="0" w:space="0" w:color="auto"/>
            <w:right w:val="none" w:sz="0" w:space="0" w:color="auto"/>
          </w:divBdr>
        </w:div>
      </w:divsChild>
    </w:div>
    <w:div w:id="1461877445">
      <w:bodyDiv w:val="1"/>
      <w:marLeft w:val="0"/>
      <w:marRight w:val="0"/>
      <w:marTop w:val="0"/>
      <w:marBottom w:val="0"/>
      <w:divBdr>
        <w:top w:val="none" w:sz="0" w:space="0" w:color="auto"/>
        <w:left w:val="none" w:sz="0" w:space="0" w:color="auto"/>
        <w:bottom w:val="none" w:sz="0" w:space="0" w:color="auto"/>
        <w:right w:val="none" w:sz="0" w:space="0" w:color="auto"/>
      </w:divBdr>
    </w:div>
    <w:div w:id="1490558098">
      <w:marLeft w:val="0"/>
      <w:marRight w:val="0"/>
      <w:marTop w:val="0"/>
      <w:marBottom w:val="0"/>
      <w:divBdr>
        <w:top w:val="none" w:sz="0" w:space="0" w:color="auto"/>
        <w:left w:val="none" w:sz="0" w:space="0" w:color="auto"/>
        <w:bottom w:val="none" w:sz="0" w:space="0" w:color="auto"/>
        <w:right w:val="none" w:sz="0" w:space="0" w:color="auto"/>
      </w:divBdr>
      <w:divsChild>
        <w:div w:id="1910145018">
          <w:marLeft w:val="0"/>
          <w:marRight w:val="0"/>
          <w:marTop w:val="0"/>
          <w:marBottom w:val="0"/>
          <w:divBdr>
            <w:top w:val="none" w:sz="0" w:space="0" w:color="auto"/>
            <w:left w:val="none" w:sz="0" w:space="0" w:color="auto"/>
            <w:bottom w:val="none" w:sz="0" w:space="0" w:color="auto"/>
            <w:right w:val="none" w:sz="0" w:space="0" w:color="auto"/>
          </w:divBdr>
        </w:div>
      </w:divsChild>
    </w:div>
    <w:div w:id="1502619532">
      <w:bodyDiv w:val="1"/>
      <w:marLeft w:val="0"/>
      <w:marRight w:val="0"/>
      <w:marTop w:val="0"/>
      <w:marBottom w:val="0"/>
      <w:divBdr>
        <w:top w:val="none" w:sz="0" w:space="0" w:color="auto"/>
        <w:left w:val="none" w:sz="0" w:space="0" w:color="auto"/>
        <w:bottom w:val="none" w:sz="0" w:space="0" w:color="auto"/>
        <w:right w:val="none" w:sz="0" w:space="0" w:color="auto"/>
      </w:divBdr>
    </w:div>
    <w:div w:id="1506170054">
      <w:bodyDiv w:val="1"/>
      <w:marLeft w:val="0"/>
      <w:marRight w:val="0"/>
      <w:marTop w:val="0"/>
      <w:marBottom w:val="0"/>
      <w:divBdr>
        <w:top w:val="none" w:sz="0" w:space="0" w:color="auto"/>
        <w:left w:val="none" w:sz="0" w:space="0" w:color="auto"/>
        <w:bottom w:val="none" w:sz="0" w:space="0" w:color="auto"/>
        <w:right w:val="none" w:sz="0" w:space="0" w:color="auto"/>
      </w:divBdr>
      <w:divsChild>
        <w:div w:id="1377126754">
          <w:marLeft w:val="547"/>
          <w:marRight w:val="0"/>
          <w:marTop w:val="115"/>
          <w:marBottom w:val="0"/>
          <w:divBdr>
            <w:top w:val="none" w:sz="0" w:space="0" w:color="auto"/>
            <w:left w:val="none" w:sz="0" w:space="0" w:color="auto"/>
            <w:bottom w:val="none" w:sz="0" w:space="0" w:color="auto"/>
            <w:right w:val="none" w:sz="0" w:space="0" w:color="auto"/>
          </w:divBdr>
        </w:div>
      </w:divsChild>
    </w:div>
    <w:div w:id="1507478936">
      <w:marLeft w:val="0"/>
      <w:marRight w:val="0"/>
      <w:marTop w:val="0"/>
      <w:marBottom w:val="0"/>
      <w:divBdr>
        <w:top w:val="none" w:sz="0" w:space="0" w:color="auto"/>
        <w:left w:val="none" w:sz="0" w:space="0" w:color="auto"/>
        <w:bottom w:val="none" w:sz="0" w:space="0" w:color="auto"/>
        <w:right w:val="none" w:sz="0" w:space="0" w:color="auto"/>
      </w:divBdr>
      <w:divsChild>
        <w:div w:id="1755590682">
          <w:marLeft w:val="0"/>
          <w:marRight w:val="0"/>
          <w:marTop w:val="0"/>
          <w:marBottom w:val="0"/>
          <w:divBdr>
            <w:top w:val="none" w:sz="0" w:space="0" w:color="auto"/>
            <w:left w:val="none" w:sz="0" w:space="0" w:color="auto"/>
            <w:bottom w:val="none" w:sz="0" w:space="0" w:color="auto"/>
            <w:right w:val="none" w:sz="0" w:space="0" w:color="auto"/>
          </w:divBdr>
        </w:div>
      </w:divsChild>
    </w:div>
    <w:div w:id="1511526892">
      <w:bodyDiv w:val="1"/>
      <w:marLeft w:val="0"/>
      <w:marRight w:val="0"/>
      <w:marTop w:val="0"/>
      <w:marBottom w:val="0"/>
      <w:divBdr>
        <w:top w:val="none" w:sz="0" w:space="0" w:color="auto"/>
        <w:left w:val="none" w:sz="0" w:space="0" w:color="auto"/>
        <w:bottom w:val="none" w:sz="0" w:space="0" w:color="auto"/>
        <w:right w:val="none" w:sz="0" w:space="0" w:color="auto"/>
      </w:divBdr>
    </w:div>
    <w:div w:id="1541669978">
      <w:bodyDiv w:val="1"/>
      <w:marLeft w:val="0"/>
      <w:marRight w:val="0"/>
      <w:marTop w:val="0"/>
      <w:marBottom w:val="0"/>
      <w:divBdr>
        <w:top w:val="none" w:sz="0" w:space="0" w:color="auto"/>
        <w:left w:val="none" w:sz="0" w:space="0" w:color="auto"/>
        <w:bottom w:val="none" w:sz="0" w:space="0" w:color="auto"/>
        <w:right w:val="none" w:sz="0" w:space="0" w:color="auto"/>
      </w:divBdr>
    </w:div>
    <w:div w:id="1561359326">
      <w:bodyDiv w:val="1"/>
      <w:marLeft w:val="0"/>
      <w:marRight w:val="0"/>
      <w:marTop w:val="0"/>
      <w:marBottom w:val="0"/>
      <w:divBdr>
        <w:top w:val="none" w:sz="0" w:space="0" w:color="auto"/>
        <w:left w:val="none" w:sz="0" w:space="0" w:color="auto"/>
        <w:bottom w:val="none" w:sz="0" w:space="0" w:color="auto"/>
        <w:right w:val="none" w:sz="0" w:space="0" w:color="auto"/>
      </w:divBdr>
    </w:div>
    <w:div w:id="1573855946">
      <w:bodyDiv w:val="1"/>
      <w:marLeft w:val="0"/>
      <w:marRight w:val="0"/>
      <w:marTop w:val="0"/>
      <w:marBottom w:val="0"/>
      <w:divBdr>
        <w:top w:val="none" w:sz="0" w:space="0" w:color="auto"/>
        <w:left w:val="none" w:sz="0" w:space="0" w:color="auto"/>
        <w:bottom w:val="none" w:sz="0" w:space="0" w:color="auto"/>
        <w:right w:val="none" w:sz="0" w:space="0" w:color="auto"/>
      </w:divBdr>
    </w:div>
    <w:div w:id="1577469668">
      <w:bodyDiv w:val="1"/>
      <w:marLeft w:val="0"/>
      <w:marRight w:val="0"/>
      <w:marTop w:val="0"/>
      <w:marBottom w:val="0"/>
      <w:divBdr>
        <w:top w:val="none" w:sz="0" w:space="0" w:color="auto"/>
        <w:left w:val="none" w:sz="0" w:space="0" w:color="auto"/>
        <w:bottom w:val="none" w:sz="0" w:space="0" w:color="auto"/>
        <w:right w:val="none" w:sz="0" w:space="0" w:color="auto"/>
      </w:divBdr>
    </w:div>
    <w:div w:id="1578784962">
      <w:bodyDiv w:val="1"/>
      <w:marLeft w:val="0"/>
      <w:marRight w:val="0"/>
      <w:marTop w:val="0"/>
      <w:marBottom w:val="0"/>
      <w:divBdr>
        <w:top w:val="none" w:sz="0" w:space="0" w:color="auto"/>
        <w:left w:val="none" w:sz="0" w:space="0" w:color="auto"/>
        <w:bottom w:val="none" w:sz="0" w:space="0" w:color="auto"/>
        <w:right w:val="none" w:sz="0" w:space="0" w:color="auto"/>
      </w:divBdr>
    </w:div>
    <w:div w:id="1581134428">
      <w:bodyDiv w:val="1"/>
      <w:marLeft w:val="0"/>
      <w:marRight w:val="0"/>
      <w:marTop w:val="0"/>
      <w:marBottom w:val="0"/>
      <w:divBdr>
        <w:top w:val="none" w:sz="0" w:space="0" w:color="auto"/>
        <w:left w:val="none" w:sz="0" w:space="0" w:color="auto"/>
        <w:bottom w:val="none" w:sz="0" w:space="0" w:color="auto"/>
        <w:right w:val="none" w:sz="0" w:space="0" w:color="auto"/>
      </w:divBdr>
    </w:div>
    <w:div w:id="1592544320">
      <w:bodyDiv w:val="1"/>
      <w:marLeft w:val="0"/>
      <w:marRight w:val="0"/>
      <w:marTop w:val="0"/>
      <w:marBottom w:val="0"/>
      <w:divBdr>
        <w:top w:val="none" w:sz="0" w:space="0" w:color="auto"/>
        <w:left w:val="none" w:sz="0" w:space="0" w:color="auto"/>
        <w:bottom w:val="none" w:sz="0" w:space="0" w:color="auto"/>
        <w:right w:val="none" w:sz="0" w:space="0" w:color="auto"/>
      </w:divBdr>
    </w:div>
    <w:div w:id="1593127917">
      <w:bodyDiv w:val="1"/>
      <w:marLeft w:val="0"/>
      <w:marRight w:val="0"/>
      <w:marTop w:val="0"/>
      <w:marBottom w:val="0"/>
      <w:divBdr>
        <w:top w:val="none" w:sz="0" w:space="0" w:color="auto"/>
        <w:left w:val="none" w:sz="0" w:space="0" w:color="auto"/>
        <w:bottom w:val="none" w:sz="0" w:space="0" w:color="auto"/>
        <w:right w:val="none" w:sz="0" w:space="0" w:color="auto"/>
      </w:divBdr>
    </w:div>
    <w:div w:id="1602640124">
      <w:bodyDiv w:val="1"/>
      <w:marLeft w:val="0"/>
      <w:marRight w:val="0"/>
      <w:marTop w:val="0"/>
      <w:marBottom w:val="0"/>
      <w:divBdr>
        <w:top w:val="none" w:sz="0" w:space="0" w:color="auto"/>
        <w:left w:val="none" w:sz="0" w:space="0" w:color="auto"/>
        <w:bottom w:val="none" w:sz="0" w:space="0" w:color="auto"/>
        <w:right w:val="none" w:sz="0" w:space="0" w:color="auto"/>
      </w:divBdr>
    </w:div>
    <w:div w:id="1638147507">
      <w:bodyDiv w:val="1"/>
      <w:marLeft w:val="0"/>
      <w:marRight w:val="0"/>
      <w:marTop w:val="0"/>
      <w:marBottom w:val="0"/>
      <w:divBdr>
        <w:top w:val="none" w:sz="0" w:space="0" w:color="auto"/>
        <w:left w:val="none" w:sz="0" w:space="0" w:color="auto"/>
        <w:bottom w:val="none" w:sz="0" w:space="0" w:color="auto"/>
        <w:right w:val="none" w:sz="0" w:space="0" w:color="auto"/>
      </w:divBdr>
    </w:div>
    <w:div w:id="1651982243">
      <w:bodyDiv w:val="1"/>
      <w:marLeft w:val="0"/>
      <w:marRight w:val="0"/>
      <w:marTop w:val="0"/>
      <w:marBottom w:val="0"/>
      <w:divBdr>
        <w:top w:val="none" w:sz="0" w:space="0" w:color="auto"/>
        <w:left w:val="none" w:sz="0" w:space="0" w:color="auto"/>
        <w:bottom w:val="none" w:sz="0" w:space="0" w:color="auto"/>
        <w:right w:val="none" w:sz="0" w:space="0" w:color="auto"/>
      </w:divBdr>
    </w:div>
    <w:div w:id="1652059303">
      <w:bodyDiv w:val="1"/>
      <w:marLeft w:val="0"/>
      <w:marRight w:val="0"/>
      <w:marTop w:val="0"/>
      <w:marBottom w:val="0"/>
      <w:divBdr>
        <w:top w:val="none" w:sz="0" w:space="0" w:color="auto"/>
        <w:left w:val="none" w:sz="0" w:space="0" w:color="auto"/>
        <w:bottom w:val="none" w:sz="0" w:space="0" w:color="auto"/>
        <w:right w:val="none" w:sz="0" w:space="0" w:color="auto"/>
      </w:divBdr>
    </w:div>
    <w:div w:id="1655836672">
      <w:bodyDiv w:val="1"/>
      <w:marLeft w:val="0"/>
      <w:marRight w:val="0"/>
      <w:marTop w:val="0"/>
      <w:marBottom w:val="0"/>
      <w:divBdr>
        <w:top w:val="none" w:sz="0" w:space="0" w:color="auto"/>
        <w:left w:val="none" w:sz="0" w:space="0" w:color="auto"/>
        <w:bottom w:val="none" w:sz="0" w:space="0" w:color="auto"/>
        <w:right w:val="none" w:sz="0" w:space="0" w:color="auto"/>
      </w:divBdr>
    </w:div>
    <w:div w:id="1656256209">
      <w:bodyDiv w:val="1"/>
      <w:marLeft w:val="0"/>
      <w:marRight w:val="0"/>
      <w:marTop w:val="0"/>
      <w:marBottom w:val="0"/>
      <w:divBdr>
        <w:top w:val="none" w:sz="0" w:space="0" w:color="auto"/>
        <w:left w:val="none" w:sz="0" w:space="0" w:color="auto"/>
        <w:bottom w:val="none" w:sz="0" w:space="0" w:color="auto"/>
        <w:right w:val="none" w:sz="0" w:space="0" w:color="auto"/>
      </w:divBdr>
    </w:div>
    <w:div w:id="1675960566">
      <w:bodyDiv w:val="1"/>
      <w:marLeft w:val="0"/>
      <w:marRight w:val="0"/>
      <w:marTop w:val="0"/>
      <w:marBottom w:val="0"/>
      <w:divBdr>
        <w:top w:val="none" w:sz="0" w:space="0" w:color="auto"/>
        <w:left w:val="none" w:sz="0" w:space="0" w:color="auto"/>
        <w:bottom w:val="none" w:sz="0" w:space="0" w:color="auto"/>
        <w:right w:val="none" w:sz="0" w:space="0" w:color="auto"/>
      </w:divBdr>
    </w:div>
    <w:div w:id="1685982130">
      <w:bodyDiv w:val="1"/>
      <w:marLeft w:val="0"/>
      <w:marRight w:val="0"/>
      <w:marTop w:val="0"/>
      <w:marBottom w:val="0"/>
      <w:divBdr>
        <w:top w:val="none" w:sz="0" w:space="0" w:color="auto"/>
        <w:left w:val="none" w:sz="0" w:space="0" w:color="auto"/>
        <w:bottom w:val="none" w:sz="0" w:space="0" w:color="auto"/>
        <w:right w:val="none" w:sz="0" w:space="0" w:color="auto"/>
      </w:divBdr>
    </w:div>
    <w:div w:id="1689791939">
      <w:bodyDiv w:val="1"/>
      <w:marLeft w:val="0"/>
      <w:marRight w:val="0"/>
      <w:marTop w:val="0"/>
      <w:marBottom w:val="0"/>
      <w:divBdr>
        <w:top w:val="none" w:sz="0" w:space="0" w:color="auto"/>
        <w:left w:val="none" w:sz="0" w:space="0" w:color="auto"/>
        <w:bottom w:val="none" w:sz="0" w:space="0" w:color="auto"/>
        <w:right w:val="none" w:sz="0" w:space="0" w:color="auto"/>
      </w:divBdr>
    </w:div>
    <w:div w:id="1694064211">
      <w:marLeft w:val="0"/>
      <w:marRight w:val="0"/>
      <w:marTop w:val="0"/>
      <w:marBottom w:val="0"/>
      <w:divBdr>
        <w:top w:val="none" w:sz="0" w:space="0" w:color="auto"/>
        <w:left w:val="none" w:sz="0" w:space="0" w:color="auto"/>
        <w:bottom w:val="none" w:sz="0" w:space="0" w:color="auto"/>
        <w:right w:val="none" w:sz="0" w:space="0" w:color="auto"/>
      </w:divBdr>
      <w:divsChild>
        <w:div w:id="1413745701">
          <w:marLeft w:val="0"/>
          <w:marRight w:val="0"/>
          <w:marTop w:val="0"/>
          <w:marBottom w:val="0"/>
          <w:divBdr>
            <w:top w:val="none" w:sz="0" w:space="0" w:color="auto"/>
            <w:left w:val="none" w:sz="0" w:space="0" w:color="auto"/>
            <w:bottom w:val="none" w:sz="0" w:space="0" w:color="auto"/>
            <w:right w:val="none" w:sz="0" w:space="0" w:color="auto"/>
          </w:divBdr>
        </w:div>
      </w:divsChild>
    </w:div>
    <w:div w:id="1768229897">
      <w:bodyDiv w:val="1"/>
      <w:marLeft w:val="0"/>
      <w:marRight w:val="0"/>
      <w:marTop w:val="0"/>
      <w:marBottom w:val="0"/>
      <w:divBdr>
        <w:top w:val="none" w:sz="0" w:space="0" w:color="auto"/>
        <w:left w:val="none" w:sz="0" w:space="0" w:color="auto"/>
        <w:bottom w:val="none" w:sz="0" w:space="0" w:color="auto"/>
        <w:right w:val="none" w:sz="0" w:space="0" w:color="auto"/>
      </w:divBdr>
    </w:div>
    <w:div w:id="1807776561">
      <w:bodyDiv w:val="1"/>
      <w:marLeft w:val="0"/>
      <w:marRight w:val="0"/>
      <w:marTop w:val="0"/>
      <w:marBottom w:val="0"/>
      <w:divBdr>
        <w:top w:val="none" w:sz="0" w:space="0" w:color="auto"/>
        <w:left w:val="none" w:sz="0" w:space="0" w:color="auto"/>
        <w:bottom w:val="none" w:sz="0" w:space="0" w:color="auto"/>
        <w:right w:val="none" w:sz="0" w:space="0" w:color="auto"/>
      </w:divBdr>
    </w:div>
    <w:div w:id="1827816412">
      <w:bodyDiv w:val="1"/>
      <w:marLeft w:val="0"/>
      <w:marRight w:val="0"/>
      <w:marTop w:val="0"/>
      <w:marBottom w:val="0"/>
      <w:divBdr>
        <w:top w:val="none" w:sz="0" w:space="0" w:color="auto"/>
        <w:left w:val="none" w:sz="0" w:space="0" w:color="auto"/>
        <w:bottom w:val="none" w:sz="0" w:space="0" w:color="auto"/>
        <w:right w:val="none" w:sz="0" w:space="0" w:color="auto"/>
      </w:divBdr>
    </w:div>
    <w:div w:id="1874033490">
      <w:bodyDiv w:val="1"/>
      <w:marLeft w:val="0"/>
      <w:marRight w:val="0"/>
      <w:marTop w:val="0"/>
      <w:marBottom w:val="0"/>
      <w:divBdr>
        <w:top w:val="none" w:sz="0" w:space="0" w:color="auto"/>
        <w:left w:val="none" w:sz="0" w:space="0" w:color="auto"/>
        <w:bottom w:val="none" w:sz="0" w:space="0" w:color="auto"/>
        <w:right w:val="none" w:sz="0" w:space="0" w:color="auto"/>
      </w:divBdr>
    </w:div>
    <w:div w:id="1879319597">
      <w:bodyDiv w:val="1"/>
      <w:marLeft w:val="0"/>
      <w:marRight w:val="0"/>
      <w:marTop w:val="0"/>
      <w:marBottom w:val="0"/>
      <w:divBdr>
        <w:top w:val="none" w:sz="0" w:space="0" w:color="auto"/>
        <w:left w:val="none" w:sz="0" w:space="0" w:color="auto"/>
        <w:bottom w:val="none" w:sz="0" w:space="0" w:color="auto"/>
        <w:right w:val="none" w:sz="0" w:space="0" w:color="auto"/>
      </w:divBdr>
    </w:div>
    <w:div w:id="1880043608">
      <w:bodyDiv w:val="1"/>
      <w:marLeft w:val="0"/>
      <w:marRight w:val="0"/>
      <w:marTop w:val="0"/>
      <w:marBottom w:val="0"/>
      <w:divBdr>
        <w:top w:val="none" w:sz="0" w:space="0" w:color="auto"/>
        <w:left w:val="none" w:sz="0" w:space="0" w:color="auto"/>
        <w:bottom w:val="none" w:sz="0" w:space="0" w:color="auto"/>
        <w:right w:val="none" w:sz="0" w:space="0" w:color="auto"/>
      </w:divBdr>
    </w:div>
    <w:div w:id="1890140839">
      <w:bodyDiv w:val="1"/>
      <w:marLeft w:val="0"/>
      <w:marRight w:val="0"/>
      <w:marTop w:val="0"/>
      <w:marBottom w:val="0"/>
      <w:divBdr>
        <w:top w:val="none" w:sz="0" w:space="0" w:color="auto"/>
        <w:left w:val="none" w:sz="0" w:space="0" w:color="auto"/>
        <w:bottom w:val="none" w:sz="0" w:space="0" w:color="auto"/>
        <w:right w:val="none" w:sz="0" w:space="0" w:color="auto"/>
      </w:divBdr>
    </w:div>
    <w:div w:id="1904634100">
      <w:bodyDiv w:val="1"/>
      <w:marLeft w:val="0"/>
      <w:marRight w:val="0"/>
      <w:marTop w:val="0"/>
      <w:marBottom w:val="0"/>
      <w:divBdr>
        <w:top w:val="none" w:sz="0" w:space="0" w:color="auto"/>
        <w:left w:val="none" w:sz="0" w:space="0" w:color="auto"/>
        <w:bottom w:val="none" w:sz="0" w:space="0" w:color="auto"/>
        <w:right w:val="none" w:sz="0" w:space="0" w:color="auto"/>
      </w:divBdr>
    </w:div>
    <w:div w:id="1909223199">
      <w:bodyDiv w:val="1"/>
      <w:marLeft w:val="0"/>
      <w:marRight w:val="0"/>
      <w:marTop w:val="0"/>
      <w:marBottom w:val="0"/>
      <w:divBdr>
        <w:top w:val="none" w:sz="0" w:space="0" w:color="auto"/>
        <w:left w:val="none" w:sz="0" w:space="0" w:color="auto"/>
        <w:bottom w:val="none" w:sz="0" w:space="0" w:color="auto"/>
        <w:right w:val="none" w:sz="0" w:space="0" w:color="auto"/>
      </w:divBdr>
    </w:div>
    <w:div w:id="1917588284">
      <w:bodyDiv w:val="1"/>
      <w:marLeft w:val="0"/>
      <w:marRight w:val="0"/>
      <w:marTop w:val="0"/>
      <w:marBottom w:val="0"/>
      <w:divBdr>
        <w:top w:val="none" w:sz="0" w:space="0" w:color="auto"/>
        <w:left w:val="none" w:sz="0" w:space="0" w:color="auto"/>
        <w:bottom w:val="none" w:sz="0" w:space="0" w:color="auto"/>
        <w:right w:val="none" w:sz="0" w:space="0" w:color="auto"/>
      </w:divBdr>
    </w:div>
    <w:div w:id="1937060141">
      <w:bodyDiv w:val="1"/>
      <w:marLeft w:val="0"/>
      <w:marRight w:val="0"/>
      <w:marTop w:val="0"/>
      <w:marBottom w:val="0"/>
      <w:divBdr>
        <w:top w:val="none" w:sz="0" w:space="0" w:color="auto"/>
        <w:left w:val="none" w:sz="0" w:space="0" w:color="auto"/>
        <w:bottom w:val="none" w:sz="0" w:space="0" w:color="auto"/>
        <w:right w:val="none" w:sz="0" w:space="0" w:color="auto"/>
      </w:divBdr>
    </w:div>
    <w:div w:id="1952516364">
      <w:bodyDiv w:val="1"/>
      <w:marLeft w:val="0"/>
      <w:marRight w:val="0"/>
      <w:marTop w:val="0"/>
      <w:marBottom w:val="0"/>
      <w:divBdr>
        <w:top w:val="none" w:sz="0" w:space="0" w:color="auto"/>
        <w:left w:val="none" w:sz="0" w:space="0" w:color="auto"/>
        <w:bottom w:val="none" w:sz="0" w:space="0" w:color="auto"/>
        <w:right w:val="none" w:sz="0" w:space="0" w:color="auto"/>
      </w:divBdr>
    </w:div>
    <w:div w:id="1955474653">
      <w:bodyDiv w:val="1"/>
      <w:marLeft w:val="0"/>
      <w:marRight w:val="0"/>
      <w:marTop w:val="0"/>
      <w:marBottom w:val="0"/>
      <w:divBdr>
        <w:top w:val="none" w:sz="0" w:space="0" w:color="auto"/>
        <w:left w:val="none" w:sz="0" w:space="0" w:color="auto"/>
        <w:bottom w:val="none" w:sz="0" w:space="0" w:color="auto"/>
        <w:right w:val="none" w:sz="0" w:space="0" w:color="auto"/>
      </w:divBdr>
    </w:div>
    <w:div w:id="1969117508">
      <w:bodyDiv w:val="1"/>
      <w:marLeft w:val="0"/>
      <w:marRight w:val="0"/>
      <w:marTop w:val="0"/>
      <w:marBottom w:val="0"/>
      <w:divBdr>
        <w:top w:val="none" w:sz="0" w:space="0" w:color="auto"/>
        <w:left w:val="none" w:sz="0" w:space="0" w:color="auto"/>
        <w:bottom w:val="none" w:sz="0" w:space="0" w:color="auto"/>
        <w:right w:val="none" w:sz="0" w:space="0" w:color="auto"/>
      </w:divBdr>
    </w:div>
    <w:div w:id="1989355823">
      <w:bodyDiv w:val="1"/>
      <w:marLeft w:val="0"/>
      <w:marRight w:val="0"/>
      <w:marTop w:val="0"/>
      <w:marBottom w:val="0"/>
      <w:divBdr>
        <w:top w:val="none" w:sz="0" w:space="0" w:color="auto"/>
        <w:left w:val="none" w:sz="0" w:space="0" w:color="auto"/>
        <w:bottom w:val="none" w:sz="0" w:space="0" w:color="auto"/>
        <w:right w:val="none" w:sz="0" w:space="0" w:color="auto"/>
      </w:divBdr>
    </w:div>
    <w:div w:id="1991399874">
      <w:bodyDiv w:val="1"/>
      <w:marLeft w:val="0"/>
      <w:marRight w:val="0"/>
      <w:marTop w:val="0"/>
      <w:marBottom w:val="0"/>
      <w:divBdr>
        <w:top w:val="none" w:sz="0" w:space="0" w:color="auto"/>
        <w:left w:val="none" w:sz="0" w:space="0" w:color="auto"/>
        <w:bottom w:val="none" w:sz="0" w:space="0" w:color="auto"/>
        <w:right w:val="none" w:sz="0" w:space="0" w:color="auto"/>
      </w:divBdr>
    </w:div>
    <w:div w:id="1992363822">
      <w:bodyDiv w:val="1"/>
      <w:marLeft w:val="0"/>
      <w:marRight w:val="0"/>
      <w:marTop w:val="0"/>
      <w:marBottom w:val="0"/>
      <w:divBdr>
        <w:top w:val="none" w:sz="0" w:space="0" w:color="auto"/>
        <w:left w:val="none" w:sz="0" w:space="0" w:color="auto"/>
        <w:bottom w:val="none" w:sz="0" w:space="0" w:color="auto"/>
        <w:right w:val="none" w:sz="0" w:space="0" w:color="auto"/>
      </w:divBdr>
    </w:div>
    <w:div w:id="1995451772">
      <w:bodyDiv w:val="1"/>
      <w:marLeft w:val="0"/>
      <w:marRight w:val="0"/>
      <w:marTop w:val="0"/>
      <w:marBottom w:val="0"/>
      <w:divBdr>
        <w:top w:val="none" w:sz="0" w:space="0" w:color="auto"/>
        <w:left w:val="none" w:sz="0" w:space="0" w:color="auto"/>
        <w:bottom w:val="none" w:sz="0" w:space="0" w:color="auto"/>
        <w:right w:val="none" w:sz="0" w:space="0" w:color="auto"/>
      </w:divBdr>
    </w:div>
    <w:div w:id="1996375186">
      <w:bodyDiv w:val="1"/>
      <w:marLeft w:val="0"/>
      <w:marRight w:val="0"/>
      <w:marTop w:val="0"/>
      <w:marBottom w:val="0"/>
      <w:divBdr>
        <w:top w:val="none" w:sz="0" w:space="0" w:color="auto"/>
        <w:left w:val="none" w:sz="0" w:space="0" w:color="auto"/>
        <w:bottom w:val="none" w:sz="0" w:space="0" w:color="auto"/>
        <w:right w:val="none" w:sz="0" w:space="0" w:color="auto"/>
      </w:divBdr>
    </w:div>
    <w:div w:id="1998875532">
      <w:bodyDiv w:val="1"/>
      <w:marLeft w:val="0"/>
      <w:marRight w:val="0"/>
      <w:marTop w:val="0"/>
      <w:marBottom w:val="0"/>
      <w:divBdr>
        <w:top w:val="none" w:sz="0" w:space="0" w:color="auto"/>
        <w:left w:val="none" w:sz="0" w:space="0" w:color="auto"/>
        <w:bottom w:val="none" w:sz="0" w:space="0" w:color="auto"/>
        <w:right w:val="none" w:sz="0" w:space="0" w:color="auto"/>
      </w:divBdr>
    </w:div>
    <w:div w:id="2012952774">
      <w:bodyDiv w:val="1"/>
      <w:marLeft w:val="0"/>
      <w:marRight w:val="0"/>
      <w:marTop w:val="0"/>
      <w:marBottom w:val="0"/>
      <w:divBdr>
        <w:top w:val="none" w:sz="0" w:space="0" w:color="auto"/>
        <w:left w:val="none" w:sz="0" w:space="0" w:color="auto"/>
        <w:bottom w:val="none" w:sz="0" w:space="0" w:color="auto"/>
        <w:right w:val="none" w:sz="0" w:space="0" w:color="auto"/>
      </w:divBdr>
    </w:div>
    <w:div w:id="2028479028">
      <w:bodyDiv w:val="1"/>
      <w:marLeft w:val="0"/>
      <w:marRight w:val="0"/>
      <w:marTop w:val="0"/>
      <w:marBottom w:val="0"/>
      <w:divBdr>
        <w:top w:val="none" w:sz="0" w:space="0" w:color="auto"/>
        <w:left w:val="none" w:sz="0" w:space="0" w:color="auto"/>
        <w:bottom w:val="none" w:sz="0" w:space="0" w:color="auto"/>
        <w:right w:val="none" w:sz="0" w:space="0" w:color="auto"/>
      </w:divBdr>
    </w:div>
    <w:div w:id="2033261405">
      <w:bodyDiv w:val="1"/>
      <w:marLeft w:val="0"/>
      <w:marRight w:val="0"/>
      <w:marTop w:val="0"/>
      <w:marBottom w:val="0"/>
      <w:divBdr>
        <w:top w:val="none" w:sz="0" w:space="0" w:color="auto"/>
        <w:left w:val="none" w:sz="0" w:space="0" w:color="auto"/>
        <w:bottom w:val="none" w:sz="0" w:space="0" w:color="auto"/>
        <w:right w:val="none" w:sz="0" w:space="0" w:color="auto"/>
      </w:divBdr>
    </w:div>
    <w:div w:id="2036271524">
      <w:bodyDiv w:val="1"/>
      <w:marLeft w:val="0"/>
      <w:marRight w:val="0"/>
      <w:marTop w:val="0"/>
      <w:marBottom w:val="0"/>
      <w:divBdr>
        <w:top w:val="none" w:sz="0" w:space="0" w:color="auto"/>
        <w:left w:val="none" w:sz="0" w:space="0" w:color="auto"/>
        <w:bottom w:val="none" w:sz="0" w:space="0" w:color="auto"/>
        <w:right w:val="none" w:sz="0" w:space="0" w:color="auto"/>
      </w:divBdr>
    </w:div>
    <w:div w:id="2040274596">
      <w:bodyDiv w:val="1"/>
      <w:marLeft w:val="0"/>
      <w:marRight w:val="0"/>
      <w:marTop w:val="0"/>
      <w:marBottom w:val="0"/>
      <w:divBdr>
        <w:top w:val="none" w:sz="0" w:space="0" w:color="auto"/>
        <w:left w:val="none" w:sz="0" w:space="0" w:color="auto"/>
        <w:bottom w:val="none" w:sz="0" w:space="0" w:color="auto"/>
        <w:right w:val="none" w:sz="0" w:space="0" w:color="auto"/>
      </w:divBdr>
    </w:div>
    <w:div w:id="2065447787">
      <w:bodyDiv w:val="1"/>
      <w:marLeft w:val="0"/>
      <w:marRight w:val="0"/>
      <w:marTop w:val="0"/>
      <w:marBottom w:val="0"/>
      <w:divBdr>
        <w:top w:val="none" w:sz="0" w:space="0" w:color="auto"/>
        <w:left w:val="none" w:sz="0" w:space="0" w:color="auto"/>
        <w:bottom w:val="none" w:sz="0" w:space="0" w:color="auto"/>
        <w:right w:val="none" w:sz="0" w:space="0" w:color="auto"/>
      </w:divBdr>
    </w:div>
    <w:div w:id="2095204001">
      <w:marLeft w:val="0"/>
      <w:marRight w:val="0"/>
      <w:marTop w:val="0"/>
      <w:marBottom w:val="0"/>
      <w:divBdr>
        <w:top w:val="none" w:sz="0" w:space="0" w:color="auto"/>
        <w:left w:val="none" w:sz="0" w:space="0" w:color="auto"/>
        <w:bottom w:val="none" w:sz="0" w:space="0" w:color="auto"/>
        <w:right w:val="none" w:sz="0" w:space="0" w:color="auto"/>
      </w:divBdr>
      <w:divsChild>
        <w:div w:id="792018681">
          <w:marLeft w:val="0"/>
          <w:marRight w:val="0"/>
          <w:marTop w:val="0"/>
          <w:marBottom w:val="0"/>
          <w:divBdr>
            <w:top w:val="none" w:sz="0" w:space="0" w:color="auto"/>
            <w:left w:val="none" w:sz="0" w:space="0" w:color="auto"/>
            <w:bottom w:val="none" w:sz="0" w:space="0" w:color="auto"/>
            <w:right w:val="none" w:sz="0" w:space="0" w:color="auto"/>
          </w:divBdr>
        </w:div>
      </w:divsChild>
    </w:div>
    <w:div w:id="2100713177">
      <w:bodyDiv w:val="1"/>
      <w:marLeft w:val="0"/>
      <w:marRight w:val="0"/>
      <w:marTop w:val="0"/>
      <w:marBottom w:val="0"/>
      <w:divBdr>
        <w:top w:val="none" w:sz="0" w:space="0" w:color="auto"/>
        <w:left w:val="none" w:sz="0" w:space="0" w:color="auto"/>
        <w:bottom w:val="none" w:sz="0" w:space="0" w:color="auto"/>
        <w:right w:val="none" w:sz="0" w:space="0" w:color="auto"/>
      </w:divBdr>
    </w:div>
    <w:div w:id="2105493097">
      <w:bodyDiv w:val="1"/>
      <w:marLeft w:val="0"/>
      <w:marRight w:val="0"/>
      <w:marTop w:val="0"/>
      <w:marBottom w:val="0"/>
      <w:divBdr>
        <w:top w:val="none" w:sz="0" w:space="0" w:color="auto"/>
        <w:left w:val="none" w:sz="0" w:space="0" w:color="auto"/>
        <w:bottom w:val="none" w:sz="0" w:space="0" w:color="auto"/>
        <w:right w:val="none" w:sz="0" w:space="0" w:color="auto"/>
      </w:divBdr>
    </w:div>
    <w:div w:id="2110277745">
      <w:bodyDiv w:val="1"/>
      <w:marLeft w:val="0"/>
      <w:marRight w:val="0"/>
      <w:marTop w:val="0"/>
      <w:marBottom w:val="0"/>
      <w:divBdr>
        <w:top w:val="none" w:sz="0" w:space="0" w:color="auto"/>
        <w:left w:val="none" w:sz="0" w:space="0" w:color="auto"/>
        <w:bottom w:val="none" w:sz="0" w:space="0" w:color="auto"/>
        <w:right w:val="none" w:sz="0" w:space="0" w:color="auto"/>
      </w:divBdr>
    </w:div>
    <w:div w:id="2113087863">
      <w:bodyDiv w:val="1"/>
      <w:marLeft w:val="0"/>
      <w:marRight w:val="0"/>
      <w:marTop w:val="0"/>
      <w:marBottom w:val="0"/>
      <w:divBdr>
        <w:top w:val="none" w:sz="0" w:space="0" w:color="auto"/>
        <w:left w:val="none" w:sz="0" w:space="0" w:color="auto"/>
        <w:bottom w:val="none" w:sz="0" w:space="0" w:color="auto"/>
        <w:right w:val="none" w:sz="0" w:space="0" w:color="auto"/>
      </w:divBdr>
      <w:divsChild>
        <w:div w:id="1515071764">
          <w:marLeft w:val="1166"/>
          <w:marRight w:val="0"/>
          <w:marTop w:val="96"/>
          <w:marBottom w:val="0"/>
          <w:divBdr>
            <w:top w:val="none" w:sz="0" w:space="0" w:color="auto"/>
            <w:left w:val="none" w:sz="0" w:space="0" w:color="auto"/>
            <w:bottom w:val="none" w:sz="0" w:space="0" w:color="auto"/>
            <w:right w:val="none" w:sz="0" w:space="0" w:color="auto"/>
          </w:divBdr>
        </w:div>
        <w:div w:id="1715813693">
          <w:marLeft w:val="1166"/>
          <w:marRight w:val="0"/>
          <w:marTop w:val="96"/>
          <w:marBottom w:val="0"/>
          <w:divBdr>
            <w:top w:val="none" w:sz="0" w:space="0" w:color="auto"/>
            <w:left w:val="none" w:sz="0" w:space="0" w:color="auto"/>
            <w:bottom w:val="none" w:sz="0" w:space="0" w:color="auto"/>
            <w:right w:val="none" w:sz="0" w:space="0" w:color="auto"/>
          </w:divBdr>
        </w:div>
        <w:div w:id="2138836486">
          <w:marLeft w:val="1166"/>
          <w:marRight w:val="0"/>
          <w:marTop w:val="96"/>
          <w:marBottom w:val="0"/>
          <w:divBdr>
            <w:top w:val="none" w:sz="0" w:space="0" w:color="auto"/>
            <w:left w:val="none" w:sz="0" w:space="0" w:color="auto"/>
            <w:bottom w:val="none" w:sz="0" w:space="0" w:color="auto"/>
            <w:right w:val="none" w:sz="0" w:space="0" w:color="auto"/>
          </w:divBdr>
        </w:div>
      </w:divsChild>
    </w:div>
    <w:div w:id="21250293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emf"/><Relationship Id="rId18" Type="http://schemas.openxmlformats.org/officeDocument/2006/relationships/package" Target="embeddings/Microsoft_Excel_Worksheet1.xlsx"/><Relationship Id="rId26" Type="http://schemas.openxmlformats.org/officeDocument/2006/relationships/image" Target="media/image10.emf"/><Relationship Id="rId21" Type="http://schemas.openxmlformats.org/officeDocument/2006/relationships/image" Target="media/image7.png"/><Relationship Id="rId34" Type="http://schemas.openxmlformats.org/officeDocument/2006/relationships/header" Target="header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5.emf"/><Relationship Id="rId25" Type="http://schemas.openxmlformats.org/officeDocument/2006/relationships/package" Target="embeddings/Microsoft_Excel_Worksheet4.xlsx"/><Relationship Id="rId33" Type="http://schemas.openxmlformats.org/officeDocument/2006/relationships/image" Target="media/image15.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package" Target="embeddings/Microsoft_Excel_Worksheet.xlsx"/><Relationship Id="rId20" Type="http://schemas.openxmlformats.org/officeDocument/2006/relationships/package" Target="embeddings/Microsoft_Excel_Worksheet2.xlsx"/><Relationship Id="rId29" Type="http://schemas.openxmlformats.org/officeDocument/2006/relationships/hyperlink" Target="https://pixabay.com/en/check-mark-check-ok-approved-done-42622/"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9.emf"/><Relationship Id="rId32" Type="http://schemas.openxmlformats.org/officeDocument/2006/relationships/image" Target="media/image14.png"/><Relationship Id="rId37" Type="http://schemas.microsoft.com/office/2011/relationships/people" Target="people.xml"/><Relationship Id="rId5" Type="http://schemas.openxmlformats.org/officeDocument/2006/relationships/numbering" Target="numbering.xml"/><Relationship Id="rId15" Type="http://schemas.openxmlformats.org/officeDocument/2006/relationships/image" Target="media/image4.emf"/><Relationship Id="rId23" Type="http://schemas.openxmlformats.org/officeDocument/2006/relationships/package" Target="embeddings/Microsoft_Excel_Worksheet3.xlsx"/><Relationship Id="rId28" Type="http://schemas.openxmlformats.org/officeDocument/2006/relationships/image" Target="media/image11.png"/><Relationship Id="rId36"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6.emf"/><Relationship Id="rId31" Type="http://schemas.openxmlformats.org/officeDocument/2006/relationships/image" Target="media/image13.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oleObject" Target="embeddings/oleObject1.bin"/><Relationship Id="rId22" Type="http://schemas.openxmlformats.org/officeDocument/2006/relationships/image" Target="media/image8.emf"/><Relationship Id="rId27" Type="http://schemas.openxmlformats.org/officeDocument/2006/relationships/package" Target="embeddings/Microsoft_Excel_Worksheet5.xlsx"/><Relationship Id="rId30" Type="http://schemas.openxmlformats.org/officeDocument/2006/relationships/image" Target="media/image12.png"/><Relationship Id="rId35" Type="http://schemas.openxmlformats.org/officeDocument/2006/relationships/footer" Target="footer1.xml"/><Relationship Id="rId8" Type="http://schemas.openxmlformats.org/officeDocument/2006/relationships/webSettings" Target="webSettings.xml"/><Relationship Id="rId3" Type="http://schemas.openxmlformats.org/officeDocument/2006/relationships/customXml" Target="../customXml/item3.xml"/></Relationships>
</file>

<file path=word/_rels/footer1.xml.rels><?xml version="1.0" encoding="UTF-8" standalone="yes"?>
<Relationships xmlns="http://schemas.openxmlformats.org/package/2006/relationships"><Relationship Id="rId1" Type="http://schemas.openxmlformats.org/officeDocument/2006/relationships/image" Target="media/image1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E0F34C7636F38E4EB04D01895F6B0A64" ma:contentTypeVersion="1" ma:contentTypeDescription="Create a new document." ma:contentTypeScope="" ma:versionID="6528e794be7614d61b3e8a5e12e1f5b5">
  <xsd:schema xmlns:xsd="http://www.w3.org/2001/XMLSchema" xmlns:xs="http://www.w3.org/2001/XMLSchema" xmlns:p="http://schemas.microsoft.com/office/2006/metadata/properties" xmlns:ns3="becc7c47-2ef0-40db-8641-20c8e77f8b75" targetNamespace="http://schemas.microsoft.com/office/2006/metadata/properties" ma:root="true" ma:fieldsID="581c6ed17b6a6d0315563d2772372514" ns3:_="">
    <xsd:import namespace="becc7c47-2ef0-40db-8641-20c8e77f8b75"/>
    <xsd:element name="properties">
      <xsd:complexType>
        <xsd:sequence>
          <xsd:element name="documentManagement">
            <xsd:complexType>
              <xsd:all>
                <xsd:element ref="ns3:SharedWithUser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ecc7c47-2ef0-40db-8641-20c8e77f8b75"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1D2F81D-8094-4BF6-B336-C298DF0186B6}">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6A307102-4590-4653-BC5C-A9EC2B357916}">
  <ds:schemaRefs>
    <ds:schemaRef ds:uri="http://schemas.microsoft.com/sharepoint/v3/contenttype/forms"/>
  </ds:schemaRefs>
</ds:datastoreItem>
</file>

<file path=customXml/itemProps3.xml><?xml version="1.0" encoding="utf-8"?>
<ds:datastoreItem xmlns:ds="http://schemas.openxmlformats.org/officeDocument/2006/customXml" ds:itemID="{0A26800B-9F01-4ED8-B276-C62782F3BB1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ecc7c47-2ef0-40db-8641-20c8e77f8b7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C907B08A-4053-4F65-8FEF-868409EC31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17576</TotalTime>
  <Pages>30</Pages>
  <Words>6486</Words>
  <Characters>36976</Characters>
  <Application>Microsoft Office Word</Application>
  <DocSecurity>0</DocSecurity>
  <Lines>308</Lines>
  <Paragraphs>86</Paragraphs>
  <ScaleCrop>false</ScaleCrop>
  <HeadingPairs>
    <vt:vector size="2" baseType="variant">
      <vt:variant>
        <vt:lpstr>Title</vt:lpstr>
      </vt:variant>
      <vt:variant>
        <vt:i4>1</vt:i4>
      </vt:variant>
    </vt:vector>
  </HeadingPairs>
  <TitlesOfParts>
    <vt:vector size="1" baseType="lpstr">
      <vt:lpstr>EKA</vt:lpstr>
    </vt:vector>
  </TitlesOfParts>
  <Company>Hewlett-Packard Company</Company>
  <LinksUpToDate>false</LinksUpToDate>
  <CharactersWithSpaces>43376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EKA</dc:title>
  <dc:subject/>
  <dc:creator>Tarun Gopalan</dc:creator>
  <cp:keywords/>
  <dc:description/>
  <cp:lastModifiedBy>Aishwarya Balan</cp:lastModifiedBy>
  <cp:revision>17</cp:revision>
  <dcterms:created xsi:type="dcterms:W3CDTF">2019-03-19T19:08:00Z</dcterms:created>
  <dcterms:modified xsi:type="dcterms:W3CDTF">2019-05-30T06:45:00Z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0x010100E0F34C7636F38E4EB04D01895F6B0A64</vt:lpwstr>
  </property>
</Properties>
</file>